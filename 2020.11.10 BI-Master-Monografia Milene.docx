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0029CB" w14:textId="6A801F86" w:rsidR="001B1EB8" w:rsidRPr="004515C9" w:rsidRDefault="001F6472" w:rsidP="00B315B3">
      <w:pPr>
        <w:ind w:left="709" w:hanging="709"/>
        <w:rPr>
          <w:rFonts w:cs="Arial"/>
        </w:rPr>
      </w:pPr>
      <w:bookmarkStart w:id="0" w:name="_heading=h.gjdgxs" w:colFirst="0" w:colLast="0"/>
      <w:bookmarkStart w:id="1" w:name="_Hlk52798017"/>
      <w:bookmarkEnd w:id="0"/>
      <w:bookmarkEnd w:id="1"/>
      <w:r w:rsidRPr="004515C9">
        <w:rPr>
          <w:rFonts w:cs="Arial"/>
          <w:noProof/>
        </w:rPr>
        <w:drawing>
          <wp:inline distT="0" distB="0" distL="0" distR="0" wp14:anchorId="0CAA2FC4" wp14:editId="422D5412">
            <wp:extent cx="5400040" cy="696204"/>
            <wp:effectExtent l="0" t="0" r="0" b="8890"/>
            <wp:docPr id="3" name="image2.png" descr="Cabeçalho%20pagina%20principal"/>
            <wp:cNvGraphicFramePr/>
            <a:graphic xmlns:a="http://schemas.openxmlformats.org/drawingml/2006/main">
              <a:graphicData uri="http://schemas.openxmlformats.org/drawingml/2006/picture">
                <pic:pic xmlns:pic="http://schemas.openxmlformats.org/drawingml/2006/picture">
                  <pic:nvPicPr>
                    <pic:cNvPr id="0" name="image2.png" descr="Cabeçalho%20pagina%20principal"/>
                    <pic:cNvPicPr preferRelativeResize="0"/>
                  </pic:nvPicPr>
                  <pic:blipFill>
                    <a:blip r:embed="rId8"/>
                    <a:srcRect/>
                    <a:stretch>
                      <a:fillRect/>
                    </a:stretch>
                  </pic:blipFill>
                  <pic:spPr>
                    <a:xfrm>
                      <a:off x="0" y="0"/>
                      <a:ext cx="5400040" cy="696204"/>
                    </a:xfrm>
                    <a:prstGeom prst="rect">
                      <a:avLst/>
                    </a:prstGeom>
                    <a:ln/>
                  </pic:spPr>
                </pic:pic>
              </a:graphicData>
            </a:graphic>
          </wp:inline>
        </w:drawing>
      </w:r>
    </w:p>
    <w:p w14:paraId="724E75A0" w14:textId="4EED640E" w:rsidR="00206933" w:rsidRDefault="00206933" w:rsidP="00206933">
      <w:pPr>
        <w:jc w:val="center"/>
        <w:rPr>
          <w:rFonts w:cs="Arial"/>
        </w:rPr>
      </w:pPr>
    </w:p>
    <w:p w14:paraId="042450F8" w14:textId="77777777" w:rsidR="00FE12A8" w:rsidRPr="004515C9" w:rsidRDefault="00FE12A8" w:rsidP="00206933">
      <w:pPr>
        <w:jc w:val="center"/>
        <w:rPr>
          <w:rFonts w:cs="Arial"/>
        </w:rPr>
      </w:pPr>
    </w:p>
    <w:p w14:paraId="25C83866" w14:textId="6BA6D611" w:rsidR="001F6472" w:rsidRPr="00273CA6" w:rsidRDefault="001F6472" w:rsidP="002C18BD">
      <w:pPr>
        <w:spacing w:before="240" w:after="240"/>
        <w:jc w:val="center"/>
        <w:rPr>
          <w:rFonts w:eastAsia="Tahoma" w:cs="Arial"/>
          <w:b/>
          <w:bCs/>
          <w:i/>
          <w:sz w:val="44"/>
          <w:szCs w:val="44"/>
        </w:rPr>
      </w:pPr>
      <w:r w:rsidRPr="00273CA6">
        <w:rPr>
          <w:rFonts w:eastAsia="Tahoma" w:cs="Arial"/>
          <w:b/>
          <w:bCs/>
          <w:i/>
          <w:sz w:val="44"/>
          <w:szCs w:val="44"/>
        </w:rPr>
        <w:t>Milene França</w:t>
      </w:r>
    </w:p>
    <w:p w14:paraId="2871D1D9" w14:textId="5B496414" w:rsidR="00206933" w:rsidRDefault="00206933" w:rsidP="00206933">
      <w:pPr>
        <w:jc w:val="center"/>
        <w:rPr>
          <w:rFonts w:cs="Arial"/>
        </w:rPr>
      </w:pPr>
    </w:p>
    <w:p w14:paraId="2991313A" w14:textId="77777777" w:rsidR="00273CA6" w:rsidRPr="004515C9" w:rsidRDefault="00273CA6" w:rsidP="00206933">
      <w:pPr>
        <w:jc w:val="center"/>
        <w:rPr>
          <w:rFonts w:cs="Arial"/>
        </w:rPr>
      </w:pPr>
    </w:p>
    <w:p w14:paraId="61A11BA9" w14:textId="7D04E89D" w:rsidR="001F6472" w:rsidRPr="004515C9" w:rsidRDefault="00314CCE" w:rsidP="00273CA6">
      <w:pPr>
        <w:spacing w:before="240" w:after="240" w:line="276" w:lineRule="auto"/>
        <w:jc w:val="center"/>
        <w:rPr>
          <w:rFonts w:eastAsia="Tahoma" w:cs="Arial"/>
          <w:i/>
          <w:sz w:val="40"/>
          <w:szCs w:val="40"/>
        </w:rPr>
      </w:pPr>
      <w:r w:rsidRPr="004515C9">
        <w:rPr>
          <w:rFonts w:eastAsia="Tahoma" w:cs="Arial"/>
          <w:i/>
          <w:sz w:val="40"/>
          <w:szCs w:val="40"/>
        </w:rPr>
        <w:t>Otimização de custo</w:t>
      </w:r>
      <w:r w:rsidR="00F70EF6">
        <w:rPr>
          <w:rFonts w:eastAsia="Tahoma" w:cs="Arial"/>
          <w:i/>
          <w:sz w:val="40"/>
          <w:szCs w:val="40"/>
        </w:rPr>
        <w:t>s</w:t>
      </w:r>
      <w:r w:rsidRPr="004515C9">
        <w:rPr>
          <w:rFonts w:eastAsia="Tahoma" w:cs="Arial"/>
          <w:i/>
          <w:sz w:val="40"/>
          <w:szCs w:val="40"/>
        </w:rPr>
        <w:t xml:space="preserve"> </w:t>
      </w:r>
      <w:r w:rsidR="00273CA6">
        <w:rPr>
          <w:rFonts w:eastAsia="Tahoma" w:cs="Arial"/>
          <w:i/>
          <w:sz w:val="40"/>
          <w:szCs w:val="40"/>
        </w:rPr>
        <w:t>e emissões de CO</w:t>
      </w:r>
      <w:r w:rsidR="00273CA6" w:rsidRPr="00273CA6">
        <w:rPr>
          <w:rFonts w:eastAsia="Tahoma" w:cs="Arial"/>
          <w:i/>
          <w:sz w:val="40"/>
          <w:szCs w:val="40"/>
          <w:vertAlign w:val="subscript"/>
        </w:rPr>
        <w:t>2</w:t>
      </w:r>
      <w:r w:rsidR="00273CA6">
        <w:rPr>
          <w:rFonts w:eastAsia="Tahoma" w:cs="Arial"/>
          <w:i/>
          <w:sz w:val="40"/>
          <w:szCs w:val="40"/>
        </w:rPr>
        <w:t xml:space="preserve"> </w:t>
      </w:r>
      <w:r w:rsidR="00383C77" w:rsidRPr="004515C9">
        <w:rPr>
          <w:rFonts w:eastAsia="Tahoma" w:cs="Arial"/>
          <w:i/>
          <w:sz w:val="40"/>
          <w:szCs w:val="40"/>
        </w:rPr>
        <w:t>nas operações de pull out de risers</w:t>
      </w:r>
      <w:r w:rsidR="009772AF" w:rsidRPr="004515C9">
        <w:rPr>
          <w:rFonts w:eastAsia="Tahoma" w:cs="Arial"/>
          <w:i/>
          <w:sz w:val="40"/>
          <w:szCs w:val="40"/>
        </w:rPr>
        <w:t xml:space="preserve"> de unidades de produção offshore</w:t>
      </w:r>
    </w:p>
    <w:p w14:paraId="0AC24E7A" w14:textId="0042F272" w:rsidR="00273CA6" w:rsidRDefault="00273CA6" w:rsidP="00D5542C">
      <w:pPr>
        <w:rPr>
          <w:rFonts w:cs="Arial"/>
        </w:rPr>
      </w:pPr>
    </w:p>
    <w:p w14:paraId="235BA34F" w14:textId="77777777" w:rsidR="00FE12A8" w:rsidRPr="004515C9" w:rsidRDefault="00FE12A8" w:rsidP="00D5542C">
      <w:pPr>
        <w:rPr>
          <w:rFonts w:cs="Arial"/>
        </w:rPr>
      </w:pPr>
    </w:p>
    <w:p w14:paraId="7148EA45" w14:textId="525FE08C" w:rsidR="001F6472" w:rsidRPr="004515C9" w:rsidRDefault="001F6472" w:rsidP="002C18BD">
      <w:pPr>
        <w:jc w:val="center"/>
        <w:rPr>
          <w:rFonts w:eastAsia="Tahoma" w:cs="Arial"/>
          <w:i/>
          <w:sz w:val="36"/>
          <w:szCs w:val="36"/>
        </w:rPr>
      </w:pPr>
      <w:r w:rsidRPr="004515C9">
        <w:rPr>
          <w:rFonts w:eastAsia="Tahoma" w:cs="Arial"/>
          <w:i/>
          <w:sz w:val="36"/>
          <w:szCs w:val="36"/>
        </w:rPr>
        <w:t>Monografia de Final de Curso</w:t>
      </w:r>
    </w:p>
    <w:p w14:paraId="15504843" w14:textId="376D621B" w:rsidR="001F6472" w:rsidRPr="004515C9" w:rsidRDefault="00F70EF6" w:rsidP="002C18BD">
      <w:pPr>
        <w:spacing w:before="360" w:after="240"/>
        <w:jc w:val="center"/>
        <w:rPr>
          <w:rFonts w:eastAsia="Tahoma" w:cs="Arial"/>
          <w:b/>
          <w:i/>
          <w:sz w:val="22"/>
          <w:szCs w:val="22"/>
        </w:rPr>
      </w:pPr>
      <w:del w:id="2" w:author="Milene França" w:date="2020-11-03T10:09:00Z">
        <w:r w:rsidDel="00640F0C">
          <w:rPr>
            <w:rFonts w:eastAsia="Tahoma" w:cs="Arial"/>
            <w:b/>
            <w:i/>
            <w:sz w:val="22"/>
            <w:szCs w:val="22"/>
          </w:rPr>
          <w:delText>1</w:delText>
        </w:r>
        <w:r w:rsidR="001F6472" w:rsidRPr="004515C9" w:rsidDel="00640F0C">
          <w:rPr>
            <w:rFonts w:eastAsia="Tahoma" w:cs="Arial"/>
            <w:b/>
            <w:i/>
            <w:sz w:val="22"/>
            <w:szCs w:val="22"/>
          </w:rPr>
          <w:delText>6/</w:delText>
        </w:r>
        <w:r w:rsidR="00056BDD" w:rsidDel="00640F0C">
          <w:rPr>
            <w:rFonts w:eastAsia="Tahoma" w:cs="Arial"/>
            <w:b/>
            <w:i/>
            <w:sz w:val="22"/>
            <w:szCs w:val="22"/>
          </w:rPr>
          <w:delText>10</w:delText>
        </w:r>
      </w:del>
      <w:ins w:id="3" w:author="Milene França" w:date="2020-11-10T10:40:00Z">
        <w:r w:rsidR="009326AD">
          <w:rPr>
            <w:rFonts w:eastAsia="Tahoma" w:cs="Arial"/>
            <w:b/>
            <w:i/>
            <w:sz w:val="22"/>
            <w:szCs w:val="22"/>
          </w:rPr>
          <w:t>10</w:t>
        </w:r>
      </w:ins>
      <w:ins w:id="4" w:author="Milene França" w:date="2020-11-03T10:09:00Z">
        <w:r w:rsidR="00640F0C">
          <w:rPr>
            <w:rFonts w:eastAsia="Tahoma" w:cs="Arial"/>
            <w:b/>
            <w:i/>
            <w:sz w:val="22"/>
            <w:szCs w:val="22"/>
          </w:rPr>
          <w:t>/11</w:t>
        </w:r>
      </w:ins>
      <w:r w:rsidR="001F6472" w:rsidRPr="004515C9">
        <w:rPr>
          <w:rFonts w:eastAsia="Tahoma" w:cs="Arial"/>
          <w:b/>
          <w:i/>
          <w:sz w:val="22"/>
          <w:szCs w:val="22"/>
        </w:rPr>
        <w:t>/2020</w:t>
      </w:r>
    </w:p>
    <w:p w14:paraId="0FF45174" w14:textId="2AE591D4" w:rsidR="00206933" w:rsidRPr="004515C9" w:rsidRDefault="00206933" w:rsidP="00206933">
      <w:pPr>
        <w:jc w:val="right"/>
        <w:rPr>
          <w:rFonts w:cs="Arial"/>
        </w:rPr>
      </w:pPr>
    </w:p>
    <w:p w14:paraId="44183ED1" w14:textId="77777777" w:rsidR="00206933" w:rsidRPr="004515C9" w:rsidRDefault="00206933" w:rsidP="00206933">
      <w:pPr>
        <w:jc w:val="right"/>
        <w:rPr>
          <w:rFonts w:cs="Arial"/>
        </w:rPr>
      </w:pPr>
    </w:p>
    <w:p w14:paraId="0EDDAFDF" w14:textId="77777777" w:rsidR="001F6472" w:rsidRPr="004515C9" w:rsidRDefault="001F6472" w:rsidP="002C18BD">
      <w:pPr>
        <w:spacing w:before="360" w:after="240"/>
        <w:jc w:val="right"/>
        <w:rPr>
          <w:rFonts w:eastAsia="Tahoma" w:cs="Arial"/>
          <w:b/>
          <w:i/>
          <w:sz w:val="22"/>
          <w:szCs w:val="22"/>
        </w:rPr>
      </w:pPr>
      <w:r w:rsidRPr="004515C9">
        <w:rPr>
          <w:rFonts w:eastAsia="Tahoma" w:cs="Arial"/>
          <w:b/>
          <w:i/>
          <w:sz w:val="22"/>
          <w:szCs w:val="22"/>
        </w:rPr>
        <w:t>Monografia apresentada ao Departamento de Engenharia Elétrica da PUC/Rio como parte dos requisitos para a obtenção do título de Especialização em Business Intelligence.</w:t>
      </w:r>
    </w:p>
    <w:p w14:paraId="3D58FA45" w14:textId="2D51B105" w:rsidR="001F6472" w:rsidRDefault="001F6472" w:rsidP="002C18BD">
      <w:pPr>
        <w:spacing w:before="360" w:after="240"/>
        <w:jc w:val="right"/>
        <w:rPr>
          <w:rFonts w:eastAsia="Tahoma" w:cs="Arial"/>
          <w:b/>
          <w:i/>
          <w:sz w:val="22"/>
          <w:szCs w:val="22"/>
        </w:rPr>
      </w:pPr>
    </w:p>
    <w:p w14:paraId="3200DD84" w14:textId="6E7EC424" w:rsidR="000E29F1" w:rsidRDefault="000E29F1" w:rsidP="002C18BD">
      <w:pPr>
        <w:spacing w:before="360" w:after="240"/>
        <w:jc w:val="right"/>
        <w:rPr>
          <w:rFonts w:eastAsia="Tahoma" w:cs="Arial"/>
          <w:b/>
          <w:i/>
          <w:sz w:val="22"/>
          <w:szCs w:val="22"/>
        </w:rPr>
      </w:pPr>
    </w:p>
    <w:p w14:paraId="103792D7" w14:textId="77777777" w:rsidR="000E29F1" w:rsidRPr="004515C9" w:rsidRDefault="000E29F1" w:rsidP="002C18BD">
      <w:pPr>
        <w:spacing w:before="360" w:after="240"/>
        <w:jc w:val="right"/>
        <w:rPr>
          <w:rFonts w:eastAsia="Tahoma" w:cs="Arial"/>
          <w:b/>
          <w:i/>
          <w:sz w:val="22"/>
          <w:szCs w:val="22"/>
        </w:rPr>
      </w:pPr>
    </w:p>
    <w:p w14:paraId="1985F220" w14:textId="2CE4B555" w:rsidR="001F6472" w:rsidRPr="004515C9" w:rsidRDefault="001F6472" w:rsidP="002C18BD">
      <w:pPr>
        <w:spacing w:before="360" w:after="240"/>
        <w:jc w:val="right"/>
        <w:rPr>
          <w:rFonts w:eastAsia="Tahoma" w:cs="Arial"/>
          <w:b/>
          <w:i/>
          <w:sz w:val="22"/>
          <w:szCs w:val="22"/>
        </w:rPr>
      </w:pPr>
      <w:r w:rsidRPr="004515C9">
        <w:rPr>
          <w:rFonts w:eastAsia="Tahoma" w:cs="Arial"/>
          <w:b/>
          <w:i/>
          <w:sz w:val="22"/>
          <w:szCs w:val="22"/>
        </w:rPr>
        <w:t>Orientador</w:t>
      </w:r>
      <w:ins w:id="5" w:author="Milene França" w:date="2020-11-03T09:28:00Z">
        <w:r w:rsidR="005E5615">
          <w:rPr>
            <w:rFonts w:eastAsia="Tahoma" w:cs="Arial"/>
            <w:b/>
            <w:i/>
            <w:sz w:val="22"/>
            <w:szCs w:val="22"/>
          </w:rPr>
          <w:t>a</w:t>
        </w:r>
      </w:ins>
      <w:del w:id="6" w:author="Milene França" w:date="2020-11-03T09:28:00Z">
        <w:r w:rsidRPr="004515C9" w:rsidDel="005E5615">
          <w:rPr>
            <w:rFonts w:eastAsia="Tahoma" w:cs="Arial"/>
            <w:b/>
            <w:i/>
            <w:sz w:val="22"/>
            <w:szCs w:val="22"/>
          </w:rPr>
          <w:delText>es</w:delText>
        </w:r>
      </w:del>
      <w:r w:rsidRPr="004515C9">
        <w:rPr>
          <w:rFonts w:eastAsia="Tahoma" w:cs="Arial"/>
          <w:b/>
          <w:i/>
          <w:sz w:val="22"/>
          <w:szCs w:val="22"/>
        </w:rPr>
        <w:t>: Ana Carolina Abreu</w:t>
      </w:r>
    </w:p>
    <w:p w14:paraId="6B459F86" w14:textId="44328FF3" w:rsidR="001F6472" w:rsidRPr="004515C9" w:rsidRDefault="001F6472" w:rsidP="00D5542C">
      <w:pPr>
        <w:rPr>
          <w:rFonts w:eastAsia="Tahoma" w:cs="Arial"/>
        </w:rPr>
      </w:pPr>
      <w:r w:rsidRPr="004515C9">
        <w:rPr>
          <w:rFonts w:cs="Arial"/>
          <w:noProof/>
        </w:rPr>
        <w:drawing>
          <wp:inline distT="0" distB="0" distL="0" distR="0" wp14:anchorId="1DF324F9" wp14:editId="13DE3947">
            <wp:extent cx="3981450" cy="66675"/>
            <wp:effectExtent l="0" t="0" r="0" b="0"/>
            <wp:docPr id="4" name="image1.png" descr="barra direita"/>
            <wp:cNvGraphicFramePr/>
            <a:graphic xmlns:a="http://schemas.openxmlformats.org/drawingml/2006/main">
              <a:graphicData uri="http://schemas.openxmlformats.org/drawingml/2006/picture">
                <pic:pic xmlns:pic="http://schemas.openxmlformats.org/drawingml/2006/picture">
                  <pic:nvPicPr>
                    <pic:cNvPr id="0" name="image1.png" descr="barra direita"/>
                    <pic:cNvPicPr preferRelativeResize="0"/>
                  </pic:nvPicPr>
                  <pic:blipFill>
                    <a:blip r:embed="rId9"/>
                    <a:srcRect/>
                    <a:stretch>
                      <a:fillRect/>
                    </a:stretch>
                  </pic:blipFill>
                  <pic:spPr>
                    <a:xfrm>
                      <a:off x="0" y="0"/>
                      <a:ext cx="3981450" cy="66675"/>
                    </a:xfrm>
                    <a:prstGeom prst="rect">
                      <a:avLst/>
                    </a:prstGeom>
                    <a:ln/>
                  </pic:spPr>
                </pic:pic>
              </a:graphicData>
            </a:graphic>
          </wp:inline>
        </w:drawing>
      </w:r>
    </w:p>
    <w:p w14:paraId="1A9D0F90" w14:textId="747D9119" w:rsidR="00A20081" w:rsidRPr="005D6D43" w:rsidRDefault="001F6472" w:rsidP="005518F5">
      <w:pP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5C9">
        <w:rPr>
          <w:rFonts w:cs="Arial"/>
          <w:b/>
          <w:i/>
        </w:rPr>
        <w:br w:type="page"/>
      </w:r>
      <w:r w:rsidR="00A20081"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Dedicatória</w:t>
      </w:r>
    </w:p>
    <w:p w14:paraId="6BB21A98" w14:textId="77777777" w:rsidR="0096516D" w:rsidRDefault="0096516D" w:rsidP="005518F5">
      <w:pPr>
        <w:rPr>
          <w:rFonts w:cs="Arial"/>
        </w:rPr>
      </w:pPr>
    </w:p>
    <w:p w14:paraId="11E44049" w14:textId="4350488C" w:rsidR="00472C6D" w:rsidRPr="004515C9" w:rsidDel="00472C6D" w:rsidRDefault="0096516D">
      <w:pPr>
        <w:spacing w:line="360" w:lineRule="auto"/>
        <w:rPr>
          <w:del w:id="7" w:author="Milene França" w:date="2020-11-03T09:39:00Z"/>
          <w:rFonts w:cs="Arial"/>
        </w:rPr>
      </w:pPr>
      <w:del w:id="8" w:author="Milene França" w:date="2020-11-03T09:39:00Z">
        <w:r w:rsidDel="00472C6D">
          <w:rPr>
            <w:rFonts w:cs="Arial"/>
          </w:rPr>
          <w:delText>Dedico esse trabalho ao meio ambiente</w:delText>
        </w:r>
        <w:r w:rsidR="00087A0F" w:rsidDel="00472C6D">
          <w:rPr>
            <w:rFonts w:cs="Arial"/>
          </w:rPr>
          <w:delText xml:space="preserve"> </w:delText>
        </w:r>
        <w:r w:rsidDel="00472C6D">
          <w:rPr>
            <w:rFonts w:cs="Arial"/>
          </w:rPr>
          <w:delText xml:space="preserve">e a </w:delText>
        </w:r>
        <w:r w:rsidR="00BC6AA1" w:rsidDel="00472C6D">
          <w:rPr>
            <w:rFonts w:cs="Arial"/>
          </w:rPr>
          <w:delText xml:space="preserve">esperança da </w:delText>
        </w:r>
        <w:r w:rsidDel="00472C6D">
          <w:rPr>
            <w:rFonts w:cs="Arial"/>
          </w:rPr>
          <w:delText>sobrevivência sustentável</w:delText>
        </w:r>
        <w:r w:rsidR="007969E7" w:rsidDel="00472C6D">
          <w:rPr>
            <w:rFonts w:cs="Arial"/>
          </w:rPr>
          <w:delText xml:space="preserve"> do ser humano</w:delText>
        </w:r>
        <w:r w:rsidR="00B172DB" w:rsidDel="00472C6D">
          <w:rPr>
            <w:rFonts w:cs="Arial"/>
          </w:rPr>
          <w:delText>.</w:delText>
        </w:r>
      </w:del>
      <w:ins w:id="9" w:author="Milene França" w:date="2020-11-03T09:28:00Z">
        <w:r w:rsidR="005E5615">
          <w:rPr>
            <w:rFonts w:cs="Arial"/>
          </w:rPr>
          <w:t>Dedico esse trabalho a minha orientadora Ana Carolina</w:t>
        </w:r>
      </w:ins>
      <w:ins w:id="10" w:author="Milene França" w:date="2020-11-03T09:29:00Z">
        <w:r w:rsidR="005E5615">
          <w:rPr>
            <w:rFonts w:cs="Arial"/>
          </w:rPr>
          <w:t xml:space="preserve"> Abreu, por ser </w:t>
        </w:r>
      </w:ins>
      <w:ins w:id="11" w:author="Milene França" w:date="2020-11-03T09:50:00Z">
        <w:r w:rsidR="00DA3A15">
          <w:rPr>
            <w:rFonts w:cs="Arial"/>
          </w:rPr>
          <w:t xml:space="preserve">uma inspiração e </w:t>
        </w:r>
      </w:ins>
      <w:ins w:id="12" w:author="Milene França" w:date="2020-11-03T09:29:00Z">
        <w:r w:rsidR="005E5615">
          <w:rPr>
            <w:rFonts w:cs="Arial"/>
          </w:rPr>
          <w:t xml:space="preserve">um exemplo super positivo de representatividade, que para estar na posição de coordenadora do curso mais inovador da PUC-Rio, </w:t>
        </w:r>
      </w:ins>
      <w:ins w:id="13" w:author="Milene França" w:date="2020-11-03T09:31:00Z">
        <w:r w:rsidR="005E5615">
          <w:rPr>
            <w:rFonts w:cs="Arial"/>
          </w:rPr>
          <w:t xml:space="preserve">é </w:t>
        </w:r>
      </w:ins>
      <w:ins w:id="14" w:author="Milene França" w:date="2020-11-03T09:35:00Z">
        <w:r w:rsidR="00472C6D">
          <w:rPr>
            <w:rFonts w:cs="Arial"/>
          </w:rPr>
          <w:t>im</w:t>
        </w:r>
      </w:ins>
      <w:ins w:id="15" w:author="Milene França" w:date="2020-11-03T09:31:00Z">
        <w:r w:rsidR="005E5615">
          <w:rPr>
            <w:rFonts w:cs="Arial"/>
          </w:rPr>
          <w:t xml:space="preserve">possível </w:t>
        </w:r>
      </w:ins>
      <w:ins w:id="16" w:author="Milene França" w:date="2020-11-03T09:29:00Z">
        <w:r w:rsidR="005E5615">
          <w:rPr>
            <w:rFonts w:cs="Arial"/>
          </w:rPr>
          <w:t>imagina</w:t>
        </w:r>
      </w:ins>
      <w:ins w:id="17" w:author="Milene França" w:date="2020-11-03T09:30:00Z">
        <w:r w:rsidR="005E5615">
          <w:rPr>
            <w:rFonts w:cs="Arial"/>
          </w:rPr>
          <w:t>r</w:t>
        </w:r>
      </w:ins>
      <w:ins w:id="18" w:author="Milene França" w:date="2020-11-03T09:29:00Z">
        <w:r w:rsidR="005E5615">
          <w:rPr>
            <w:rFonts w:cs="Arial"/>
          </w:rPr>
          <w:t xml:space="preserve"> por quantas provações teve que passar para ser n</w:t>
        </w:r>
      </w:ins>
      <w:ins w:id="19" w:author="Milene França" w:date="2020-11-03T09:30:00Z">
        <w:r w:rsidR="005E5615">
          <w:rPr>
            <w:rFonts w:cs="Arial"/>
          </w:rPr>
          <w:t>ão a melhor, mais sim muito melhor do que todos os que competiram pela função</w:t>
        </w:r>
      </w:ins>
      <w:ins w:id="20" w:author="Milene França" w:date="2020-11-03T09:35:00Z">
        <w:r w:rsidR="00472C6D">
          <w:rPr>
            <w:rFonts w:cs="Arial"/>
          </w:rPr>
          <w:t xml:space="preserve"> e por demonstrar essa capacidade na pr</w:t>
        </w:r>
      </w:ins>
      <w:ins w:id="21" w:author="Milene França" w:date="2020-11-03T09:36:00Z">
        <w:r w:rsidR="00472C6D">
          <w:rPr>
            <w:rFonts w:cs="Arial"/>
          </w:rPr>
          <w:t xml:space="preserve">ática </w:t>
        </w:r>
      </w:ins>
      <w:ins w:id="22" w:author="Milene França" w:date="2020-11-03T09:32:00Z">
        <w:r w:rsidR="005E5615">
          <w:rPr>
            <w:rFonts w:cs="Arial"/>
          </w:rPr>
          <w:t xml:space="preserve">com </w:t>
        </w:r>
      </w:ins>
      <w:ins w:id="23" w:author="Milene França" w:date="2020-11-03T09:51:00Z">
        <w:r w:rsidR="00DA3A15">
          <w:rPr>
            <w:rFonts w:cs="Arial"/>
          </w:rPr>
          <w:t xml:space="preserve">competência e </w:t>
        </w:r>
      </w:ins>
      <w:ins w:id="24" w:author="Milene França" w:date="2020-11-03T09:32:00Z">
        <w:r w:rsidR="005E5615">
          <w:rPr>
            <w:rFonts w:cs="Arial"/>
          </w:rPr>
          <w:t>dedicação</w:t>
        </w:r>
      </w:ins>
      <w:ins w:id="25" w:author="Milene França" w:date="2020-11-03T09:33:00Z">
        <w:r w:rsidR="00472C6D">
          <w:rPr>
            <w:rFonts w:cs="Arial"/>
          </w:rPr>
          <w:t xml:space="preserve">. Por tudo que </w:t>
        </w:r>
      </w:ins>
      <w:ins w:id="26" w:author="Milene França" w:date="2020-11-03T09:34:00Z">
        <w:r w:rsidR="00472C6D">
          <w:rPr>
            <w:rFonts w:cs="Arial"/>
          </w:rPr>
          <w:t xml:space="preserve">você </w:t>
        </w:r>
      </w:ins>
      <w:ins w:id="27" w:author="Milene França" w:date="2020-11-03T09:51:00Z">
        <w:r w:rsidR="00DA3A15">
          <w:rPr>
            <w:rFonts w:cs="Arial"/>
          </w:rPr>
          <w:t xml:space="preserve">inspira e </w:t>
        </w:r>
      </w:ins>
      <w:ins w:id="28" w:author="Milene França" w:date="2020-11-03T09:33:00Z">
        <w:r w:rsidR="00472C6D">
          <w:rPr>
            <w:rFonts w:cs="Arial"/>
          </w:rPr>
          <w:t>representa</w:t>
        </w:r>
      </w:ins>
      <w:ins w:id="29" w:author="Milene França" w:date="2020-11-03T09:34:00Z">
        <w:r w:rsidR="00472C6D">
          <w:rPr>
            <w:rFonts w:cs="Arial"/>
          </w:rPr>
          <w:t xml:space="preserve"> para mim e para todos que convivem ou conviverão com você e para que você continue com essa força que nos parece inabalável</w:t>
        </w:r>
      </w:ins>
      <w:ins w:id="30" w:author="Milene França" w:date="2020-11-03T09:35:00Z">
        <w:r w:rsidR="00472C6D">
          <w:rPr>
            <w:rFonts w:cs="Arial"/>
          </w:rPr>
          <w:t>.</w:t>
        </w:r>
      </w:ins>
      <w:ins w:id="31" w:author="Milene França" w:date="2020-11-03T09:36:00Z">
        <w:r w:rsidR="00472C6D">
          <w:rPr>
            <w:rFonts w:cs="Arial"/>
          </w:rPr>
          <w:t xml:space="preserve"> Por mais Carolinas, por mais representativi</w:t>
        </w:r>
      </w:ins>
      <w:ins w:id="32" w:author="Milene França" w:date="2020-11-03T09:37:00Z">
        <w:r w:rsidR="00472C6D">
          <w:rPr>
            <w:rFonts w:cs="Arial"/>
          </w:rPr>
          <w:t>dade, por um mundo mais plural e inclusivo, por mais humanidade em todas as relações</w:t>
        </w:r>
      </w:ins>
      <w:ins w:id="33" w:author="Milene França" w:date="2020-11-03T09:39:00Z">
        <w:r w:rsidR="00CD381D">
          <w:rPr>
            <w:rFonts w:cs="Arial"/>
          </w:rPr>
          <w:t xml:space="preserve"> humanas!</w:t>
        </w:r>
      </w:ins>
    </w:p>
    <w:p w14:paraId="365968B5" w14:textId="4228F9DC" w:rsidR="00A20081" w:rsidRPr="004515C9" w:rsidDel="00472C6D" w:rsidRDefault="00A20081">
      <w:pPr>
        <w:spacing w:line="360" w:lineRule="auto"/>
        <w:rPr>
          <w:del w:id="34" w:author="Milene França" w:date="2020-11-03T09:39:00Z"/>
          <w:rFonts w:cs="Arial"/>
        </w:rPr>
        <w:pPrChange w:id="35" w:author="Milene França" w:date="2020-11-03T09:39:00Z">
          <w:pPr/>
        </w:pPrChange>
      </w:pPr>
    </w:p>
    <w:p w14:paraId="1F12C0D9" w14:textId="390655BF" w:rsidR="00A20081" w:rsidRPr="004515C9" w:rsidDel="00472C6D" w:rsidRDefault="00A20081">
      <w:pPr>
        <w:spacing w:line="360" w:lineRule="auto"/>
        <w:rPr>
          <w:del w:id="36" w:author="Milene França" w:date="2020-11-03T09:39:00Z"/>
          <w:rFonts w:cs="Arial"/>
        </w:rPr>
        <w:pPrChange w:id="37" w:author="Milene França" w:date="2020-11-03T09:39:00Z">
          <w:pPr/>
        </w:pPrChange>
      </w:pPr>
    </w:p>
    <w:p w14:paraId="6DA5B64C" w14:textId="43145EA6" w:rsidR="007969E7" w:rsidDel="00472C6D" w:rsidRDefault="007969E7">
      <w:pPr>
        <w:spacing w:line="360" w:lineRule="auto"/>
        <w:rPr>
          <w:del w:id="38" w:author="Milene França" w:date="2020-11-03T09:39:00Z"/>
          <w:rFonts w:cs="Arial"/>
        </w:rPr>
        <w:pPrChange w:id="39" w:author="Milene França" w:date="2020-11-03T09:39:00Z">
          <w:pPr/>
        </w:pPrChange>
      </w:pPr>
    </w:p>
    <w:p w14:paraId="62FF8FB1" w14:textId="7F7FCD1C" w:rsidR="007969E7" w:rsidRPr="007969E7" w:rsidDel="00472C6D" w:rsidRDefault="007969E7">
      <w:pPr>
        <w:spacing w:line="360" w:lineRule="auto"/>
        <w:rPr>
          <w:del w:id="40" w:author="Milene França" w:date="2020-11-03T09:39:00Z"/>
          <w:rFonts w:cs="Arial"/>
        </w:rPr>
        <w:pPrChange w:id="41" w:author="Milene França" w:date="2020-11-03T09:39:00Z">
          <w:pPr/>
        </w:pPrChange>
      </w:pPr>
    </w:p>
    <w:p w14:paraId="69223A84" w14:textId="77777777" w:rsidR="007969E7" w:rsidRPr="007969E7" w:rsidRDefault="007969E7">
      <w:pPr>
        <w:spacing w:line="360" w:lineRule="auto"/>
        <w:rPr>
          <w:rFonts w:cs="Arial"/>
        </w:rPr>
        <w:pPrChange w:id="42" w:author="Milene França" w:date="2020-11-03T09:39:00Z">
          <w:pPr/>
        </w:pPrChange>
      </w:pPr>
    </w:p>
    <w:p w14:paraId="665ADBD6" w14:textId="77777777" w:rsidR="007969E7" w:rsidRDefault="007969E7" w:rsidP="005518F5">
      <w:pPr>
        <w:rPr>
          <w:rFonts w:cs="Arial"/>
        </w:rPr>
      </w:pPr>
    </w:p>
    <w:p w14:paraId="75DFB5F7" w14:textId="77777777" w:rsidR="007969E7" w:rsidRDefault="007969E7" w:rsidP="005518F5">
      <w:pPr>
        <w:rPr>
          <w:rFonts w:cs="Arial"/>
        </w:rPr>
      </w:pPr>
    </w:p>
    <w:p w14:paraId="2E23A250" w14:textId="6D3719A5" w:rsidR="00A20081" w:rsidRPr="005D6D43" w:rsidRDefault="00A20081" w:rsidP="005518F5">
      <w:pP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E7">
        <w:rPr>
          <w:rFonts w:cs="Arial"/>
        </w:rPr>
        <w:br w:type="page"/>
      </w:r>
      <w:r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Agradecimentos</w:t>
      </w:r>
    </w:p>
    <w:p w14:paraId="16CFD30B" w14:textId="77777777" w:rsidR="0001062F" w:rsidRDefault="0001062F" w:rsidP="005518F5">
      <w:pPr>
        <w:rPr>
          <w:rFonts w:cs="Arial"/>
        </w:rPr>
      </w:pPr>
    </w:p>
    <w:p w14:paraId="1503A1D2" w14:textId="68129A84" w:rsidR="001C792C" w:rsidRDefault="001C792C" w:rsidP="00302E13">
      <w:pPr>
        <w:spacing w:before="240" w:after="240" w:line="360" w:lineRule="auto"/>
        <w:rPr>
          <w:rFonts w:cs="Arial"/>
        </w:rPr>
      </w:pPr>
      <w:r>
        <w:rPr>
          <w:rFonts w:cs="Arial"/>
        </w:rPr>
        <w:t xml:space="preserve">Agradeço aos gestores que me proporcionaram essa oportunidade, </w:t>
      </w:r>
      <w:r w:rsidR="00DA5767">
        <w:rPr>
          <w:rFonts w:cs="Arial"/>
        </w:rPr>
        <w:t xml:space="preserve">Luiz Otavio </w:t>
      </w:r>
      <w:r>
        <w:rPr>
          <w:rFonts w:cs="Arial"/>
        </w:rPr>
        <w:t>Schmall</w:t>
      </w:r>
      <w:r w:rsidR="00DA5767">
        <w:rPr>
          <w:rFonts w:cs="Arial"/>
        </w:rPr>
        <w:t xml:space="preserve"> dos Santos</w:t>
      </w:r>
      <w:r>
        <w:rPr>
          <w:rFonts w:cs="Arial"/>
        </w:rPr>
        <w:t>,</w:t>
      </w:r>
      <w:r w:rsidR="00DA5767">
        <w:rPr>
          <w:rFonts w:cs="Arial"/>
        </w:rPr>
        <w:t xml:space="preserve"> </w:t>
      </w:r>
      <w:r w:rsidR="00242FE9">
        <w:rPr>
          <w:rFonts w:cs="Arial"/>
        </w:rPr>
        <w:t>Farid</w:t>
      </w:r>
      <w:r w:rsidR="00DA5767">
        <w:rPr>
          <w:rFonts w:cs="Arial"/>
        </w:rPr>
        <w:t xml:space="preserve"> Salomão Shecaira</w:t>
      </w:r>
      <w:r w:rsidR="00242FE9">
        <w:rPr>
          <w:rFonts w:cs="Arial"/>
        </w:rPr>
        <w:t xml:space="preserve">, </w:t>
      </w:r>
      <w:r w:rsidR="00DA5767">
        <w:rPr>
          <w:rFonts w:cs="Arial"/>
        </w:rPr>
        <w:t xml:space="preserve">Jorge Luiz Kauer, Eduardo Barcelos </w:t>
      </w:r>
      <w:r w:rsidR="00242FE9">
        <w:rPr>
          <w:rFonts w:cs="Arial"/>
        </w:rPr>
        <w:t>Platte, Gina</w:t>
      </w:r>
      <w:r w:rsidR="00DA5767">
        <w:rPr>
          <w:rFonts w:cs="Arial"/>
        </w:rPr>
        <w:t xml:space="preserve"> Vazquez Sebastian</w:t>
      </w:r>
      <w:r>
        <w:rPr>
          <w:rFonts w:cs="Arial"/>
        </w:rPr>
        <w:t xml:space="preserve"> e Mauro</w:t>
      </w:r>
      <w:r w:rsidR="00DA5767">
        <w:rPr>
          <w:rFonts w:cs="Arial"/>
        </w:rPr>
        <w:t xml:space="preserve"> Rocha Evangelho</w:t>
      </w:r>
      <w:r w:rsidR="00302E13">
        <w:rPr>
          <w:rFonts w:cs="Arial"/>
        </w:rPr>
        <w:t>, aos colegas que incentivaram a minha participação</w:t>
      </w:r>
      <w:r w:rsidR="00BE7E9A">
        <w:rPr>
          <w:rFonts w:cs="Arial"/>
        </w:rPr>
        <w:t>,</w:t>
      </w:r>
      <w:r w:rsidR="00302E13">
        <w:rPr>
          <w:rFonts w:cs="Arial"/>
        </w:rPr>
        <w:t xml:space="preserve"> João Maximino de Souza e Cláudio Violante Ferreira</w:t>
      </w:r>
      <w:r>
        <w:rPr>
          <w:rFonts w:cs="Arial"/>
        </w:rPr>
        <w:t>.</w:t>
      </w:r>
    </w:p>
    <w:p w14:paraId="659B35A4" w14:textId="117F6B27" w:rsidR="00A20081" w:rsidRDefault="001C792C" w:rsidP="00302E13">
      <w:pPr>
        <w:spacing w:before="240" w:after="240" w:line="360" w:lineRule="auto"/>
        <w:rPr>
          <w:rFonts w:cs="Arial"/>
        </w:rPr>
      </w:pPr>
      <w:r>
        <w:rPr>
          <w:rFonts w:cs="Arial"/>
        </w:rPr>
        <w:t xml:space="preserve">Agradeço aos colegas de trabalho que auxiliaram na construção dos problemas a serem estudados, </w:t>
      </w:r>
      <w:r w:rsidR="00A20081" w:rsidRPr="004515C9">
        <w:rPr>
          <w:rFonts w:cs="Arial"/>
        </w:rPr>
        <w:t>Leandro</w:t>
      </w:r>
      <w:r w:rsidR="00B52A81">
        <w:rPr>
          <w:rFonts w:cs="Arial"/>
        </w:rPr>
        <w:t xml:space="preserve"> Rodrigues de Freitas</w:t>
      </w:r>
      <w:r w:rsidR="00A36019" w:rsidRPr="004515C9">
        <w:rPr>
          <w:rFonts w:cs="Arial"/>
        </w:rPr>
        <w:t xml:space="preserve">, </w:t>
      </w:r>
      <w:r w:rsidR="00EA5310">
        <w:rPr>
          <w:rFonts w:cs="Arial"/>
        </w:rPr>
        <w:t xml:space="preserve">Eduardo </w:t>
      </w:r>
      <w:r w:rsidR="00EA5310" w:rsidRPr="004515C9">
        <w:rPr>
          <w:rFonts w:cs="Arial"/>
        </w:rPr>
        <w:t>Stein</w:t>
      </w:r>
      <w:r w:rsidR="00EA5310">
        <w:rPr>
          <w:rFonts w:cs="Arial"/>
        </w:rPr>
        <w:t xml:space="preserve"> Soares Dutra</w:t>
      </w:r>
      <w:r w:rsidR="00EA5310" w:rsidRPr="004515C9">
        <w:rPr>
          <w:rFonts w:cs="Arial"/>
        </w:rPr>
        <w:t xml:space="preserve">, </w:t>
      </w:r>
      <w:r w:rsidR="00A36019">
        <w:rPr>
          <w:rFonts w:cs="Arial"/>
        </w:rPr>
        <w:t xml:space="preserve">Eduardo Ribeiro </w:t>
      </w:r>
      <w:r w:rsidR="00A36019" w:rsidRPr="004515C9">
        <w:rPr>
          <w:rFonts w:cs="Arial"/>
        </w:rPr>
        <w:t xml:space="preserve">Nicolosi, </w:t>
      </w:r>
      <w:r w:rsidR="00A36019">
        <w:rPr>
          <w:rFonts w:cs="Arial"/>
        </w:rPr>
        <w:t xml:space="preserve">Felipe </w:t>
      </w:r>
      <w:r w:rsidR="00A36019" w:rsidRPr="004515C9">
        <w:rPr>
          <w:rFonts w:cs="Arial"/>
        </w:rPr>
        <w:t>Brasil</w:t>
      </w:r>
      <w:r w:rsidR="00A36019">
        <w:rPr>
          <w:rFonts w:cs="Arial"/>
        </w:rPr>
        <w:t xml:space="preserve"> Ramos</w:t>
      </w:r>
      <w:r w:rsidR="00A36019" w:rsidRPr="004515C9">
        <w:rPr>
          <w:rFonts w:cs="Arial"/>
        </w:rPr>
        <w:t xml:space="preserve">, </w:t>
      </w:r>
      <w:r w:rsidR="00A20081" w:rsidRPr="004515C9">
        <w:rPr>
          <w:rFonts w:cs="Arial"/>
        </w:rPr>
        <w:t>Maria Cecília</w:t>
      </w:r>
      <w:r w:rsidR="00B52A81">
        <w:rPr>
          <w:rFonts w:cs="Arial"/>
        </w:rPr>
        <w:t xml:space="preserve"> Gonçalves Pontes Massa</w:t>
      </w:r>
      <w:r w:rsidR="00B753BB" w:rsidRPr="004515C9">
        <w:rPr>
          <w:rFonts w:cs="Arial"/>
        </w:rPr>
        <w:t>, Lúcia</w:t>
      </w:r>
      <w:r w:rsidR="00B52A81">
        <w:rPr>
          <w:rFonts w:cs="Arial"/>
        </w:rPr>
        <w:t xml:space="preserve"> Helena Laureano Bernardi</w:t>
      </w:r>
      <w:r w:rsidR="00A36019">
        <w:rPr>
          <w:rFonts w:cs="Arial"/>
        </w:rPr>
        <w:t xml:space="preserve">, </w:t>
      </w:r>
      <w:r w:rsidR="00B52A81">
        <w:rPr>
          <w:rFonts w:cs="Arial"/>
        </w:rPr>
        <w:t xml:space="preserve">Paulo Cesar de Campos Barbosa e </w:t>
      </w:r>
      <w:r w:rsidR="00E24D9D" w:rsidRPr="004515C9">
        <w:rPr>
          <w:rFonts w:cs="Arial"/>
        </w:rPr>
        <w:t>Leo</w:t>
      </w:r>
      <w:r w:rsidR="00B52A81">
        <w:rPr>
          <w:rFonts w:cs="Arial"/>
        </w:rPr>
        <w:t>nardo</w:t>
      </w:r>
      <w:r w:rsidR="00E24D9D" w:rsidRPr="004515C9">
        <w:rPr>
          <w:rFonts w:cs="Arial"/>
        </w:rPr>
        <w:t xml:space="preserve"> </w:t>
      </w:r>
      <w:r w:rsidR="00B52A81">
        <w:rPr>
          <w:rFonts w:cs="Arial"/>
        </w:rPr>
        <w:t xml:space="preserve">Henrique da </w:t>
      </w:r>
      <w:r w:rsidR="00E24D9D" w:rsidRPr="004515C9">
        <w:rPr>
          <w:rFonts w:cs="Arial"/>
        </w:rPr>
        <w:t>Fonseca</w:t>
      </w:r>
      <w:r w:rsidR="00B52A81">
        <w:rPr>
          <w:rFonts w:cs="Arial"/>
        </w:rPr>
        <w:t>.</w:t>
      </w:r>
    </w:p>
    <w:p w14:paraId="19AFD588" w14:textId="7DBEDFEC" w:rsidR="001C792C" w:rsidRDefault="001C792C" w:rsidP="00302E13">
      <w:pPr>
        <w:spacing w:before="240" w:after="240" w:line="360" w:lineRule="auto"/>
        <w:rPr>
          <w:rFonts w:cs="Arial"/>
        </w:rPr>
      </w:pPr>
      <w:r>
        <w:rPr>
          <w:rFonts w:cs="Arial"/>
        </w:rPr>
        <w:t>Agradeço à Petrobras pelo constante incentivo ao meu aprendizado.</w:t>
      </w:r>
    </w:p>
    <w:p w14:paraId="0E65CB0B" w14:textId="09662FC0" w:rsidR="00A20081" w:rsidRPr="004515C9" w:rsidRDefault="006070C3" w:rsidP="00302E13">
      <w:pPr>
        <w:spacing w:before="240" w:after="240" w:line="360" w:lineRule="auto"/>
        <w:rPr>
          <w:rFonts w:cs="Arial"/>
        </w:rPr>
      </w:pPr>
      <w:r>
        <w:rPr>
          <w:rFonts w:cs="Arial"/>
        </w:rPr>
        <w:t>E por fim</w:t>
      </w:r>
      <w:r w:rsidR="002432AE">
        <w:rPr>
          <w:rFonts w:cs="Arial"/>
        </w:rPr>
        <w:t xml:space="preserve"> e mais importante</w:t>
      </w:r>
      <w:r>
        <w:rPr>
          <w:rFonts w:cs="Arial"/>
        </w:rPr>
        <w:t>, agradeço a</w:t>
      </w:r>
      <w:r w:rsidR="001C792C">
        <w:rPr>
          <w:rFonts w:cs="Arial"/>
        </w:rPr>
        <w:t xml:space="preserve"> minha família, que sempre me apoia e me inspira a continuar evoluindo</w:t>
      </w:r>
      <w:r w:rsidR="007969E7">
        <w:rPr>
          <w:rFonts w:cs="Arial"/>
        </w:rPr>
        <w:t>, vocês são minha fonte de energia</w:t>
      </w:r>
      <w:r w:rsidR="003F7F4C">
        <w:rPr>
          <w:rFonts w:cs="Arial"/>
        </w:rPr>
        <w:t xml:space="preserve"> e resiliência</w:t>
      </w:r>
      <w:r w:rsidR="001C792C">
        <w:rPr>
          <w:rFonts w:cs="Arial"/>
        </w:rPr>
        <w:t>.</w:t>
      </w:r>
    </w:p>
    <w:p w14:paraId="722B1F23" w14:textId="77777777" w:rsidR="00A20081" w:rsidRPr="004515C9" w:rsidRDefault="00A20081" w:rsidP="00302E13">
      <w:pPr>
        <w:spacing w:before="240" w:after="240"/>
        <w:rPr>
          <w:rFonts w:cs="Arial"/>
        </w:rPr>
      </w:pPr>
    </w:p>
    <w:p w14:paraId="7B56801E" w14:textId="77777777" w:rsidR="00A20081" w:rsidRPr="004515C9" w:rsidRDefault="00A20081" w:rsidP="00302E13">
      <w:pPr>
        <w:spacing w:before="240" w:after="240"/>
        <w:rPr>
          <w:rFonts w:cs="Arial"/>
        </w:rPr>
      </w:pPr>
    </w:p>
    <w:p w14:paraId="407DE939" w14:textId="77777777" w:rsidR="00A20081" w:rsidRPr="004515C9" w:rsidRDefault="00A20081" w:rsidP="005518F5">
      <w:pPr>
        <w:rPr>
          <w:rFonts w:cs="Arial"/>
        </w:rPr>
      </w:pPr>
    </w:p>
    <w:p w14:paraId="3968FFF5" w14:textId="77777777" w:rsidR="00A20081" w:rsidRPr="004515C9" w:rsidRDefault="00A20081" w:rsidP="005518F5">
      <w:pPr>
        <w:rPr>
          <w:rFonts w:cs="Arial"/>
        </w:rPr>
      </w:pPr>
    </w:p>
    <w:p w14:paraId="0C302217" w14:textId="77777777" w:rsidR="00A20081" w:rsidRPr="004515C9" w:rsidRDefault="00A20081" w:rsidP="005518F5">
      <w:pPr>
        <w:rPr>
          <w:rFonts w:cs="Arial"/>
        </w:rPr>
      </w:pPr>
    </w:p>
    <w:p w14:paraId="2D9875CB" w14:textId="71CD1776" w:rsidR="00A20081" w:rsidRPr="004515C9" w:rsidRDefault="00A20081" w:rsidP="005518F5">
      <w:pPr>
        <w:rPr>
          <w:rFonts w:cs="Arial"/>
        </w:rPr>
      </w:pPr>
    </w:p>
    <w:p w14:paraId="4CEBB161" w14:textId="77777777" w:rsidR="00A20081" w:rsidRPr="005D6D43" w:rsidRDefault="00A20081" w:rsidP="00D5542C">
      <w:pP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5C9">
        <w:rPr>
          <w:rFonts w:cs="Arial"/>
        </w:rPr>
        <w:br w:type="page"/>
      </w:r>
      <w:r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RESUMO</w:t>
      </w:r>
    </w:p>
    <w:p w14:paraId="6DA1C3C5" w14:textId="77777777" w:rsidR="003F582E" w:rsidRDefault="003F582E" w:rsidP="00A36019">
      <w:pPr>
        <w:rPr>
          <w:rFonts w:cs="Arial"/>
        </w:rPr>
      </w:pPr>
    </w:p>
    <w:p w14:paraId="7C6D0DD1" w14:textId="0C04FDA0" w:rsidR="00A36019" w:rsidRDefault="00A36019" w:rsidP="003F582E">
      <w:pPr>
        <w:spacing w:line="360" w:lineRule="auto"/>
        <w:rPr>
          <w:rFonts w:cs="Arial"/>
        </w:rPr>
      </w:pPr>
      <w:r>
        <w:rPr>
          <w:rFonts w:cs="Arial"/>
        </w:rPr>
        <w:t>O</w:t>
      </w:r>
      <w:r w:rsidR="008B2A60">
        <w:rPr>
          <w:rFonts w:cs="Arial"/>
        </w:rPr>
        <w:t>s</w:t>
      </w:r>
      <w:r>
        <w:rPr>
          <w:rFonts w:cs="Arial"/>
        </w:rPr>
        <w:t xml:space="preserve"> descomissionamentos de ativos da </w:t>
      </w:r>
      <w:r w:rsidRPr="004515C9">
        <w:rPr>
          <w:rFonts w:cs="Arial"/>
        </w:rPr>
        <w:t xml:space="preserve">indústria de </w:t>
      </w:r>
      <w:r w:rsidR="0094649F" w:rsidRPr="004515C9">
        <w:rPr>
          <w:rFonts w:cs="Arial"/>
        </w:rPr>
        <w:t xml:space="preserve">Óleo </w:t>
      </w:r>
      <w:r>
        <w:rPr>
          <w:rFonts w:cs="Arial"/>
        </w:rPr>
        <w:t>e</w:t>
      </w:r>
      <w:r w:rsidRPr="004515C9">
        <w:rPr>
          <w:rFonts w:cs="Arial"/>
        </w:rPr>
        <w:t xml:space="preserve"> </w:t>
      </w:r>
      <w:r w:rsidR="0094649F" w:rsidRPr="004515C9">
        <w:rPr>
          <w:rFonts w:cs="Arial"/>
        </w:rPr>
        <w:t xml:space="preserve">Gás </w:t>
      </w:r>
      <w:r>
        <w:rPr>
          <w:rFonts w:cs="Arial"/>
        </w:rPr>
        <w:t xml:space="preserve">(O&amp;G) terão investimentos na ordem de R$ 26 bilhões nos próximos cinco anos e </w:t>
      </w:r>
      <w:r w:rsidRPr="004515C9">
        <w:rPr>
          <w:rFonts w:cs="Arial"/>
        </w:rPr>
        <w:t>envolve</w:t>
      </w:r>
      <w:r w:rsidR="0094649F">
        <w:rPr>
          <w:rFonts w:cs="Arial"/>
        </w:rPr>
        <w:t>m</w:t>
      </w:r>
      <w:r w:rsidRPr="004515C9">
        <w:rPr>
          <w:rFonts w:cs="Arial"/>
        </w:rPr>
        <w:t xml:space="preserve"> </w:t>
      </w:r>
      <w:r>
        <w:rPr>
          <w:rFonts w:cs="Arial"/>
        </w:rPr>
        <w:t xml:space="preserve">diversas </w:t>
      </w:r>
      <w:r w:rsidRPr="004515C9">
        <w:rPr>
          <w:rFonts w:cs="Arial"/>
        </w:rPr>
        <w:t xml:space="preserve">atividades operacionais com </w:t>
      </w:r>
      <w:r>
        <w:rPr>
          <w:rFonts w:cs="Arial"/>
        </w:rPr>
        <w:t>custos e</w:t>
      </w:r>
      <w:r w:rsidRPr="004515C9">
        <w:rPr>
          <w:rFonts w:cs="Arial"/>
        </w:rPr>
        <w:t xml:space="preserve"> emissões atmosféricas </w:t>
      </w:r>
      <w:r>
        <w:rPr>
          <w:rFonts w:cs="Arial"/>
        </w:rPr>
        <w:t>de CO</w:t>
      </w:r>
      <w:r w:rsidRPr="009958F3">
        <w:rPr>
          <w:rFonts w:cs="Arial"/>
          <w:vertAlign w:val="subscript"/>
        </w:rPr>
        <w:t>2</w:t>
      </w:r>
      <w:r>
        <w:rPr>
          <w:rFonts w:cs="Arial"/>
        </w:rPr>
        <w:t xml:space="preserve"> elevados. Dentre </w:t>
      </w:r>
      <w:r w:rsidR="00ED43AA">
        <w:rPr>
          <w:rFonts w:cs="Arial"/>
        </w:rPr>
        <w:t>elas</w:t>
      </w:r>
      <w:r>
        <w:rPr>
          <w:rFonts w:cs="Arial"/>
        </w:rPr>
        <w:t>, temos a remoção de dutos submarinos que é estimada em 12% do custo total de descomissionamento, podendo ser complexa e representar um impacto ambiental significativo</w:t>
      </w:r>
      <w:r w:rsidR="00507838">
        <w:rPr>
          <w:rFonts w:cs="Arial"/>
        </w:rPr>
        <w:t>.</w:t>
      </w:r>
    </w:p>
    <w:p w14:paraId="1B133574" w14:textId="68B6FC5D" w:rsidR="0078663D" w:rsidRDefault="00507838" w:rsidP="003F582E">
      <w:pPr>
        <w:spacing w:line="360" w:lineRule="auto"/>
      </w:pPr>
      <w:r>
        <w:rPr>
          <w:rFonts w:cs="Arial"/>
        </w:rPr>
        <w:t xml:space="preserve">Uma das etapas da remoção de dutos submarinos é o </w:t>
      </w:r>
      <w:r w:rsidRPr="00507838">
        <w:rPr>
          <w:rFonts w:cs="Arial"/>
          <w:i/>
          <w:iCs/>
        </w:rPr>
        <w:t>pull out</w:t>
      </w:r>
      <w:r>
        <w:rPr>
          <w:rFonts w:cs="Arial"/>
        </w:rPr>
        <w:t xml:space="preserve"> de risers, que seria o recolhimento dos </w:t>
      </w:r>
      <w:r w:rsidRPr="004515C9">
        <w:rPr>
          <w:rFonts w:cs="Arial"/>
        </w:rPr>
        <w:t xml:space="preserve">trechos suspensos das tubulações que interligam as linhas de produção submarina às </w:t>
      </w:r>
      <w:r w:rsidR="00182B2A">
        <w:rPr>
          <w:rFonts w:cs="Arial"/>
        </w:rPr>
        <w:t>plataformas de petróleo</w:t>
      </w:r>
      <w:r w:rsidRPr="004515C9">
        <w:rPr>
          <w:rFonts w:cs="Arial"/>
        </w:rPr>
        <w:t>.</w:t>
      </w:r>
      <w:r w:rsidR="0078663D">
        <w:rPr>
          <w:rFonts w:cs="Arial"/>
        </w:rPr>
        <w:t xml:space="preserve"> Essa</w:t>
      </w:r>
      <w:r w:rsidR="00A36019">
        <w:rPr>
          <w:rFonts w:cs="Arial"/>
        </w:rPr>
        <w:t xml:space="preserve">s </w:t>
      </w:r>
      <w:r w:rsidR="00A36019">
        <w:t xml:space="preserve">atividades podem ser realizadas por meio de diversas alternativas, </w:t>
      </w:r>
      <w:r w:rsidR="0078663D">
        <w:t>que devem ser definidas a partir das variáveis e restrições específicas de cada riser, disponibilidade de recursos</w:t>
      </w:r>
      <w:r w:rsidR="002E2053">
        <w:t>, condições locais</w:t>
      </w:r>
      <w:r w:rsidR="0078663D">
        <w:t xml:space="preserve">, custos e </w:t>
      </w:r>
      <w:r w:rsidR="002E2053">
        <w:t>impactos ambientais</w:t>
      </w:r>
      <w:r w:rsidR="00121E5F">
        <w:t xml:space="preserve"> associados.</w:t>
      </w:r>
    </w:p>
    <w:p w14:paraId="61A4EE4B" w14:textId="0C3816C6" w:rsidR="00A36019" w:rsidRDefault="00C07EF4" w:rsidP="003F582E">
      <w:pPr>
        <w:spacing w:line="360" w:lineRule="auto"/>
      </w:pPr>
      <w:r>
        <w:t xml:space="preserve">A “Tomada de Decisão” sobre </w:t>
      </w:r>
      <w:r w:rsidR="00D51105">
        <w:t xml:space="preserve">qual combinação de </w:t>
      </w:r>
      <w:r>
        <w:t>alternativas seri</w:t>
      </w:r>
      <w:r w:rsidR="00D51105">
        <w:t>a</w:t>
      </w:r>
      <w:r>
        <w:t xml:space="preserve"> mais adequada para um conjunto de riser de uma </w:t>
      </w:r>
      <w:r w:rsidR="00182B2A">
        <w:t>plataforma</w:t>
      </w:r>
      <w:r>
        <w:t xml:space="preserve"> é trabalhosa quando realizada através de mé</w:t>
      </w:r>
      <w:r w:rsidR="00A36019">
        <w:t xml:space="preserve">todos </w:t>
      </w:r>
      <w:r w:rsidR="00A36019" w:rsidRPr="004515C9">
        <w:rPr>
          <w:rFonts w:cs="Arial"/>
        </w:rPr>
        <w:t>mais comuns utilizados na otimização de problemas</w:t>
      </w:r>
      <w:r w:rsidR="00A36019">
        <w:rPr>
          <w:rFonts w:cs="Arial"/>
        </w:rPr>
        <w:t xml:space="preserve">, como </w:t>
      </w:r>
      <w:r w:rsidR="00A36019" w:rsidRPr="004515C9">
        <w:rPr>
          <w:rFonts w:cs="Arial"/>
        </w:rPr>
        <w:t>busca aleatória</w:t>
      </w:r>
      <w:r w:rsidR="00A36019">
        <w:rPr>
          <w:rFonts w:cs="Arial"/>
        </w:rPr>
        <w:t xml:space="preserve"> </w:t>
      </w:r>
      <w:r w:rsidR="00A36019" w:rsidRPr="004515C9">
        <w:rPr>
          <w:rFonts w:cs="Arial"/>
        </w:rPr>
        <w:t>associada a bom senso.</w:t>
      </w:r>
    </w:p>
    <w:p w14:paraId="0F569EEC" w14:textId="77777777" w:rsidR="00A36019" w:rsidRDefault="00A36019" w:rsidP="003F582E">
      <w:pPr>
        <w:spacing w:line="360" w:lineRule="auto"/>
        <w:rPr>
          <w:rFonts w:cs="Arial"/>
        </w:rPr>
      </w:pPr>
      <w:r>
        <w:t>E</w:t>
      </w:r>
      <w:r w:rsidRPr="004515C9">
        <w:rPr>
          <w:rFonts w:cs="Arial"/>
        </w:rPr>
        <w:t xml:space="preserve">sse trabalho vem propor </w:t>
      </w:r>
      <w:r>
        <w:rPr>
          <w:rFonts w:cs="Arial"/>
        </w:rPr>
        <w:t xml:space="preserve">a utilização de algoritmos genéticos (GAs) como </w:t>
      </w:r>
      <w:r w:rsidRPr="004515C9">
        <w:rPr>
          <w:rFonts w:cs="Arial"/>
        </w:rPr>
        <w:t xml:space="preserve">ferramenta </w:t>
      </w:r>
      <w:r>
        <w:rPr>
          <w:rFonts w:cs="Arial"/>
        </w:rPr>
        <w:t xml:space="preserve">para otimização da combinação de alternativas de </w:t>
      </w:r>
      <w:r>
        <w:rPr>
          <w:rFonts w:cs="Arial"/>
          <w:i/>
          <w:iCs/>
        </w:rPr>
        <w:t>pull out</w:t>
      </w:r>
      <w:r>
        <w:rPr>
          <w:rFonts w:cs="Arial"/>
        </w:rPr>
        <w:t xml:space="preserve"> de risers, onde serão avaliados os parâmetros custos e emissões de CO</w:t>
      </w:r>
      <w:r w:rsidRPr="00190DEB">
        <w:rPr>
          <w:rFonts w:cs="Arial"/>
          <w:vertAlign w:val="subscript"/>
        </w:rPr>
        <w:t>2</w:t>
      </w:r>
      <w:r>
        <w:rPr>
          <w:rFonts w:cs="Arial"/>
        </w:rPr>
        <w:t xml:space="preserve">. </w:t>
      </w:r>
    </w:p>
    <w:p w14:paraId="0737E0AF" w14:textId="77777777" w:rsidR="00147E4A" w:rsidRDefault="00147E4A">
      <w:pPr>
        <w:spacing w:before="0" w:after="160" w:line="259" w:lineRule="auto"/>
        <w:jc w:val="left"/>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7F397BC6" w14:textId="3223170B" w:rsidR="00A20081" w:rsidRPr="001C7F60" w:rsidRDefault="00A20081" w:rsidP="005518F5">
      <w:pPr>
        <w:rPr>
          <w:rFonts w:cs="Arial"/>
          <w:b/>
          <w:color w:val="2F5496" w:themeColor="accent1" w:themeShade="BF"/>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7F60">
        <w:rPr>
          <w:rFonts w:cs="Arial"/>
          <w:b/>
          <w:color w:val="2F5496" w:themeColor="accent1" w:themeShade="BF"/>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14:paraId="44910B40" w14:textId="77777777" w:rsidR="003F582E" w:rsidRDefault="003F582E" w:rsidP="001C7F60">
      <w:pPr>
        <w:rPr>
          <w:rFonts w:cs="Arial"/>
          <w:lang w:val="en-US"/>
        </w:rPr>
      </w:pPr>
    </w:p>
    <w:p w14:paraId="0F290F78" w14:textId="4B20CE24" w:rsidR="001C7F60" w:rsidRPr="001C7F60" w:rsidRDefault="001C7F60" w:rsidP="003F582E">
      <w:pPr>
        <w:spacing w:line="360" w:lineRule="auto"/>
        <w:rPr>
          <w:rFonts w:cs="Arial"/>
          <w:lang w:val="en-US"/>
        </w:rPr>
      </w:pPr>
      <w:r w:rsidRPr="001C7F60">
        <w:rPr>
          <w:rFonts w:cs="Arial"/>
          <w:lang w:val="en-US"/>
        </w:rPr>
        <w:t>The decommissioning of assets in the Oil and Gas (O&amp;G) industry will have investments in the order of R$ 26 billion over the next five years and involve several operational activities with high costs and atmospheric CO</w:t>
      </w:r>
      <w:r w:rsidRPr="00CA7D8B">
        <w:rPr>
          <w:rFonts w:cs="Arial"/>
          <w:vertAlign w:val="subscript"/>
          <w:lang w:val="en-US"/>
        </w:rPr>
        <w:t>2</w:t>
      </w:r>
      <w:r w:rsidRPr="001C7F60">
        <w:rPr>
          <w:rFonts w:cs="Arial"/>
          <w:lang w:val="en-US"/>
        </w:rPr>
        <w:t xml:space="preserve"> emissions. Among them, we have the removal of submarine pipelines, which is estimated at 12% of the total cost of decommissioning, which can be complex and represent a significant environmental impact.</w:t>
      </w:r>
    </w:p>
    <w:p w14:paraId="3543309B" w14:textId="26A81C49" w:rsidR="001C7F60" w:rsidRPr="001C7F60" w:rsidRDefault="001C7F60" w:rsidP="003F582E">
      <w:pPr>
        <w:spacing w:line="360" w:lineRule="auto"/>
        <w:rPr>
          <w:rFonts w:cs="Arial"/>
          <w:lang w:val="en-US"/>
        </w:rPr>
      </w:pPr>
      <w:r w:rsidRPr="001C7F60">
        <w:rPr>
          <w:rFonts w:cs="Arial"/>
          <w:lang w:val="en-US"/>
        </w:rPr>
        <w:t>One of the stages in the removal of submarine pipelines is the pull out of risers, which would be the collection of the suspended sections of the pipelines that connect the subsea production lines to the</w:t>
      </w:r>
      <w:r w:rsidR="00EC5C53">
        <w:rPr>
          <w:rFonts w:cs="Arial"/>
          <w:lang w:val="en-US"/>
        </w:rPr>
        <w:t xml:space="preserve"> petroleum plataform</w:t>
      </w:r>
      <w:r w:rsidRPr="001C7F60">
        <w:rPr>
          <w:rFonts w:cs="Arial"/>
          <w:lang w:val="en-US"/>
        </w:rPr>
        <w:t xml:space="preserve">. These activities can be carried out through various alternatives, which must be defined based on the variables and specific restrictions of each riser, availability of resources, local conditions, </w:t>
      </w:r>
      <w:r w:rsidR="00F54397" w:rsidRPr="001C7F60">
        <w:rPr>
          <w:rFonts w:cs="Arial"/>
          <w:lang w:val="en-US"/>
        </w:rPr>
        <w:t>costs,</w:t>
      </w:r>
      <w:r w:rsidR="00F54397">
        <w:rPr>
          <w:rFonts w:cs="Arial"/>
          <w:lang w:val="en-US"/>
        </w:rPr>
        <w:t xml:space="preserve"> </w:t>
      </w:r>
      <w:r w:rsidRPr="001C7F60">
        <w:rPr>
          <w:rFonts w:cs="Arial"/>
          <w:lang w:val="en-US"/>
        </w:rPr>
        <w:t>and environmental impacts</w:t>
      </w:r>
      <w:r w:rsidR="00057A5F">
        <w:rPr>
          <w:rFonts w:cs="Arial"/>
          <w:lang w:val="en-US"/>
        </w:rPr>
        <w:t xml:space="preserve"> </w:t>
      </w:r>
      <w:r w:rsidR="00057A5F" w:rsidRPr="001C7F60">
        <w:rPr>
          <w:rFonts w:cs="Arial"/>
          <w:lang w:val="en-US"/>
        </w:rPr>
        <w:t>associated</w:t>
      </w:r>
      <w:r w:rsidRPr="001C7F60">
        <w:rPr>
          <w:rFonts w:cs="Arial"/>
          <w:lang w:val="en-US"/>
        </w:rPr>
        <w:t>.</w:t>
      </w:r>
    </w:p>
    <w:p w14:paraId="6DAC851F" w14:textId="62765AB9" w:rsidR="001C7F60" w:rsidRPr="001C7F60" w:rsidRDefault="001C7F60" w:rsidP="003F582E">
      <w:pPr>
        <w:spacing w:line="360" w:lineRule="auto"/>
        <w:rPr>
          <w:rFonts w:cs="Arial"/>
          <w:lang w:val="en-US"/>
        </w:rPr>
      </w:pPr>
      <w:r w:rsidRPr="001C7F60">
        <w:rPr>
          <w:rFonts w:cs="Arial"/>
          <w:lang w:val="en-US"/>
        </w:rPr>
        <w:t>The "Decision</w:t>
      </w:r>
      <w:r w:rsidR="00641105">
        <w:rPr>
          <w:rFonts w:cs="Arial"/>
          <w:lang w:val="en-US"/>
        </w:rPr>
        <w:t>-m</w:t>
      </w:r>
      <w:r w:rsidRPr="001C7F60">
        <w:rPr>
          <w:rFonts w:cs="Arial"/>
          <w:lang w:val="en-US"/>
        </w:rPr>
        <w:t>aking" about which combination of alternatives would be more suitable for a set of risers of a</w:t>
      </w:r>
      <w:r w:rsidR="00727CF0">
        <w:rPr>
          <w:rFonts w:cs="Arial"/>
          <w:lang w:val="en-US"/>
        </w:rPr>
        <w:t xml:space="preserve"> petroleum</w:t>
      </w:r>
      <w:r w:rsidRPr="001C7F60">
        <w:rPr>
          <w:rFonts w:cs="Arial"/>
          <w:lang w:val="en-US"/>
        </w:rPr>
        <w:t xml:space="preserve"> </w:t>
      </w:r>
      <w:r w:rsidR="00727CF0">
        <w:rPr>
          <w:rFonts w:cs="Arial"/>
          <w:lang w:val="en-US"/>
        </w:rPr>
        <w:t>plataform</w:t>
      </w:r>
      <w:r w:rsidRPr="001C7F60">
        <w:rPr>
          <w:rFonts w:cs="Arial"/>
          <w:lang w:val="en-US"/>
        </w:rPr>
        <w:t xml:space="preserve"> is laborious when performed through the most common methods used in the optimization of problems, such as random search associated with common sense.</w:t>
      </w:r>
    </w:p>
    <w:p w14:paraId="6B660C30" w14:textId="77777777" w:rsidR="008B2A60" w:rsidRDefault="001C7F60" w:rsidP="008B2A60">
      <w:pPr>
        <w:spacing w:line="360" w:lineRule="auto"/>
        <w:rPr>
          <w:rFonts w:cs="Arial"/>
          <w:lang w:val="en-US"/>
        </w:rPr>
      </w:pPr>
      <w:r w:rsidRPr="001C7F60">
        <w:rPr>
          <w:rFonts w:cs="Arial"/>
          <w:lang w:val="en-US"/>
        </w:rPr>
        <w:t xml:space="preserve">This work proposes the use of </w:t>
      </w:r>
      <w:r w:rsidR="00AF0914" w:rsidRPr="001C7F60">
        <w:rPr>
          <w:rFonts w:cs="Arial"/>
          <w:lang w:val="en-US"/>
        </w:rPr>
        <w:t>Genetic Algorithms</w:t>
      </w:r>
      <w:r w:rsidRPr="001C7F60">
        <w:rPr>
          <w:rFonts w:cs="Arial"/>
          <w:lang w:val="en-US"/>
        </w:rPr>
        <w:t xml:space="preserve"> as a tool to optimize the combination of pull</w:t>
      </w:r>
      <w:r w:rsidR="00361592">
        <w:rPr>
          <w:rFonts w:cs="Arial"/>
          <w:lang w:val="en-US"/>
        </w:rPr>
        <w:t xml:space="preserve"> </w:t>
      </w:r>
      <w:r w:rsidRPr="001C7F60">
        <w:rPr>
          <w:rFonts w:cs="Arial"/>
          <w:lang w:val="en-US"/>
        </w:rPr>
        <w:t>out alternatives for risers, where the parameters of costs and CO</w:t>
      </w:r>
      <w:r w:rsidRPr="00A6084B">
        <w:rPr>
          <w:rFonts w:cs="Arial"/>
          <w:vertAlign w:val="subscript"/>
          <w:lang w:val="en-US"/>
        </w:rPr>
        <w:t>2</w:t>
      </w:r>
      <w:r w:rsidRPr="001C7F60">
        <w:rPr>
          <w:rFonts w:cs="Arial"/>
          <w:lang w:val="en-US"/>
        </w:rPr>
        <w:t xml:space="preserve"> emissions will be evaluated.</w:t>
      </w:r>
    </w:p>
    <w:p w14:paraId="7798FBD6" w14:textId="6CFAC50A" w:rsidR="008E1699" w:rsidRPr="00AF0914" w:rsidRDefault="008E1699" w:rsidP="008B2A60">
      <w:pPr>
        <w:spacing w:line="360" w:lineRule="auto"/>
        <w:rPr>
          <w:rFonts w:cs="Arial"/>
          <w:lang w:val="en-US"/>
        </w:rPr>
      </w:pPr>
      <w:r w:rsidRPr="00AF0914">
        <w:rPr>
          <w:rFonts w:cs="Arial"/>
          <w:lang w:val="en-US"/>
        </w:rPr>
        <w:br w:type="page"/>
      </w:r>
    </w:p>
    <w:p w14:paraId="7F84AEAC" w14:textId="2B6AAE67" w:rsidR="00A20081" w:rsidRDefault="00A20081" w:rsidP="00D5542C">
      <w:pP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Sumário</w:t>
      </w:r>
    </w:p>
    <w:p w14:paraId="36B16A0E" w14:textId="77777777" w:rsidR="0097465A" w:rsidRPr="005D6D43" w:rsidRDefault="0097465A" w:rsidP="0097465A"/>
    <w:sdt>
      <w:sdtPr>
        <w:rPr>
          <w:rFonts w:eastAsiaTheme="minorHAnsi" w:cs="Arial"/>
          <w:sz w:val="22"/>
          <w:szCs w:val="22"/>
          <w:lang w:eastAsia="en-US"/>
        </w:rPr>
        <w:id w:val="-838690636"/>
        <w:docPartObj>
          <w:docPartGallery w:val="Table of Contents"/>
          <w:docPartUnique/>
        </w:docPartObj>
      </w:sdtPr>
      <w:sdtEndPr>
        <w:rPr>
          <w:rFonts w:eastAsia="Times New Roman"/>
          <w:sz w:val="24"/>
          <w:szCs w:val="24"/>
          <w:lang w:eastAsia="pt-BR"/>
        </w:rPr>
      </w:sdtEndPr>
      <w:sdtContent>
        <w:p w14:paraId="46E689DD" w14:textId="6567A79F" w:rsidR="00FE2072" w:rsidRDefault="00A20081">
          <w:pPr>
            <w:pStyle w:val="Sumrio1"/>
            <w:tabs>
              <w:tab w:val="left" w:pos="660"/>
            </w:tabs>
            <w:rPr>
              <w:ins w:id="43" w:author="Milene França" w:date="2020-11-10T10:38:00Z"/>
              <w:rFonts w:asciiTheme="minorHAnsi" w:eastAsiaTheme="minorEastAsia" w:hAnsiTheme="minorHAnsi" w:cstheme="minorBidi"/>
              <w:noProof/>
              <w:sz w:val="22"/>
              <w:szCs w:val="22"/>
            </w:rPr>
          </w:pPr>
          <w:r w:rsidRPr="004515C9">
            <w:rPr>
              <w:rFonts w:cs="Arial"/>
              <w:sz w:val="20"/>
              <w:szCs w:val="20"/>
            </w:rPr>
            <w:fldChar w:fldCharType="begin"/>
          </w:r>
          <w:r w:rsidRPr="004515C9">
            <w:rPr>
              <w:rFonts w:cs="Arial"/>
              <w:sz w:val="20"/>
              <w:szCs w:val="20"/>
            </w:rPr>
            <w:instrText xml:space="preserve"> TOC \h \u \z </w:instrText>
          </w:r>
          <w:r w:rsidRPr="004515C9">
            <w:rPr>
              <w:rFonts w:cs="Arial"/>
              <w:sz w:val="20"/>
              <w:szCs w:val="20"/>
            </w:rPr>
            <w:fldChar w:fldCharType="separate"/>
          </w:r>
          <w:ins w:id="44" w:author="Milene França" w:date="2020-11-10T10:38:00Z">
            <w:r w:rsidR="00FE2072" w:rsidRPr="0097115D">
              <w:rPr>
                <w:rStyle w:val="Hyperlink"/>
                <w:noProof/>
              </w:rPr>
              <w:fldChar w:fldCharType="begin"/>
            </w:r>
            <w:r w:rsidR="00FE2072" w:rsidRPr="0097115D">
              <w:rPr>
                <w:rStyle w:val="Hyperlink"/>
                <w:noProof/>
              </w:rPr>
              <w:instrText xml:space="preserve"> </w:instrText>
            </w:r>
            <w:r w:rsidR="00FE2072">
              <w:rPr>
                <w:noProof/>
              </w:rPr>
              <w:instrText>HYPERLINK \l "_Toc55897114"</w:instrText>
            </w:r>
            <w:r w:rsidR="00FE2072" w:rsidRPr="0097115D">
              <w:rPr>
                <w:rStyle w:val="Hyperlink"/>
                <w:noProof/>
              </w:rPr>
              <w:instrText xml:space="preserve"> </w:instrText>
            </w:r>
            <w:r w:rsidR="00FE2072" w:rsidRPr="0097115D">
              <w:rPr>
                <w:rStyle w:val="Hyperlink"/>
                <w:noProof/>
              </w:rPr>
              <w:fldChar w:fldCharType="separate"/>
            </w:r>
            <w:r w:rsidR="00FE2072" w:rsidRPr="0097115D">
              <w:rPr>
                <w:rStyle w:val="Hyperlink"/>
                <w:rFonts w:cs="Arial"/>
                <w:noProof/>
              </w:rPr>
              <w:t>1.</w:t>
            </w:r>
            <w:r w:rsidR="00FE2072">
              <w:rPr>
                <w:rFonts w:asciiTheme="minorHAnsi" w:eastAsiaTheme="minorEastAsia" w:hAnsiTheme="minorHAnsi" w:cstheme="minorBidi"/>
                <w:noProof/>
                <w:sz w:val="22"/>
                <w:szCs w:val="22"/>
              </w:rPr>
              <w:tab/>
            </w:r>
            <w:r w:rsidR="00FE2072" w:rsidRPr="0097115D">
              <w:rPr>
                <w:rStyle w:val="Hyperlink"/>
                <w:rFonts w:cs="Arial"/>
                <w:noProof/>
              </w:rPr>
              <w:t>INTRODUÇÃO</w:t>
            </w:r>
            <w:r w:rsidR="00FE2072">
              <w:rPr>
                <w:noProof/>
                <w:webHidden/>
              </w:rPr>
              <w:tab/>
            </w:r>
            <w:r w:rsidR="00FE2072">
              <w:rPr>
                <w:noProof/>
                <w:webHidden/>
              </w:rPr>
              <w:fldChar w:fldCharType="begin"/>
            </w:r>
            <w:r w:rsidR="00FE2072">
              <w:rPr>
                <w:noProof/>
                <w:webHidden/>
              </w:rPr>
              <w:instrText xml:space="preserve"> PAGEREF _Toc55897114 \h </w:instrText>
            </w:r>
          </w:ins>
          <w:r w:rsidR="00FE2072">
            <w:rPr>
              <w:noProof/>
              <w:webHidden/>
            </w:rPr>
          </w:r>
          <w:r w:rsidR="00FE2072">
            <w:rPr>
              <w:noProof/>
              <w:webHidden/>
            </w:rPr>
            <w:fldChar w:fldCharType="separate"/>
          </w:r>
          <w:ins w:id="45" w:author="Milene França" w:date="2020-11-10T10:38:00Z">
            <w:r w:rsidR="00FE2072">
              <w:rPr>
                <w:noProof/>
                <w:webHidden/>
              </w:rPr>
              <w:t>10</w:t>
            </w:r>
            <w:r w:rsidR="00FE2072">
              <w:rPr>
                <w:noProof/>
                <w:webHidden/>
              </w:rPr>
              <w:fldChar w:fldCharType="end"/>
            </w:r>
            <w:r w:rsidR="00FE2072" w:rsidRPr="0097115D">
              <w:rPr>
                <w:rStyle w:val="Hyperlink"/>
                <w:noProof/>
              </w:rPr>
              <w:fldChar w:fldCharType="end"/>
            </w:r>
          </w:ins>
        </w:p>
        <w:p w14:paraId="1543CDB0" w14:textId="47A50917" w:rsidR="00FE2072" w:rsidRDefault="00FE2072">
          <w:pPr>
            <w:pStyle w:val="Sumrio2"/>
            <w:tabs>
              <w:tab w:val="left" w:pos="660"/>
              <w:tab w:val="right" w:leader="dot" w:pos="9061"/>
            </w:tabs>
            <w:rPr>
              <w:ins w:id="46" w:author="Milene França" w:date="2020-11-10T10:38:00Z"/>
              <w:rFonts w:asciiTheme="minorHAnsi" w:eastAsiaTheme="minorEastAsia" w:hAnsiTheme="minorHAnsi" w:cstheme="minorBidi"/>
              <w:noProof/>
              <w:sz w:val="22"/>
              <w:szCs w:val="22"/>
            </w:rPr>
          </w:pPr>
          <w:ins w:id="47"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"_Toc55897115"</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1.1</w:t>
            </w:r>
            <w:r>
              <w:rPr>
                <w:rFonts w:asciiTheme="minorHAnsi" w:eastAsiaTheme="minorEastAsia" w:hAnsiTheme="minorHAnsi" w:cstheme="minorBidi"/>
                <w:noProof/>
                <w:sz w:val="22"/>
                <w:szCs w:val="22"/>
              </w:rPr>
              <w:tab/>
            </w:r>
            <w:r w:rsidRPr="0097115D">
              <w:rPr>
                <w:rStyle w:val="Hyperlink"/>
                <w:rFonts w:cs="Arial"/>
                <w:noProof/>
              </w:rPr>
              <w:t>Motivação</w:t>
            </w:r>
            <w:r>
              <w:rPr>
                <w:noProof/>
                <w:webHidden/>
              </w:rPr>
              <w:tab/>
            </w:r>
            <w:r>
              <w:rPr>
                <w:noProof/>
                <w:webHidden/>
              </w:rPr>
              <w:fldChar w:fldCharType="begin"/>
            </w:r>
            <w:r>
              <w:rPr>
                <w:noProof/>
                <w:webHidden/>
              </w:rPr>
              <w:instrText xml:space="preserve"> PAGEREF _Toc55897115 \h </w:instrText>
            </w:r>
          </w:ins>
          <w:r>
            <w:rPr>
              <w:noProof/>
              <w:webHidden/>
            </w:rPr>
          </w:r>
          <w:r>
            <w:rPr>
              <w:noProof/>
              <w:webHidden/>
            </w:rPr>
            <w:fldChar w:fldCharType="separate"/>
          </w:r>
          <w:ins w:id="48" w:author="Milene França" w:date="2020-11-10T10:38:00Z">
            <w:r>
              <w:rPr>
                <w:noProof/>
                <w:webHidden/>
              </w:rPr>
              <w:t>10</w:t>
            </w:r>
            <w:r>
              <w:rPr>
                <w:noProof/>
                <w:webHidden/>
              </w:rPr>
              <w:fldChar w:fldCharType="end"/>
            </w:r>
            <w:r w:rsidRPr="0097115D">
              <w:rPr>
                <w:rStyle w:val="Hyperlink"/>
                <w:noProof/>
              </w:rPr>
              <w:fldChar w:fldCharType="end"/>
            </w:r>
          </w:ins>
        </w:p>
        <w:p w14:paraId="653689B7" w14:textId="55E41F65" w:rsidR="00FE2072" w:rsidRDefault="00FE2072">
          <w:pPr>
            <w:pStyle w:val="Sumrio2"/>
            <w:tabs>
              <w:tab w:val="left" w:pos="660"/>
              <w:tab w:val="right" w:leader="dot" w:pos="9061"/>
            </w:tabs>
            <w:rPr>
              <w:ins w:id="49" w:author="Milene França" w:date="2020-11-10T10:38:00Z"/>
              <w:rFonts w:asciiTheme="minorHAnsi" w:eastAsiaTheme="minorEastAsia" w:hAnsiTheme="minorHAnsi" w:cstheme="minorBidi"/>
              <w:noProof/>
              <w:sz w:val="22"/>
              <w:szCs w:val="22"/>
            </w:rPr>
          </w:pPr>
          <w:ins w:id="50"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"_Toc55897116"</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1.2</w:t>
            </w:r>
            <w:r>
              <w:rPr>
                <w:rFonts w:asciiTheme="minorHAnsi" w:eastAsiaTheme="minorEastAsia" w:hAnsiTheme="minorHAnsi" w:cstheme="minorBidi"/>
                <w:noProof/>
                <w:sz w:val="22"/>
                <w:szCs w:val="22"/>
              </w:rPr>
              <w:tab/>
            </w:r>
            <w:r w:rsidRPr="0097115D">
              <w:rPr>
                <w:rStyle w:val="Hyperlink"/>
                <w:rFonts w:cs="Arial"/>
                <w:noProof/>
              </w:rPr>
              <w:t>Objetivos do Trabalho</w:t>
            </w:r>
            <w:r>
              <w:rPr>
                <w:noProof/>
                <w:webHidden/>
              </w:rPr>
              <w:tab/>
            </w:r>
            <w:r>
              <w:rPr>
                <w:noProof/>
                <w:webHidden/>
              </w:rPr>
              <w:fldChar w:fldCharType="begin"/>
            </w:r>
            <w:r>
              <w:rPr>
                <w:noProof/>
                <w:webHidden/>
              </w:rPr>
              <w:instrText xml:space="preserve"> PAGEREF _Toc55897116 \h </w:instrText>
            </w:r>
          </w:ins>
          <w:r>
            <w:rPr>
              <w:noProof/>
              <w:webHidden/>
            </w:rPr>
          </w:r>
          <w:r>
            <w:rPr>
              <w:noProof/>
              <w:webHidden/>
            </w:rPr>
            <w:fldChar w:fldCharType="separate"/>
          </w:r>
          <w:ins w:id="51" w:author="Milene França" w:date="2020-11-10T10:38:00Z">
            <w:r>
              <w:rPr>
                <w:noProof/>
                <w:webHidden/>
              </w:rPr>
              <w:t>10</w:t>
            </w:r>
            <w:r>
              <w:rPr>
                <w:noProof/>
                <w:webHidden/>
              </w:rPr>
              <w:fldChar w:fldCharType="end"/>
            </w:r>
            <w:r w:rsidRPr="0097115D">
              <w:rPr>
                <w:rStyle w:val="Hyperlink"/>
                <w:noProof/>
              </w:rPr>
              <w:fldChar w:fldCharType="end"/>
            </w:r>
          </w:ins>
        </w:p>
        <w:p w14:paraId="784E14D5" w14:textId="316E6F91" w:rsidR="00FE2072" w:rsidRDefault="00FE2072">
          <w:pPr>
            <w:pStyle w:val="Sumrio2"/>
            <w:tabs>
              <w:tab w:val="left" w:pos="660"/>
              <w:tab w:val="right" w:leader="dot" w:pos="9061"/>
            </w:tabs>
            <w:rPr>
              <w:ins w:id="52" w:author="Milene França" w:date="2020-11-10T10:38:00Z"/>
              <w:rFonts w:asciiTheme="minorHAnsi" w:eastAsiaTheme="minorEastAsia" w:hAnsiTheme="minorHAnsi" w:cstheme="minorBidi"/>
              <w:noProof/>
              <w:sz w:val="22"/>
              <w:szCs w:val="22"/>
            </w:rPr>
          </w:pPr>
          <w:ins w:id="53"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"_Toc55897117"</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1.3</w:t>
            </w:r>
            <w:r>
              <w:rPr>
                <w:rFonts w:asciiTheme="minorHAnsi" w:eastAsiaTheme="minorEastAsia" w:hAnsiTheme="minorHAnsi" w:cstheme="minorBidi"/>
                <w:noProof/>
                <w:sz w:val="22"/>
                <w:szCs w:val="22"/>
              </w:rPr>
              <w:tab/>
            </w:r>
            <w:r w:rsidRPr="0097115D">
              <w:rPr>
                <w:rStyle w:val="Hyperlink"/>
                <w:rFonts w:cs="Arial"/>
                <w:noProof/>
              </w:rPr>
              <w:t>Descrição do Trabalho</w:t>
            </w:r>
            <w:r>
              <w:rPr>
                <w:noProof/>
                <w:webHidden/>
              </w:rPr>
              <w:tab/>
            </w:r>
            <w:r>
              <w:rPr>
                <w:noProof/>
                <w:webHidden/>
              </w:rPr>
              <w:fldChar w:fldCharType="begin"/>
            </w:r>
            <w:r>
              <w:rPr>
                <w:noProof/>
                <w:webHidden/>
              </w:rPr>
              <w:instrText xml:space="preserve"> PAGEREF _Toc55897117 \h </w:instrText>
            </w:r>
          </w:ins>
          <w:r>
            <w:rPr>
              <w:noProof/>
              <w:webHidden/>
            </w:rPr>
          </w:r>
          <w:r>
            <w:rPr>
              <w:noProof/>
              <w:webHidden/>
            </w:rPr>
            <w:fldChar w:fldCharType="separate"/>
          </w:r>
          <w:ins w:id="54" w:author="Milene França" w:date="2020-11-10T10:38:00Z">
            <w:r>
              <w:rPr>
                <w:noProof/>
                <w:webHidden/>
              </w:rPr>
              <w:t>11</w:t>
            </w:r>
            <w:r>
              <w:rPr>
                <w:noProof/>
                <w:webHidden/>
              </w:rPr>
              <w:fldChar w:fldCharType="end"/>
            </w:r>
            <w:r w:rsidRPr="0097115D">
              <w:rPr>
                <w:rStyle w:val="Hyperlink"/>
                <w:noProof/>
              </w:rPr>
              <w:fldChar w:fldCharType="end"/>
            </w:r>
          </w:ins>
        </w:p>
        <w:p w14:paraId="66822A09" w14:textId="54A51C1C" w:rsidR="00FE2072" w:rsidRDefault="00FE2072">
          <w:pPr>
            <w:pStyle w:val="Sumrio1"/>
            <w:tabs>
              <w:tab w:val="left" w:pos="660"/>
            </w:tabs>
            <w:rPr>
              <w:ins w:id="55" w:author="Milene França" w:date="2020-11-10T10:38:00Z"/>
              <w:rFonts w:asciiTheme="minorHAnsi" w:eastAsiaTheme="minorEastAsia" w:hAnsiTheme="minorHAnsi" w:cstheme="minorBidi"/>
              <w:noProof/>
              <w:sz w:val="22"/>
              <w:szCs w:val="22"/>
            </w:rPr>
          </w:pPr>
          <w:ins w:id="56"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"_Toc55897118"</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2.</w:t>
            </w:r>
            <w:r>
              <w:rPr>
                <w:rFonts w:asciiTheme="minorHAnsi" w:eastAsiaTheme="minorEastAsia" w:hAnsiTheme="minorHAnsi" w:cstheme="minorBidi"/>
                <w:noProof/>
                <w:sz w:val="22"/>
                <w:szCs w:val="22"/>
              </w:rPr>
              <w:tab/>
            </w:r>
            <w:r w:rsidRPr="0097115D">
              <w:rPr>
                <w:rStyle w:val="Hyperlink"/>
                <w:rFonts w:cs="Arial"/>
                <w:noProof/>
              </w:rPr>
              <w:t>DESCRIÇÃO DO PROBLEMA</w:t>
            </w:r>
            <w:r>
              <w:rPr>
                <w:noProof/>
                <w:webHidden/>
              </w:rPr>
              <w:tab/>
            </w:r>
            <w:r>
              <w:rPr>
                <w:noProof/>
                <w:webHidden/>
              </w:rPr>
              <w:fldChar w:fldCharType="begin"/>
            </w:r>
            <w:r>
              <w:rPr>
                <w:noProof/>
                <w:webHidden/>
              </w:rPr>
              <w:instrText xml:space="preserve"> PAGEREF _Toc55897118 \h </w:instrText>
            </w:r>
          </w:ins>
          <w:r>
            <w:rPr>
              <w:noProof/>
              <w:webHidden/>
            </w:rPr>
          </w:r>
          <w:r>
            <w:rPr>
              <w:noProof/>
              <w:webHidden/>
            </w:rPr>
            <w:fldChar w:fldCharType="separate"/>
          </w:r>
          <w:ins w:id="57" w:author="Milene França" w:date="2020-11-10T10:38:00Z">
            <w:r>
              <w:rPr>
                <w:noProof/>
                <w:webHidden/>
              </w:rPr>
              <w:t>12</w:t>
            </w:r>
            <w:r>
              <w:rPr>
                <w:noProof/>
                <w:webHidden/>
              </w:rPr>
              <w:fldChar w:fldCharType="end"/>
            </w:r>
            <w:r w:rsidRPr="0097115D">
              <w:rPr>
                <w:rStyle w:val="Hyperlink"/>
                <w:noProof/>
              </w:rPr>
              <w:fldChar w:fldCharType="end"/>
            </w:r>
          </w:ins>
        </w:p>
        <w:p w14:paraId="2A938273" w14:textId="0B001585" w:rsidR="00FE2072" w:rsidRDefault="00FE2072">
          <w:pPr>
            <w:pStyle w:val="Sumrio2"/>
            <w:tabs>
              <w:tab w:val="left" w:pos="660"/>
              <w:tab w:val="right" w:leader="dot" w:pos="9061"/>
            </w:tabs>
            <w:rPr>
              <w:ins w:id="58" w:author="Milene França" w:date="2020-11-10T10:38:00Z"/>
              <w:rFonts w:asciiTheme="minorHAnsi" w:eastAsiaTheme="minorEastAsia" w:hAnsiTheme="minorHAnsi" w:cstheme="minorBidi"/>
              <w:noProof/>
              <w:sz w:val="22"/>
              <w:szCs w:val="22"/>
            </w:rPr>
          </w:pPr>
          <w:ins w:id="59"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"_Toc55897119"</w:instrText>
            </w:r>
            <w:r w:rsidRPr="0097115D">
              <w:rPr>
                <w:rStyle w:val="Hyperlink"/>
                <w:noProof/>
              </w:rPr>
              <w:instrText xml:space="preserve"> </w:instrText>
            </w:r>
            <w:r w:rsidRPr="0097115D">
              <w:rPr>
                <w:rStyle w:val="Hyperlink"/>
                <w:noProof/>
              </w:rPr>
              <w:fldChar w:fldCharType="separate"/>
            </w:r>
            <w:r w:rsidRPr="0097115D">
              <w:rPr>
                <w:rStyle w:val="Hyperlink"/>
                <w:noProof/>
              </w:rPr>
              <w:t>2.1</w:t>
            </w:r>
            <w:r>
              <w:rPr>
                <w:rFonts w:asciiTheme="minorHAnsi" w:eastAsiaTheme="minorEastAsia" w:hAnsiTheme="minorHAnsi" w:cstheme="minorBidi"/>
                <w:noProof/>
                <w:sz w:val="22"/>
                <w:szCs w:val="22"/>
              </w:rPr>
              <w:tab/>
            </w:r>
            <w:r w:rsidRPr="0097115D">
              <w:rPr>
                <w:rStyle w:val="Hyperlink"/>
                <w:noProof/>
              </w:rPr>
              <w:t>Risers</w:t>
            </w:r>
            <w:r>
              <w:rPr>
                <w:noProof/>
                <w:webHidden/>
              </w:rPr>
              <w:tab/>
            </w:r>
            <w:r>
              <w:rPr>
                <w:noProof/>
                <w:webHidden/>
              </w:rPr>
              <w:fldChar w:fldCharType="begin"/>
            </w:r>
            <w:r>
              <w:rPr>
                <w:noProof/>
                <w:webHidden/>
              </w:rPr>
              <w:instrText xml:space="preserve"> PAGEREF _Toc55897119 \h </w:instrText>
            </w:r>
          </w:ins>
          <w:r>
            <w:rPr>
              <w:noProof/>
              <w:webHidden/>
            </w:rPr>
          </w:r>
          <w:r>
            <w:rPr>
              <w:noProof/>
              <w:webHidden/>
            </w:rPr>
            <w:fldChar w:fldCharType="separate"/>
          </w:r>
          <w:ins w:id="60" w:author="Milene França" w:date="2020-11-10T10:38:00Z">
            <w:r>
              <w:rPr>
                <w:noProof/>
                <w:webHidden/>
              </w:rPr>
              <w:t>12</w:t>
            </w:r>
            <w:r>
              <w:rPr>
                <w:noProof/>
                <w:webHidden/>
              </w:rPr>
              <w:fldChar w:fldCharType="end"/>
            </w:r>
            <w:r w:rsidRPr="0097115D">
              <w:rPr>
                <w:rStyle w:val="Hyperlink"/>
                <w:noProof/>
              </w:rPr>
              <w:fldChar w:fldCharType="end"/>
            </w:r>
          </w:ins>
        </w:p>
        <w:p w14:paraId="78002DD2" w14:textId="6B1C429D" w:rsidR="00FE2072" w:rsidRDefault="00FE2072">
          <w:pPr>
            <w:pStyle w:val="Sumrio3"/>
            <w:tabs>
              <w:tab w:val="left" w:pos="960"/>
              <w:tab w:val="right" w:leader="dot" w:pos="9061"/>
            </w:tabs>
            <w:rPr>
              <w:ins w:id="61" w:author="Milene França" w:date="2020-11-10T10:38:00Z"/>
              <w:rFonts w:asciiTheme="minorHAnsi" w:eastAsiaTheme="minorEastAsia" w:hAnsiTheme="minorHAnsi" w:cstheme="minorBidi"/>
              <w:noProof/>
              <w:sz w:val="22"/>
              <w:szCs w:val="22"/>
            </w:rPr>
          </w:pPr>
          <w:ins w:id="62"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"_Toc55897120"</w:instrText>
            </w:r>
            <w:r w:rsidRPr="0097115D">
              <w:rPr>
                <w:rStyle w:val="Hyperlink"/>
                <w:noProof/>
              </w:rPr>
              <w:instrText xml:space="preserve"> </w:instrText>
            </w:r>
            <w:r w:rsidRPr="0097115D">
              <w:rPr>
                <w:rStyle w:val="Hyperlink"/>
                <w:noProof/>
              </w:rPr>
              <w:fldChar w:fldCharType="separate"/>
            </w:r>
            <w:r w:rsidRPr="0097115D">
              <w:rPr>
                <w:rStyle w:val="Hyperlink"/>
                <w:noProof/>
              </w:rPr>
              <w:t>2.1.1</w:t>
            </w:r>
            <w:r>
              <w:rPr>
                <w:rFonts w:asciiTheme="minorHAnsi" w:eastAsiaTheme="minorEastAsia" w:hAnsiTheme="minorHAnsi" w:cstheme="minorBidi"/>
                <w:noProof/>
                <w:sz w:val="22"/>
                <w:szCs w:val="22"/>
              </w:rPr>
              <w:tab/>
            </w:r>
            <w:r w:rsidRPr="0097115D">
              <w:rPr>
                <w:rStyle w:val="Hyperlink"/>
                <w:i/>
                <w:iCs/>
                <w:noProof/>
              </w:rPr>
              <w:t>Pull out</w:t>
            </w:r>
            <w:r w:rsidRPr="0097115D">
              <w:rPr>
                <w:rStyle w:val="Hyperlink"/>
                <w:noProof/>
              </w:rPr>
              <w:t xml:space="preserve"> de risers</w:t>
            </w:r>
            <w:r>
              <w:rPr>
                <w:noProof/>
                <w:webHidden/>
              </w:rPr>
              <w:tab/>
            </w:r>
            <w:r>
              <w:rPr>
                <w:noProof/>
                <w:webHidden/>
              </w:rPr>
              <w:fldChar w:fldCharType="begin"/>
            </w:r>
            <w:r>
              <w:rPr>
                <w:noProof/>
                <w:webHidden/>
              </w:rPr>
              <w:instrText xml:space="preserve"> PAGEREF _Toc55897120 \h </w:instrText>
            </w:r>
          </w:ins>
          <w:r>
            <w:rPr>
              <w:noProof/>
              <w:webHidden/>
            </w:rPr>
          </w:r>
          <w:r>
            <w:rPr>
              <w:noProof/>
              <w:webHidden/>
            </w:rPr>
            <w:fldChar w:fldCharType="separate"/>
          </w:r>
          <w:ins w:id="63" w:author="Milene França" w:date="2020-11-10T10:38:00Z">
            <w:r>
              <w:rPr>
                <w:noProof/>
                <w:webHidden/>
              </w:rPr>
              <w:t>13</w:t>
            </w:r>
            <w:r>
              <w:rPr>
                <w:noProof/>
                <w:webHidden/>
              </w:rPr>
              <w:fldChar w:fldCharType="end"/>
            </w:r>
            <w:r w:rsidRPr="0097115D">
              <w:rPr>
                <w:rStyle w:val="Hyperlink"/>
                <w:noProof/>
              </w:rPr>
              <w:fldChar w:fldCharType="end"/>
            </w:r>
          </w:ins>
        </w:p>
        <w:p w14:paraId="39EACC66" w14:textId="2A4CA2ED" w:rsidR="00FE2072" w:rsidRDefault="00FE2072">
          <w:pPr>
            <w:pStyle w:val="Sumrio3"/>
            <w:tabs>
              <w:tab w:val="left" w:pos="960"/>
              <w:tab w:val="right" w:leader="dot" w:pos="9061"/>
            </w:tabs>
            <w:rPr>
              <w:ins w:id="64" w:author="Milene França" w:date="2020-11-10T10:38:00Z"/>
              <w:rFonts w:asciiTheme="minorHAnsi" w:eastAsiaTheme="minorEastAsia" w:hAnsiTheme="minorHAnsi" w:cstheme="minorBidi"/>
              <w:noProof/>
              <w:sz w:val="22"/>
              <w:szCs w:val="22"/>
            </w:rPr>
          </w:pPr>
          <w:ins w:id="65"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"_Toc55897121"</w:instrText>
            </w:r>
            <w:r w:rsidRPr="0097115D">
              <w:rPr>
                <w:rStyle w:val="Hyperlink"/>
                <w:noProof/>
              </w:rPr>
              <w:instrText xml:space="preserve"> </w:instrText>
            </w:r>
            <w:r w:rsidRPr="0097115D">
              <w:rPr>
                <w:rStyle w:val="Hyperlink"/>
                <w:noProof/>
              </w:rPr>
              <w:fldChar w:fldCharType="separate"/>
            </w:r>
            <w:r w:rsidRPr="0097115D">
              <w:rPr>
                <w:rStyle w:val="Hyperlink"/>
                <w:noProof/>
              </w:rPr>
              <w:t>2.1.2</w:t>
            </w:r>
            <w:r>
              <w:rPr>
                <w:rFonts w:asciiTheme="minorHAnsi" w:eastAsiaTheme="minorEastAsia" w:hAnsiTheme="minorHAnsi" w:cstheme="minorBidi"/>
                <w:noProof/>
                <w:sz w:val="22"/>
                <w:szCs w:val="22"/>
              </w:rPr>
              <w:tab/>
            </w:r>
            <w:r w:rsidRPr="0097115D">
              <w:rPr>
                <w:rStyle w:val="Hyperlink"/>
                <w:noProof/>
              </w:rPr>
              <w:t xml:space="preserve">Alternativas de </w:t>
            </w:r>
            <w:r w:rsidRPr="0097115D">
              <w:rPr>
                <w:rStyle w:val="Hyperlink"/>
                <w:i/>
                <w:iCs/>
                <w:noProof/>
              </w:rPr>
              <w:t>pull out</w:t>
            </w:r>
            <w:r w:rsidRPr="0097115D">
              <w:rPr>
                <w:rStyle w:val="Hyperlink"/>
                <w:noProof/>
              </w:rPr>
              <w:t xml:space="preserve"> de risers</w:t>
            </w:r>
            <w:r>
              <w:rPr>
                <w:noProof/>
                <w:webHidden/>
              </w:rPr>
              <w:tab/>
            </w:r>
            <w:r>
              <w:rPr>
                <w:noProof/>
                <w:webHidden/>
              </w:rPr>
              <w:fldChar w:fldCharType="begin"/>
            </w:r>
            <w:r>
              <w:rPr>
                <w:noProof/>
                <w:webHidden/>
              </w:rPr>
              <w:instrText xml:space="preserve"> PAGEREF _Toc55897121 \h </w:instrText>
            </w:r>
          </w:ins>
          <w:r>
            <w:rPr>
              <w:noProof/>
              <w:webHidden/>
            </w:rPr>
          </w:r>
          <w:r>
            <w:rPr>
              <w:noProof/>
              <w:webHidden/>
            </w:rPr>
            <w:fldChar w:fldCharType="separate"/>
          </w:r>
          <w:ins w:id="66" w:author="Milene França" w:date="2020-11-10T10:38:00Z">
            <w:r>
              <w:rPr>
                <w:noProof/>
                <w:webHidden/>
              </w:rPr>
              <w:t>16</w:t>
            </w:r>
            <w:r>
              <w:rPr>
                <w:noProof/>
                <w:webHidden/>
              </w:rPr>
              <w:fldChar w:fldCharType="end"/>
            </w:r>
            <w:r w:rsidRPr="0097115D">
              <w:rPr>
                <w:rStyle w:val="Hyperlink"/>
                <w:noProof/>
              </w:rPr>
              <w:fldChar w:fldCharType="end"/>
            </w:r>
          </w:ins>
        </w:p>
        <w:p w14:paraId="7FB02950" w14:textId="34A87039" w:rsidR="00FE2072" w:rsidRDefault="00FE2072">
          <w:pPr>
            <w:pStyle w:val="Sumrio3"/>
            <w:tabs>
              <w:tab w:val="left" w:pos="960"/>
              <w:tab w:val="right" w:leader="dot" w:pos="9061"/>
            </w:tabs>
            <w:rPr>
              <w:ins w:id="67" w:author="Milene França" w:date="2020-11-10T10:38:00Z"/>
              <w:rFonts w:asciiTheme="minorHAnsi" w:eastAsiaTheme="minorEastAsia" w:hAnsiTheme="minorHAnsi" w:cstheme="minorBidi"/>
              <w:noProof/>
              <w:sz w:val="22"/>
              <w:szCs w:val="22"/>
            </w:rPr>
          </w:pPr>
          <w:ins w:id="68"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"_Toc55897122"</w:instrText>
            </w:r>
            <w:r w:rsidRPr="0097115D">
              <w:rPr>
                <w:rStyle w:val="Hyperlink"/>
                <w:noProof/>
              </w:rPr>
              <w:instrText xml:space="preserve"> </w:instrText>
            </w:r>
            <w:r w:rsidRPr="0097115D">
              <w:rPr>
                <w:rStyle w:val="Hyperlink"/>
                <w:noProof/>
              </w:rPr>
              <w:fldChar w:fldCharType="separate"/>
            </w:r>
            <w:r w:rsidRPr="0097115D">
              <w:rPr>
                <w:rStyle w:val="Hyperlink"/>
                <w:noProof/>
              </w:rPr>
              <w:t>2.1.3</w:t>
            </w:r>
            <w:r>
              <w:rPr>
                <w:rFonts w:asciiTheme="minorHAnsi" w:eastAsiaTheme="minorEastAsia" w:hAnsiTheme="minorHAnsi" w:cstheme="minorBidi"/>
                <w:noProof/>
                <w:sz w:val="22"/>
                <w:szCs w:val="22"/>
              </w:rPr>
              <w:tab/>
            </w:r>
            <w:r w:rsidRPr="0097115D">
              <w:rPr>
                <w:rStyle w:val="Hyperlink"/>
                <w:noProof/>
              </w:rPr>
              <w:t>Emissão de CO</w:t>
            </w:r>
            <w:r w:rsidRPr="0097115D">
              <w:rPr>
                <w:rStyle w:val="Hyperlink"/>
                <w:noProof/>
                <w:vertAlign w:val="subscript"/>
              </w:rPr>
              <w:t>2</w:t>
            </w:r>
            <w:r w:rsidRPr="0097115D">
              <w:rPr>
                <w:rStyle w:val="Hyperlink"/>
                <w:noProof/>
              </w:rPr>
              <w:t xml:space="preserve"> nas atividades de </w:t>
            </w:r>
            <w:r w:rsidRPr="0097115D">
              <w:rPr>
                <w:rStyle w:val="Hyperlink"/>
                <w:i/>
                <w:iCs/>
                <w:noProof/>
              </w:rPr>
              <w:t>pull out</w:t>
            </w:r>
            <w:r w:rsidRPr="0097115D">
              <w:rPr>
                <w:rStyle w:val="Hyperlink"/>
                <w:noProof/>
              </w:rPr>
              <w:t xml:space="preserve"> de risers</w:t>
            </w:r>
            <w:r>
              <w:rPr>
                <w:noProof/>
                <w:webHidden/>
              </w:rPr>
              <w:tab/>
            </w:r>
            <w:r>
              <w:rPr>
                <w:noProof/>
                <w:webHidden/>
              </w:rPr>
              <w:fldChar w:fldCharType="begin"/>
            </w:r>
            <w:r>
              <w:rPr>
                <w:noProof/>
                <w:webHidden/>
              </w:rPr>
              <w:instrText xml:space="preserve"> PAGEREF _Toc55897122 \h </w:instrText>
            </w:r>
          </w:ins>
          <w:r>
            <w:rPr>
              <w:noProof/>
              <w:webHidden/>
            </w:rPr>
          </w:r>
          <w:r>
            <w:rPr>
              <w:noProof/>
              <w:webHidden/>
            </w:rPr>
            <w:fldChar w:fldCharType="separate"/>
          </w:r>
          <w:ins w:id="69" w:author="Milene França" w:date="2020-11-10T10:38:00Z">
            <w:r>
              <w:rPr>
                <w:noProof/>
                <w:webHidden/>
              </w:rPr>
              <w:t>17</w:t>
            </w:r>
            <w:r>
              <w:rPr>
                <w:noProof/>
                <w:webHidden/>
              </w:rPr>
              <w:fldChar w:fldCharType="end"/>
            </w:r>
            <w:r w:rsidRPr="0097115D">
              <w:rPr>
                <w:rStyle w:val="Hyperlink"/>
                <w:noProof/>
              </w:rPr>
              <w:fldChar w:fldCharType="end"/>
            </w:r>
          </w:ins>
        </w:p>
        <w:p w14:paraId="242DCE1C" w14:textId="665C475A" w:rsidR="00FE2072" w:rsidRDefault="00FE2072">
          <w:pPr>
            <w:pStyle w:val="Sumrio4"/>
            <w:tabs>
              <w:tab w:val="left" w:pos="1760"/>
              <w:tab w:val="right" w:leader="dot" w:pos="9061"/>
            </w:tabs>
            <w:rPr>
              <w:ins w:id="70" w:author="Milene França" w:date="2020-11-10T10:38:00Z"/>
              <w:rFonts w:asciiTheme="minorHAnsi" w:eastAsiaTheme="minorEastAsia" w:hAnsiTheme="minorHAnsi" w:cstheme="minorBidi"/>
              <w:noProof/>
              <w:sz w:val="22"/>
              <w:szCs w:val="22"/>
            </w:rPr>
          </w:pPr>
          <w:ins w:id="71"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"_Toc55897123"</w:instrText>
            </w:r>
            <w:r w:rsidRPr="0097115D">
              <w:rPr>
                <w:rStyle w:val="Hyperlink"/>
                <w:noProof/>
              </w:rPr>
              <w:instrText xml:space="preserve"> </w:instrText>
            </w:r>
            <w:r w:rsidRPr="0097115D">
              <w:rPr>
                <w:rStyle w:val="Hyperlink"/>
                <w:noProof/>
              </w:rPr>
              <w:fldChar w:fldCharType="separate"/>
            </w:r>
            <w:r w:rsidRPr="0097115D">
              <w:rPr>
                <w:rStyle w:val="Hyperlink"/>
                <w:noProof/>
              </w:rPr>
              <w:t>2.1.3.1</w:t>
            </w:r>
            <w:r>
              <w:rPr>
                <w:rFonts w:asciiTheme="minorHAnsi" w:eastAsiaTheme="minorEastAsia" w:hAnsiTheme="minorHAnsi" w:cstheme="minorBidi"/>
                <w:noProof/>
                <w:sz w:val="22"/>
                <w:szCs w:val="22"/>
              </w:rPr>
              <w:tab/>
            </w:r>
            <w:r w:rsidRPr="0097115D">
              <w:rPr>
                <w:rStyle w:val="Hyperlink"/>
                <w:noProof/>
              </w:rPr>
              <w:t>Precificação de Carbono</w:t>
            </w:r>
            <w:r>
              <w:rPr>
                <w:noProof/>
                <w:webHidden/>
              </w:rPr>
              <w:tab/>
            </w:r>
            <w:r>
              <w:rPr>
                <w:noProof/>
                <w:webHidden/>
              </w:rPr>
              <w:fldChar w:fldCharType="begin"/>
            </w:r>
            <w:r>
              <w:rPr>
                <w:noProof/>
                <w:webHidden/>
              </w:rPr>
              <w:instrText xml:space="preserve"> PAGEREF _Toc55897123 \h </w:instrText>
            </w:r>
          </w:ins>
          <w:r>
            <w:rPr>
              <w:noProof/>
              <w:webHidden/>
            </w:rPr>
          </w:r>
          <w:r>
            <w:rPr>
              <w:noProof/>
              <w:webHidden/>
            </w:rPr>
            <w:fldChar w:fldCharType="separate"/>
          </w:r>
          <w:ins w:id="72" w:author="Milene França" w:date="2020-11-10T10:38:00Z">
            <w:r>
              <w:rPr>
                <w:noProof/>
                <w:webHidden/>
              </w:rPr>
              <w:t>17</w:t>
            </w:r>
            <w:r>
              <w:rPr>
                <w:noProof/>
                <w:webHidden/>
              </w:rPr>
              <w:fldChar w:fldCharType="end"/>
            </w:r>
            <w:r w:rsidRPr="0097115D">
              <w:rPr>
                <w:rStyle w:val="Hyperlink"/>
                <w:noProof/>
              </w:rPr>
              <w:fldChar w:fldCharType="end"/>
            </w:r>
          </w:ins>
        </w:p>
        <w:p w14:paraId="0C48DF51" w14:textId="028BA7A5" w:rsidR="00FE2072" w:rsidRDefault="00FE2072">
          <w:pPr>
            <w:pStyle w:val="Sumrio1"/>
            <w:tabs>
              <w:tab w:val="left" w:pos="660"/>
            </w:tabs>
            <w:rPr>
              <w:ins w:id="73" w:author="Milene França" w:date="2020-11-10T10:38:00Z"/>
              <w:rFonts w:asciiTheme="minorHAnsi" w:eastAsiaTheme="minorEastAsia" w:hAnsiTheme="minorHAnsi" w:cstheme="minorBidi"/>
              <w:noProof/>
              <w:sz w:val="22"/>
              <w:szCs w:val="22"/>
            </w:rPr>
          </w:pPr>
          <w:ins w:id="74"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"_Toc55897124"</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3.</w:t>
            </w:r>
            <w:r>
              <w:rPr>
                <w:rFonts w:asciiTheme="minorHAnsi" w:eastAsiaTheme="minorEastAsia" w:hAnsiTheme="minorHAnsi" w:cstheme="minorBidi"/>
                <w:noProof/>
                <w:sz w:val="22"/>
                <w:szCs w:val="22"/>
              </w:rPr>
              <w:tab/>
            </w:r>
            <w:r w:rsidRPr="0097115D">
              <w:rPr>
                <w:rStyle w:val="Hyperlink"/>
                <w:rFonts w:cs="Arial"/>
                <w:noProof/>
              </w:rPr>
              <w:t>METODOLOGIAS</w:t>
            </w:r>
            <w:r>
              <w:rPr>
                <w:noProof/>
                <w:webHidden/>
              </w:rPr>
              <w:tab/>
            </w:r>
            <w:r>
              <w:rPr>
                <w:noProof/>
                <w:webHidden/>
              </w:rPr>
              <w:fldChar w:fldCharType="begin"/>
            </w:r>
            <w:r>
              <w:rPr>
                <w:noProof/>
                <w:webHidden/>
              </w:rPr>
              <w:instrText xml:space="preserve"> PAGEREF _Toc55897124 \h </w:instrText>
            </w:r>
          </w:ins>
          <w:r>
            <w:rPr>
              <w:noProof/>
              <w:webHidden/>
            </w:rPr>
          </w:r>
          <w:r>
            <w:rPr>
              <w:noProof/>
              <w:webHidden/>
            </w:rPr>
            <w:fldChar w:fldCharType="separate"/>
          </w:r>
          <w:ins w:id="75" w:author="Milene França" w:date="2020-11-10T10:38:00Z">
            <w:r>
              <w:rPr>
                <w:noProof/>
                <w:webHidden/>
              </w:rPr>
              <w:t>21</w:t>
            </w:r>
            <w:r>
              <w:rPr>
                <w:noProof/>
                <w:webHidden/>
              </w:rPr>
              <w:fldChar w:fldCharType="end"/>
            </w:r>
            <w:r w:rsidRPr="0097115D">
              <w:rPr>
                <w:rStyle w:val="Hyperlink"/>
                <w:noProof/>
              </w:rPr>
              <w:fldChar w:fldCharType="end"/>
            </w:r>
          </w:ins>
        </w:p>
        <w:p w14:paraId="62ABE36A" w14:textId="16CDEA82" w:rsidR="00FE2072" w:rsidRDefault="00FE2072">
          <w:pPr>
            <w:pStyle w:val="Sumrio2"/>
            <w:tabs>
              <w:tab w:val="left" w:pos="660"/>
              <w:tab w:val="right" w:leader="dot" w:pos="9061"/>
            </w:tabs>
            <w:rPr>
              <w:ins w:id="76" w:author="Milene França" w:date="2020-11-10T10:38:00Z"/>
              <w:rFonts w:asciiTheme="minorHAnsi" w:eastAsiaTheme="minorEastAsia" w:hAnsiTheme="minorHAnsi" w:cstheme="minorBidi"/>
              <w:noProof/>
              <w:sz w:val="22"/>
              <w:szCs w:val="22"/>
            </w:rPr>
          </w:pPr>
          <w:ins w:id="77"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"_Toc55897125"</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3.1</w:t>
            </w:r>
            <w:r>
              <w:rPr>
                <w:rFonts w:asciiTheme="minorHAnsi" w:eastAsiaTheme="minorEastAsia" w:hAnsiTheme="minorHAnsi" w:cstheme="minorBidi"/>
                <w:noProof/>
                <w:sz w:val="22"/>
                <w:szCs w:val="22"/>
              </w:rPr>
              <w:tab/>
            </w:r>
            <w:r w:rsidRPr="0097115D">
              <w:rPr>
                <w:rStyle w:val="Hyperlink"/>
                <w:rFonts w:cs="Arial"/>
                <w:noProof/>
              </w:rPr>
              <w:t>Otimização</w:t>
            </w:r>
            <w:r>
              <w:rPr>
                <w:noProof/>
                <w:webHidden/>
              </w:rPr>
              <w:tab/>
            </w:r>
            <w:r>
              <w:rPr>
                <w:noProof/>
                <w:webHidden/>
              </w:rPr>
              <w:fldChar w:fldCharType="begin"/>
            </w:r>
            <w:r>
              <w:rPr>
                <w:noProof/>
                <w:webHidden/>
              </w:rPr>
              <w:instrText xml:space="preserve"> PAGEREF _Toc55897125 \h </w:instrText>
            </w:r>
          </w:ins>
          <w:r>
            <w:rPr>
              <w:noProof/>
              <w:webHidden/>
            </w:rPr>
          </w:r>
          <w:r>
            <w:rPr>
              <w:noProof/>
              <w:webHidden/>
            </w:rPr>
            <w:fldChar w:fldCharType="separate"/>
          </w:r>
          <w:ins w:id="78" w:author="Milene França" w:date="2020-11-10T10:38:00Z">
            <w:r>
              <w:rPr>
                <w:noProof/>
                <w:webHidden/>
              </w:rPr>
              <w:t>21</w:t>
            </w:r>
            <w:r>
              <w:rPr>
                <w:noProof/>
                <w:webHidden/>
              </w:rPr>
              <w:fldChar w:fldCharType="end"/>
            </w:r>
            <w:r w:rsidRPr="0097115D">
              <w:rPr>
                <w:rStyle w:val="Hyperlink"/>
                <w:noProof/>
              </w:rPr>
              <w:fldChar w:fldCharType="end"/>
            </w:r>
          </w:ins>
        </w:p>
        <w:p w14:paraId="7740542A" w14:textId="791A6E18" w:rsidR="00FE2072" w:rsidRDefault="00FE2072">
          <w:pPr>
            <w:pStyle w:val="Sumrio2"/>
            <w:tabs>
              <w:tab w:val="left" w:pos="660"/>
              <w:tab w:val="right" w:leader="dot" w:pos="9061"/>
            </w:tabs>
            <w:rPr>
              <w:ins w:id="79" w:author="Milene França" w:date="2020-11-10T10:38:00Z"/>
              <w:rFonts w:asciiTheme="minorHAnsi" w:eastAsiaTheme="minorEastAsia" w:hAnsiTheme="minorHAnsi" w:cstheme="minorBidi"/>
              <w:noProof/>
              <w:sz w:val="22"/>
              <w:szCs w:val="22"/>
            </w:rPr>
          </w:pPr>
          <w:ins w:id="80"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"_Toc55897126"</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3.2</w:t>
            </w:r>
            <w:r>
              <w:rPr>
                <w:rFonts w:asciiTheme="minorHAnsi" w:eastAsiaTheme="minorEastAsia" w:hAnsiTheme="minorHAnsi" w:cstheme="minorBidi"/>
                <w:noProof/>
                <w:sz w:val="22"/>
                <w:szCs w:val="22"/>
              </w:rPr>
              <w:tab/>
            </w:r>
            <w:r w:rsidRPr="0097115D">
              <w:rPr>
                <w:rStyle w:val="Hyperlink"/>
                <w:rFonts w:cs="Arial"/>
                <w:noProof/>
              </w:rPr>
              <w:t>Algoritmos Genéticos</w:t>
            </w:r>
            <w:r>
              <w:rPr>
                <w:noProof/>
                <w:webHidden/>
              </w:rPr>
              <w:tab/>
            </w:r>
            <w:r>
              <w:rPr>
                <w:noProof/>
                <w:webHidden/>
              </w:rPr>
              <w:fldChar w:fldCharType="begin"/>
            </w:r>
            <w:r>
              <w:rPr>
                <w:noProof/>
                <w:webHidden/>
              </w:rPr>
              <w:instrText xml:space="preserve"> PAGEREF _Toc55897126 \h </w:instrText>
            </w:r>
          </w:ins>
          <w:r>
            <w:rPr>
              <w:noProof/>
              <w:webHidden/>
            </w:rPr>
          </w:r>
          <w:r>
            <w:rPr>
              <w:noProof/>
              <w:webHidden/>
            </w:rPr>
            <w:fldChar w:fldCharType="separate"/>
          </w:r>
          <w:ins w:id="81" w:author="Milene França" w:date="2020-11-10T10:38:00Z">
            <w:r>
              <w:rPr>
                <w:noProof/>
                <w:webHidden/>
              </w:rPr>
              <w:t>22</w:t>
            </w:r>
            <w:r>
              <w:rPr>
                <w:noProof/>
                <w:webHidden/>
              </w:rPr>
              <w:fldChar w:fldCharType="end"/>
            </w:r>
            <w:r w:rsidRPr="0097115D">
              <w:rPr>
                <w:rStyle w:val="Hyperlink"/>
                <w:noProof/>
              </w:rPr>
              <w:fldChar w:fldCharType="end"/>
            </w:r>
          </w:ins>
        </w:p>
        <w:p w14:paraId="79E9B65B" w14:textId="53131109" w:rsidR="00FE2072" w:rsidRDefault="00FE2072">
          <w:pPr>
            <w:pStyle w:val="Sumrio3"/>
            <w:tabs>
              <w:tab w:val="left" w:pos="960"/>
              <w:tab w:val="right" w:leader="dot" w:pos="9061"/>
            </w:tabs>
            <w:rPr>
              <w:ins w:id="82" w:author="Milene França" w:date="2020-11-10T10:38:00Z"/>
              <w:rFonts w:asciiTheme="minorHAnsi" w:eastAsiaTheme="minorEastAsia" w:hAnsiTheme="minorHAnsi" w:cstheme="minorBidi"/>
              <w:noProof/>
              <w:sz w:val="22"/>
              <w:szCs w:val="22"/>
            </w:rPr>
          </w:pPr>
          <w:ins w:id="83"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"_Toc55897127"</w:instrText>
            </w:r>
            <w:r w:rsidRPr="0097115D">
              <w:rPr>
                <w:rStyle w:val="Hyperlink"/>
                <w:noProof/>
              </w:rPr>
              <w:instrText xml:space="preserve"> </w:instrText>
            </w:r>
            <w:r w:rsidRPr="0097115D">
              <w:rPr>
                <w:rStyle w:val="Hyperlink"/>
                <w:noProof/>
              </w:rPr>
              <w:fldChar w:fldCharType="separate"/>
            </w:r>
            <w:r w:rsidRPr="0097115D">
              <w:rPr>
                <w:rStyle w:val="Hyperlink"/>
                <w:noProof/>
              </w:rPr>
              <w:t>3.2.1</w:t>
            </w:r>
            <w:r>
              <w:rPr>
                <w:rFonts w:asciiTheme="minorHAnsi" w:eastAsiaTheme="minorEastAsia" w:hAnsiTheme="minorHAnsi" w:cstheme="minorBidi"/>
                <w:noProof/>
                <w:sz w:val="22"/>
                <w:szCs w:val="22"/>
              </w:rPr>
              <w:tab/>
            </w:r>
            <w:r w:rsidRPr="0097115D">
              <w:rPr>
                <w:rStyle w:val="Hyperlink"/>
                <w:noProof/>
              </w:rPr>
              <w:t>Teoria da Evolução</w:t>
            </w:r>
            <w:r>
              <w:rPr>
                <w:noProof/>
                <w:webHidden/>
              </w:rPr>
              <w:tab/>
            </w:r>
            <w:r>
              <w:rPr>
                <w:noProof/>
                <w:webHidden/>
              </w:rPr>
              <w:fldChar w:fldCharType="begin"/>
            </w:r>
            <w:r>
              <w:rPr>
                <w:noProof/>
                <w:webHidden/>
              </w:rPr>
              <w:instrText xml:space="preserve"> PAGEREF _Toc55897127 \h </w:instrText>
            </w:r>
          </w:ins>
          <w:r>
            <w:rPr>
              <w:noProof/>
              <w:webHidden/>
            </w:rPr>
          </w:r>
          <w:r>
            <w:rPr>
              <w:noProof/>
              <w:webHidden/>
            </w:rPr>
            <w:fldChar w:fldCharType="separate"/>
          </w:r>
          <w:ins w:id="84" w:author="Milene França" w:date="2020-11-10T10:38:00Z">
            <w:r>
              <w:rPr>
                <w:noProof/>
                <w:webHidden/>
              </w:rPr>
              <w:t>22</w:t>
            </w:r>
            <w:r>
              <w:rPr>
                <w:noProof/>
                <w:webHidden/>
              </w:rPr>
              <w:fldChar w:fldCharType="end"/>
            </w:r>
            <w:r w:rsidRPr="0097115D">
              <w:rPr>
                <w:rStyle w:val="Hyperlink"/>
                <w:noProof/>
              </w:rPr>
              <w:fldChar w:fldCharType="end"/>
            </w:r>
          </w:ins>
        </w:p>
        <w:p w14:paraId="1605BEDE" w14:textId="03D183B3" w:rsidR="00FE2072" w:rsidRDefault="00FE2072">
          <w:pPr>
            <w:pStyle w:val="Sumrio3"/>
            <w:tabs>
              <w:tab w:val="left" w:pos="960"/>
              <w:tab w:val="right" w:leader="dot" w:pos="9061"/>
            </w:tabs>
            <w:rPr>
              <w:ins w:id="85" w:author="Milene França" w:date="2020-11-10T10:38:00Z"/>
              <w:rFonts w:asciiTheme="minorHAnsi" w:eastAsiaTheme="minorEastAsia" w:hAnsiTheme="minorHAnsi" w:cstheme="minorBidi"/>
              <w:noProof/>
              <w:sz w:val="22"/>
              <w:szCs w:val="22"/>
            </w:rPr>
          </w:pPr>
          <w:ins w:id="86"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"_Toc55897128"</w:instrText>
            </w:r>
            <w:r w:rsidRPr="0097115D">
              <w:rPr>
                <w:rStyle w:val="Hyperlink"/>
                <w:noProof/>
              </w:rPr>
              <w:instrText xml:space="preserve"> </w:instrText>
            </w:r>
            <w:r w:rsidRPr="0097115D">
              <w:rPr>
                <w:rStyle w:val="Hyperlink"/>
                <w:noProof/>
              </w:rPr>
              <w:fldChar w:fldCharType="separate"/>
            </w:r>
            <w:r w:rsidRPr="0097115D">
              <w:rPr>
                <w:rStyle w:val="Hyperlink"/>
                <w:noProof/>
              </w:rPr>
              <w:t>3.2.2</w:t>
            </w:r>
            <w:r>
              <w:rPr>
                <w:rFonts w:asciiTheme="minorHAnsi" w:eastAsiaTheme="minorEastAsia" w:hAnsiTheme="minorHAnsi" w:cstheme="minorBidi"/>
                <w:noProof/>
                <w:sz w:val="22"/>
                <w:szCs w:val="22"/>
              </w:rPr>
              <w:tab/>
            </w:r>
            <w:r w:rsidRPr="0097115D">
              <w:rPr>
                <w:rStyle w:val="Hyperlink"/>
                <w:noProof/>
              </w:rPr>
              <w:t>A história dos algoritmos genéticos</w:t>
            </w:r>
            <w:r>
              <w:rPr>
                <w:noProof/>
                <w:webHidden/>
              </w:rPr>
              <w:tab/>
            </w:r>
            <w:r>
              <w:rPr>
                <w:noProof/>
                <w:webHidden/>
              </w:rPr>
              <w:fldChar w:fldCharType="begin"/>
            </w:r>
            <w:r>
              <w:rPr>
                <w:noProof/>
                <w:webHidden/>
              </w:rPr>
              <w:instrText xml:space="preserve"> PAGEREF _Toc55897128 \h </w:instrText>
            </w:r>
          </w:ins>
          <w:r>
            <w:rPr>
              <w:noProof/>
              <w:webHidden/>
            </w:rPr>
          </w:r>
          <w:r>
            <w:rPr>
              <w:noProof/>
              <w:webHidden/>
            </w:rPr>
            <w:fldChar w:fldCharType="separate"/>
          </w:r>
          <w:ins w:id="87" w:author="Milene França" w:date="2020-11-10T10:38:00Z">
            <w:r>
              <w:rPr>
                <w:noProof/>
                <w:webHidden/>
              </w:rPr>
              <w:t>23</w:t>
            </w:r>
            <w:r>
              <w:rPr>
                <w:noProof/>
                <w:webHidden/>
              </w:rPr>
              <w:fldChar w:fldCharType="end"/>
            </w:r>
            <w:r w:rsidRPr="0097115D">
              <w:rPr>
                <w:rStyle w:val="Hyperlink"/>
                <w:noProof/>
              </w:rPr>
              <w:fldChar w:fldCharType="end"/>
            </w:r>
          </w:ins>
        </w:p>
        <w:p w14:paraId="7577FD39" w14:textId="4112CEDF" w:rsidR="00FE2072" w:rsidRDefault="00FE2072">
          <w:pPr>
            <w:pStyle w:val="Sumrio3"/>
            <w:tabs>
              <w:tab w:val="left" w:pos="960"/>
              <w:tab w:val="right" w:leader="dot" w:pos="9061"/>
            </w:tabs>
            <w:rPr>
              <w:ins w:id="88" w:author="Milene França" w:date="2020-11-10T10:38:00Z"/>
              <w:rFonts w:asciiTheme="minorHAnsi" w:eastAsiaTheme="minorEastAsia" w:hAnsiTheme="minorHAnsi" w:cstheme="minorBidi"/>
              <w:noProof/>
              <w:sz w:val="22"/>
              <w:szCs w:val="22"/>
            </w:rPr>
          </w:pPr>
          <w:ins w:id="89"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"_Toc55897129"</w:instrText>
            </w:r>
            <w:r w:rsidRPr="0097115D">
              <w:rPr>
                <w:rStyle w:val="Hyperlink"/>
                <w:noProof/>
              </w:rPr>
              <w:instrText xml:space="preserve"> </w:instrText>
            </w:r>
            <w:r w:rsidRPr="0097115D">
              <w:rPr>
                <w:rStyle w:val="Hyperlink"/>
                <w:noProof/>
              </w:rPr>
              <w:fldChar w:fldCharType="separate"/>
            </w:r>
            <w:r w:rsidRPr="0097115D">
              <w:rPr>
                <w:rStyle w:val="Hyperlink"/>
                <w:noProof/>
              </w:rPr>
              <w:t>3.2.3</w:t>
            </w:r>
            <w:r>
              <w:rPr>
                <w:rFonts w:asciiTheme="minorHAnsi" w:eastAsiaTheme="minorEastAsia" w:hAnsiTheme="minorHAnsi" w:cstheme="minorBidi"/>
                <w:noProof/>
                <w:sz w:val="22"/>
                <w:szCs w:val="22"/>
              </w:rPr>
              <w:tab/>
            </w:r>
            <w:r w:rsidRPr="0097115D">
              <w:rPr>
                <w:rStyle w:val="Hyperlink"/>
                <w:noProof/>
              </w:rPr>
              <w:t>O que são algoritmos genéticos?</w:t>
            </w:r>
            <w:r>
              <w:rPr>
                <w:noProof/>
                <w:webHidden/>
              </w:rPr>
              <w:tab/>
            </w:r>
            <w:r>
              <w:rPr>
                <w:noProof/>
                <w:webHidden/>
              </w:rPr>
              <w:fldChar w:fldCharType="begin"/>
            </w:r>
            <w:r>
              <w:rPr>
                <w:noProof/>
                <w:webHidden/>
              </w:rPr>
              <w:instrText xml:space="preserve"> PAGEREF _Toc55897129 \h </w:instrText>
            </w:r>
          </w:ins>
          <w:r>
            <w:rPr>
              <w:noProof/>
              <w:webHidden/>
            </w:rPr>
          </w:r>
          <w:r>
            <w:rPr>
              <w:noProof/>
              <w:webHidden/>
            </w:rPr>
            <w:fldChar w:fldCharType="separate"/>
          </w:r>
          <w:ins w:id="90" w:author="Milene França" w:date="2020-11-10T10:38:00Z">
            <w:r>
              <w:rPr>
                <w:noProof/>
                <w:webHidden/>
              </w:rPr>
              <w:t>24</w:t>
            </w:r>
            <w:r>
              <w:rPr>
                <w:noProof/>
                <w:webHidden/>
              </w:rPr>
              <w:fldChar w:fldCharType="end"/>
            </w:r>
            <w:r w:rsidRPr="0097115D">
              <w:rPr>
                <w:rStyle w:val="Hyperlink"/>
                <w:noProof/>
              </w:rPr>
              <w:fldChar w:fldCharType="end"/>
            </w:r>
          </w:ins>
        </w:p>
        <w:p w14:paraId="173A64DA" w14:textId="1003DCFB" w:rsidR="00FE2072" w:rsidRDefault="00FE2072">
          <w:pPr>
            <w:pStyle w:val="Sumrio4"/>
            <w:tabs>
              <w:tab w:val="left" w:pos="1760"/>
              <w:tab w:val="right" w:leader="dot" w:pos="9061"/>
            </w:tabs>
            <w:rPr>
              <w:ins w:id="91" w:author="Milene França" w:date="2020-11-10T10:38:00Z"/>
              <w:rFonts w:asciiTheme="minorHAnsi" w:eastAsiaTheme="minorEastAsia" w:hAnsiTheme="minorHAnsi" w:cstheme="minorBidi"/>
              <w:noProof/>
              <w:sz w:val="22"/>
              <w:szCs w:val="22"/>
            </w:rPr>
          </w:pPr>
          <w:ins w:id="92"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"_Toc55897130"</w:instrText>
            </w:r>
            <w:r w:rsidRPr="0097115D">
              <w:rPr>
                <w:rStyle w:val="Hyperlink"/>
                <w:noProof/>
              </w:rPr>
              <w:instrText xml:space="preserve"> </w:instrText>
            </w:r>
            <w:r w:rsidRPr="0097115D">
              <w:rPr>
                <w:rStyle w:val="Hyperlink"/>
                <w:noProof/>
              </w:rPr>
              <w:fldChar w:fldCharType="separate"/>
            </w:r>
            <w:r w:rsidRPr="0097115D">
              <w:rPr>
                <w:rStyle w:val="Hyperlink"/>
                <w:noProof/>
              </w:rPr>
              <w:t>3.2.3.1</w:t>
            </w:r>
            <w:r>
              <w:rPr>
                <w:rFonts w:asciiTheme="minorHAnsi" w:eastAsiaTheme="minorEastAsia" w:hAnsiTheme="minorHAnsi" w:cstheme="minorBidi"/>
                <w:noProof/>
                <w:sz w:val="22"/>
                <w:szCs w:val="22"/>
              </w:rPr>
              <w:tab/>
            </w:r>
            <w:r w:rsidRPr="0097115D">
              <w:rPr>
                <w:rStyle w:val="Hyperlink"/>
                <w:noProof/>
              </w:rPr>
              <w:t>Representação cromossômica e decodificação</w:t>
            </w:r>
            <w:r>
              <w:rPr>
                <w:noProof/>
                <w:webHidden/>
              </w:rPr>
              <w:tab/>
            </w:r>
            <w:r>
              <w:rPr>
                <w:noProof/>
                <w:webHidden/>
              </w:rPr>
              <w:fldChar w:fldCharType="begin"/>
            </w:r>
            <w:r>
              <w:rPr>
                <w:noProof/>
                <w:webHidden/>
              </w:rPr>
              <w:instrText xml:space="preserve"> PAGEREF _Toc55897130 \h </w:instrText>
            </w:r>
          </w:ins>
          <w:r>
            <w:rPr>
              <w:noProof/>
              <w:webHidden/>
            </w:rPr>
          </w:r>
          <w:r>
            <w:rPr>
              <w:noProof/>
              <w:webHidden/>
            </w:rPr>
            <w:fldChar w:fldCharType="separate"/>
          </w:r>
          <w:ins w:id="93" w:author="Milene França" w:date="2020-11-10T10:38:00Z">
            <w:r>
              <w:rPr>
                <w:noProof/>
                <w:webHidden/>
              </w:rPr>
              <w:t>24</w:t>
            </w:r>
            <w:r>
              <w:rPr>
                <w:noProof/>
                <w:webHidden/>
              </w:rPr>
              <w:fldChar w:fldCharType="end"/>
            </w:r>
            <w:r w:rsidRPr="0097115D">
              <w:rPr>
                <w:rStyle w:val="Hyperlink"/>
                <w:noProof/>
              </w:rPr>
              <w:fldChar w:fldCharType="end"/>
            </w:r>
          </w:ins>
        </w:p>
        <w:p w14:paraId="363BBD76" w14:textId="11FEEB9C" w:rsidR="00FE2072" w:rsidRDefault="00FE2072">
          <w:pPr>
            <w:pStyle w:val="Sumrio4"/>
            <w:tabs>
              <w:tab w:val="left" w:pos="1760"/>
              <w:tab w:val="right" w:leader="dot" w:pos="9061"/>
            </w:tabs>
            <w:rPr>
              <w:ins w:id="94" w:author="Milene França" w:date="2020-11-10T10:38:00Z"/>
              <w:rFonts w:asciiTheme="minorHAnsi" w:eastAsiaTheme="minorEastAsia" w:hAnsiTheme="minorHAnsi" w:cstheme="minorBidi"/>
              <w:noProof/>
              <w:sz w:val="22"/>
              <w:szCs w:val="22"/>
            </w:rPr>
          </w:pPr>
          <w:ins w:id="95"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"_Toc55897131"</w:instrText>
            </w:r>
            <w:r w:rsidRPr="0097115D">
              <w:rPr>
                <w:rStyle w:val="Hyperlink"/>
                <w:noProof/>
              </w:rPr>
              <w:instrText xml:space="preserve"> </w:instrText>
            </w:r>
            <w:r w:rsidRPr="0097115D">
              <w:rPr>
                <w:rStyle w:val="Hyperlink"/>
                <w:noProof/>
              </w:rPr>
              <w:fldChar w:fldCharType="separate"/>
            </w:r>
            <w:r w:rsidRPr="0097115D">
              <w:rPr>
                <w:rStyle w:val="Hyperlink"/>
                <w:noProof/>
              </w:rPr>
              <w:t>3.2.3.2</w:t>
            </w:r>
            <w:r>
              <w:rPr>
                <w:rFonts w:asciiTheme="minorHAnsi" w:eastAsiaTheme="minorEastAsia" w:hAnsiTheme="minorHAnsi" w:cstheme="minorBidi"/>
                <w:noProof/>
                <w:sz w:val="22"/>
                <w:szCs w:val="22"/>
              </w:rPr>
              <w:tab/>
            </w:r>
            <w:r w:rsidRPr="0097115D">
              <w:rPr>
                <w:rStyle w:val="Hyperlink"/>
                <w:noProof/>
              </w:rPr>
              <w:t>Função de Avaliação</w:t>
            </w:r>
            <w:r>
              <w:rPr>
                <w:noProof/>
                <w:webHidden/>
              </w:rPr>
              <w:tab/>
            </w:r>
            <w:r>
              <w:rPr>
                <w:noProof/>
                <w:webHidden/>
              </w:rPr>
              <w:fldChar w:fldCharType="begin"/>
            </w:r>
            <w:r>
              <w:rPr>
                <w:noProof/>
                <w:webHidden/>
              </w:rPr>
              <w:instrText xml:space="preserve"> PAGEREF _Toc55897131 \h </w:instrText>
            </w:r>
          </w:ins>
          <w:r>
            <w:rPr>
              <w:noProof/>
              <w:webHidden/>
            </w:rPr>
          </w:r>
          <w:r>
            <w:rPr>
              <w:noProof/>
              <w:webHidden/>
            </w:rPr>
            <w:fldChar w:fldCharType="separate"/>
          </w:r>
          <w:ins w:id="96" w:author="Milene França" w:date="2020-11-10T10:38:00Z">
            <w:r>
              <w:rPr>
                <w:noProof/>
                <w:webHidden/>
              </w:rPr>
              <w:t>26</w:t>
            </w:r>
            <w:r>
              <w:rPr>
                <w:noProof/>
                <w:webHidden/>
              </w:rPr>
              <w:fldChar w:fldCharType="end"/>
            </w:r>
            <w:r w:rsidRPr="0097115D">
              <w:rPr>
                <w:rStyle w:val="Hyperlink"/>
                <w:noProof/>
              </w:rPr>
              <w:fldChar w:fldCharType="end"/>
            </w:r>
          </w:ins>
        </w:p>
        <w:p w14:paraId="2CE02F89" w14:textId="3E6886C3" w:rsidR="00FE2072" w:rsidRDefault="00FE2072">
          <w:pPr>
            <w:pStyle w:val="Sumrio4"/>
            <w:tabs>
              <w:tab w:val="left" w:pos="1760"/>
              <w:tab w:val="right" w:leader="dot" w:pos="9061"/>
            </w:tabs>
            <w:rPr>
              <w:ins w:id="97" w:author="Milene França" w:date="2020-11-10T10:38:00Z"/>
              <w:rFonts w:asciiTheme="minorHAnsi" w:eastAsiaTheme="minorEastAsia" w:hAnsiTheme="minorHAnsi" w:cstheme="minorBidi"/>
              <w:noProof/>
              <w:sz w:val="22"/>
              <w:szCs w:val="22"/>
            </w:rPr>
          </w:pPr>
          <w:ins w:id="98"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"_Toc55897132"</w:instrText>
            </w:r>
            <w:r w:rsidRPr="0097115D">
              <w:rPr>
                <w:rStyle w:val="Hyperlink"/>
                <w:noProof/>
              </w:rPr>
              <w:instrText xml:space="preserve"> </w:instrText>
            </w:r>
            <w:r w:rsidRPr="0097115D">
              <w:rPr>
                <w:rStyle w:val="Hyperlink"/>
                <w:noProof/>
              </w:rPr>
              <w:fldChar w:fldCharType="separate"/>
            </w:r>
            <w:r w:rsidRPr="0097115D">
              <w:rPr>
                <w:rStyle w:val="Hyperlink"/>
                <w:noProof/>
              </w:rPr>
              <w:t>3.2.3.3</w:t>
            </w:r>
            <w:r>
              <w:rPr>
                <w:rFonts w:asciiTheme="minorHAnsi" w:eastAsiaTheme="minorEastAsia" w:hAnsiTheme="minorHAnsi" w:cstheme="minorBidi"/>
                <w:noProof/>
                <w:sz w:val="22"/>
                <w:szCs w:val="22"/>
              </w:rPr>
              <w:tab/>
            </w:r>
            <w:r w:rsidRPr="0097115D">
              <w:rPr>
                <w:rStyle w:val="Hyperlink"/>
                <w:noProof/>
              </w:rPr>
              <w:t>Operadores Genéticos</w:t>
            </w:r>
            <w:r>
              <w:rPr>
                <w:noProof/>
                <w:webHidden/>
              </w:rPr>
              <w:tab/>
            </w:r>
            <w:r>
              <w:rPr>
                <w:noProof/>
                <w:webHidden/>
              </w:rPr>
              <w:fldChar w:fldCharType="begin"/>
            </w:r>
            <w:r>
              <w:rPr>
                <w:noProof/>
                <w:webHidden/>
              </w:rPr>
              <w:instrText xml:space="preserve"> PAGEREF _Toc55897132 \h </w:instrText>
            </w:r>
          </w:ins>
          <w:r>
            <w:rPr>
              <w:noProof/>
              <w:webHidden/>
            </w:rPr>
          </w:r>
          <w:r>
            <w:rPr>
              <w:noProof/>
              <w:webHidden/>
            </w:rPr>
            <w:fldChar w:fldCharType="separate"/>
          </w:r>
          <w:ins w:id="99" w:author="Milene França" w:date="2020-11-10T10:38:00Z">
            <w:r>
              <w:rPr>
                <w:noProof/>
                <w:webHidden/>
              </w:rPr>
              <w:t>26</w:t>
            </w:r>
            <w:r>
              <w:rPr>
                <w:noProof/>
                <w:webHidden/>
              </w:rPr>
              <w:fldChar w:fldCharType="end"/>
            </w:r>
            <w:r w:rsidRPr="0097115D">
              <w:rPr>
                <w:rStyle w:val="Hyperlink"/>
                <w:noProof/>
              </w:rPr>
              <w:fldChar w:fldCharType="end"/>
            </w:r>
          </w:ins>
        </w:p>
        <w:p w14:paraId="2F8C622D" w14:textId="11120775" w:rsidR="00FE2072" w:rsidRDefault="00FE2072">
          <w:pPr>
            <w:pStyle w:val="Sumrio3"/>
            <w:tabs>
              <w:tab w:val="left" w:pos="960"/>
              <w:tab w:val="right" w:leader="dot" w:pos="9061"/>
            </w:tabs>
            <w:rPr>
              <w:ins w:id="100" w:author="Milene França" w:date="2020-11-10T10:38:00Z"/>
              <w:rFonts w:asciiTheme="minorHAnsi" w:eastAsiaTheme="minorEastAsia" w:hAnsiTheme="minorHAnsi" w:cstheme="minorBidi"/>
              <w:noProof/>
              <w:sz w:val="22"/>
              <w:szCs w:val="22"/>
            </w:rPr>
          </w:pPr>
          <w:ins w:id="101"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"_Toc55897133"</w:instrText>
            </w:r>
            <w:r w:rsidRPr="0097115D">
              <w:rPr>
                <w:rStyle w:val="Hyperlink"/>
                <w:noProof/>
              </w:rPr>
              <w:instrText xml:space="preserve"> </w:instrText>
            </w:r>
            <w:r w:rsidRPr="0097115D">
              <w:rPr>
                <w:rStyle w:val="Hyperlink"/>
                <w:noProof/>
              </w:rPr>
              <w:fldChar w:fldCharType="separate"/>
            </w:r>
            <w:r w:rsidRPr="0097115D">
              <w:rPr>
                <w:rStyle w:val="Hyperlink"/>
                <w:noProof/>
              </w:rPr>
              <w:t>3.2.4</w:t>
            </w:r>
            <w:r>
              <w:rPr>
                <w:rFonts w:asciiTheme="minorHAnsi" w:eastAsiaTheme="minorEastAsia" w:hAnsiTheme="minorHAnsi" w:cstheme="minorBidi"/>
                <w:noProof/>
                <w:sz w:val="22"/>
                <w:szCs w:val="22"/>
              </w:rPr>
              <w:tab/>
            </w:r>
            <w:r w:rsidRPr="0097115D">
              <w:rPr>
                <w:rStyle w:val="Hyperlink"/>
                <w:noProof/>
              </w:rPr>
              <w:t>Desempenho dos AGs</w:t>
            </w:r>
            <w:r>
              <w:rPr>
                <w:noProof/>
                <w:webHidden/>
              </w:rPr>
              <w:tab/>
            </w:r>
            <w:r>
              <w:rPr>
                <w:noProof/>
                <w:webHidden/>
              </w:rPr>
              <w:fldChar w:fldCharType="begin"/>
            </w:r>
            <w:r>
              <w:rPr>
                <w:noProof/>
                <w:webHidden/>
              </w:rPr>
              <w:instrText xml:space="preserve"> PAGEREF _Toc55897133 \h </w:instrText>
            </w:r>
          </w:ins>
          <w:r>
            <w:rPr>
              <w:noProof/>
              <w:webHidden/>
            </w:rPr>
          </w:r>
          <w:r>
            <w:rPr>
              <w:noProof/>
              <w:webHidden/>
            </w:rPr>
            <w:fldChar w:fldCharType="separate"/>
          </w:r>
          <w:ins w:id="102" w:author="Milene França" w:date="2020-11-10T10:38:00Z">
            <w:r>
              <w:rPr>
                <w:noProof/>
                <w:webHidden/>
              </w:rPr>
              <w:t>28</w:t>
            </w:r>
            <w:r>
              <w:rPr>
                <w:noProof/>
                <w:webHidden/>
              </w:rPr>
              <w:fldChar w:fldCharType="end"/>
            </w:r>
            <w:r w:rsidRPr="0097115D">
              <w:rPr>
                <w:rStyle w:val="Hyperlink"/>
                <w:noProof/>
              </w:rPr>
              <w:fldChar w:fldCharType="end"/>
            </w:r>
          </w:ins>
        </w:p>
        <w:p w14:paraId="379F3629" w14:textId="7BA545F4" w:rsidR="00FE2072" w:rsidRDefault="00FE2072">
          <w:pPr>
            <w:pStyle w:val="Sumrio3"/>
            <w:tabs>
              <w:tab w:val="left" w:pos="960"/>
              <w:tab w:val="right" w:leader="dot" w:pos="9061"/>
            </w:tabs>
            <w:rPr>
              <w:ins w:id="103" w:author="Milene França" w:date="2020-11-10T10:38:00Z"/>
              <w:rFonts w:asciiTheme="minorHAnsi" w:eastAsiaTheme="minorEastAsia" w:hAnsiTheme="minorHAnsi" w:cstheme="minorBidi"/>
              <w:noProof/>
              <w:sz w:val="22"/>
              <w:szCs w:val="22"/>
            </w:rPr>
          </w:pPr>
          <w:ins w:id="104"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"_Toc55897134"</w:instrText>
            </w:r>
            <w:r w:rsidRPr="0097115D">
              <w:rPr>
                <w:rStyle w:val="Hyperlink"/>
                <w:noProof/>
              </w:rPr>
              <w:instrText xml:space="preserve"> </w:instrText>
            </w:r>
            <w:r w:rsidRPr="0097115D">
              <w:rPr>
                <w:rStyle w:val="Hyperlink"/>
                <w:noProof/>
              </w:rPr>
              <w:fldChar w:fldCharType="separate"/>
            </w:r>
            <w:r w:rsidRPr="0097115D">
              <w:rPr>
                <w:rStyle w:val="Hyperlink"/>
                <w:noProof/>
              </w:rPr>
              <w:t>3.2.5</w:t>
            </w:r>
            <w:r>
              <w:rPr>
                <w:rFonts w:asciiTheme="minorHAnsi" w:eastAsiaTheme="minorEastAsia" w:hAnsiTheme="minorHAnsi" w:cstheme="minorBidi"/>
                <w:noProof/>
                <w:sz w:val="22"/>
                <w:szCs w:val="22"/>
              </w:rPr>
              <w:tab/>
            </w:r>
            <w:r w:rsidRPr="0097115D">
              <w:rPr>
                <w:rStyle w:val="Hyperlink"/>
                <w:noProof/>
              </w:rPr>
              <w:t>Esquema de um GA</w:t>
            </w:r>
            <w:r>
              <w:rPr>
                <w:noProof/>
                <w:webHidden/>
              </w:rPr>
              <w:tab/>
            </w:r>
            <w:r>
              <w:rPr>
                <w:noProof/>
                <w:webHidden/>
              </w:rPr>
              <w:fldChar w:fldCharType="begin"/>
            </w:r>
            <w:r>
              <w:rPr>
                <w:noProof/>
                <w:webHidden/>
              </w:rPr>
              <w:instrText xml:space="preserve"> PAGEREF _Toc55897134 \h </w:instrText>
            </w:r>
          </w:ins>
          <w:r>
            <w:rPr>
              <w:noProof/>
              <w:webHidden/>
            </w:rPr>
          </w:r>
          <w:r>
            <w:rPr>
              <w:noProof/>
              <w:webHidden/>
            </w:rPr>
            <w:fldChar w:fldCharType="separate"/>
          </w:r>
          <w:ins w:id="105" w:author="Milene França" w:date="2020-11-10T10:38:00Z">
            <w:r>
              <w:rPr>
                <w:noProof/>
                <w:webHidden/>
              </w:rPr>
              <w:t>28</w:t>
            </w:r>
            <w:r>
              <w:rPr>
                <w:noProof/>
                <w:webHidden/>
              </w:rPr>
              <w:fldChar w:fldCharType="end"/>
            </w:r>
            <w:r w:rsidRPr="0097115D">
              <w:rPr>
                <w:rStyle w:val="Hyperlink"/>
                <w:noProof/>
              </w:rPr>
              <w:fldChar w:fldCharType="end"/>
            </w:r>
          </w:ins>
        </w:p>
        <w:p w14:paraId="71ED8641" w14:textId="2299846B" w:rsidR="00FE2072" w:rsidRDefault="00FE2072">
          <w:pPr>
            <w:pStyle w:val="Sumrio1"/>
            <w:tabs>
              <w:tab w:val="left" w:pos="660"/>
            </w:tabs>
            <w:rPr>
              <w:ins w:id="106" w:author="Milene França" w:date="2020-11-10T10:38:00Z"/>
              <w:rFonts w:asciiTheme="minorHAnsi" w:eastAsiaTheme="minorEastAsia" w:hAnsiTheme="minorHAnsi" w:cstheme="minorBidi"/>
              <w:noProof/>
              <w:sz w:val="22"/>
              <w:szCs w:val="22"/>
            </w:rPr>
          </w:pPr>
          <w:ins w:id="107"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"_Toc55897135"</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4.</w:t>
            </w:r>
            <w:r>
              <w:rPr>
                <w:rFonts w:asciiTheme="minorHAnsi" w:eastAsiaTheme="minorEastAsia" w:hAnsiTheme="minorHAnsi" w:cstheme="minorBidi"/>
                <w:noProof/>
                <w:sz w:val="22"/>
                <w:szCs w:val="22"/>
              </w:rPr>
              <w:tab/>
            </w:r>
            <w:r w:rsidRPr="0097115D">
              <w:rPr>
                <w:rStyle w:val="Hyperlink"/>
                <w:rFonts w:cs="Arial"/>
                <w:noProof/>
              </w:rPr>
              <w:t>ARQUITETURA DO SISTEMA PROPOSTO</w:t>
            </w:r>
            <w:r>
              <w:rPr>
                <w:noProof/>
                <w:webHidden/>
              </w:rPr>
              <w:tab/>
            </w:r>
            <w:r>
              <w:rPr>
                <w:noProof/>
                <w:webHidden/>
              </w:rPr>
              <w:fldChar w:fldCharType="begin"/>
            </w:r>
            <w:r>
              <w:rPr>
                <w:noProof/>
                <w:webHidden/>
              </w:rPr>
              <w:instrText xml:space="preserve"> PAGEREF _Toc55897135 \h </w:instrText>
            </w:r>
          </w:ins>
          <w:r>
            <w:rPr>
              <w:noProof/>
              <w:webHidden/>
            </w:rPr>
          </w:r>
          <w:r>
            <w:rPr>
              <w:noProof/>
              <w:webHidden/>
            </w:rPr>
            <w:fldChar w:fldCharType="separate"/>
          </w:r>
          <w:ins w:id="108" w:author="Milene França" w:date="2020-11-10T10:38:00Z">
            <w:r>
              <w:rPr>
                <w:noProof/>
                <w:webHidden/>
              </w:rPr>
              <w:t>29</w:t>
            </w:r>
            <w:r>
              <w:rPr>
                <w:noProof/>
                <w:webHidden/>
              </w:rPr>
              <w:fldChar w:fldCharType="end"/>
            </w:r>
            <w:r w:rsidRPr="0097115D">
              <w:rPr>
                <w:rStyle w:val="Hyperlink"/>
                <w:noProof/>
              </w:rPr>
              <w:fldChar w:fldCharType="end"/>
            </w:r>
          </w:ins>
        </w:p>
        <w:p w14:paraId="404450C4" w14:textId="222C2378" w:rsidR="00FE2072" w:rsidRDefault="00FE2072">
          <w:pPr>
            <w:pStyle w:val="Sumrio2"/>
            <w:tabs>
              <w:tab w:val="left" w:pos="660"/>
              <w:tab w:val="right" w:leader="dot" w:pos="9061"/>
            </w:tabs>
            <w:rPr>
              <w:ins w:id="109" w:author="Milene França" w:date="2020-11-10T10:38:00Z"/>
              <w:rFonts w:asciiTheme="minorHAnsi" w:eastAsiaTheme="minorEastAsia" w:hAnsiTheme="minorHAnsi" w:cstheme="minorBidi"/>
              <w:noProof/>
              <w:sz w:val="22"/>
              <w:szCs w:val="22"/>
            </w:rPr>
          </w:pPr>
          <w:ins w:id="110"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"_Toc55897136"</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4.1</w:t>
            </w:r>
            <w:r>
              <w:rPr>
                <w:rFonts w:asciiTheme="minorHAnsi" w:eastAsiaTheme="minorEastAsia" w:hAnsiTheme="minorHAnsi" w:cstheme="minorBidi"/>
                <w:noProof/>
                <w:sz w:val="22"/>
                <w:szCs w:val="22"/>
              </w:rPr>
              <w:tab/>
            </w:r>
            <w:r w:rsidRPr="0097115D">
              <w:rPr>
                <w:rStyle w:val="Hyperlink"/>
                <w:rFonts w:cs="Arial"/>
                <w:noProof/>
              </w:rPr>
              <w:t>Definição dos genes e cromossomo do problema</w:t>
            </w:r>
            <w:r>
              <w:rPr>
                <w:noProof/>
                <w:webHidden/>
              </w:rPr>
              <w:tab/>
            </w:r>
            <w:r>
              <w:rPr>
                <w:noProof/>
                <w:webHidden/>
              </w:rPr>
              <w:fldChar w:fldCharType="begin"/>
            </w:r>
            <w:r>
              <w:rPr>
                <w:noProof/>
                <w:webHidden/>
              </w:rPr>
              <w:instrText xml:space="preserve"> PAGEREF _Toc55897136 \h </w:instrText>
            </w:r>
          </w:ins>
          <w:r>
            <w:rPr>
              <w:noProof/>
              <w:webHidden/>
            </w:rPr>
          </w:r>
          <w:r>
            <w:rPr>
              <w:noProof/>
              <w:webHidden/>
            </w:rPr>
            <w:fldChar w:fldCharType="separate"/>
          </w:r>
          <w:ins w:id="111" w:author="Milene França" w:date="2020-11-10T10:38:00Z">
            <w:r>
              <w:rPr>
                <w:noProof/>
                <w:webHidden/>
              </w:rPr>
              <w:t>30</w:t>
            </w:r>
            <w:r>
              <w:rPr>
                <w:noProof/>
                <w:webHidden/>
              </w:rPr>
              <w:fldChar w:fldCharType="end"/>
            </w:r>
            <w:r w:rsidRPr="0097115D">
              <w:rPr>
                <w:rStyle w:val="Hyperlink"/>
                <w:noProof/>
              </w:rPr>
              <w:fldChar w:fldCharType="end"/>
            </w:r>
          </w:ins>
        </w:p>
        <w:p w14:paraId="17DB5170" w14:textId="361A174D" w:rsidR="00FE2072" w:rsidRDefault="00FE2072">
          <w:pPr>
            <w:pStyle w:val="Sumrio2"/>
            <w:tabs>
              <w:tab w:val="left" w:pos="660"/>
              <w:tab w:val="right" w:leader="dot" w:pos="9061"/>
            </w:tabs>
            <w:rPr>
              <w:ins w:id="112" w:author="Milene França" w:date="2020-11-10T10:38:00Z"/>
              <w:rFonts w:asciiTheme="minorHAnsi" w:eastAsiaTheme="minorEastAsia" w:hAnsiTheme="minorHAnsi" w:cstheme="minorBidi"/>
              <w:noProof/>
              <w:sz w:val="22"/>
              <w:szCs w:val="22"/>
            </w:rPr>
          </w:pPr>
          <w:ins w:id="113"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"_Toc55897137"</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4.2</w:t>
            </w:r>
            <w:r>
              <w:rPr>
                <w:rFonts w:asciiTheme="minorHAnsi" w:eastAsiaTheme="minorEastAsia" w:hAnsiTheme="minorHAnsi" w:cstheme="minorBidi"/>
                <w:noProof/>
                <w:sz w:val="22"/>
                <w:szCs w:val="22"/>
              </w:rPr>
              <w:tab/>
            </w:r>
            <w:r w:rsidRPr="0097115D">
              <w:rPr>
                <w:rStyle w:val="Hyperlink"/>
                <w:rFonts w:cs="Arial"/>
                <w:noProof/>
              </w:rPr>
              <w:t>Embarcações a serem consideradas no problema</w:t>
            </w:r>
            <w:r>
              <w:rPr>
                <w:noProof/>
                <w:webHidden/>
              </w:rPr>
              <w:tab/>
            </w:r>
            <w:r>
              <w:rPr>
                <w:noProof/>
                <w:webHidden/>
              </w:rPr>
              <w:fldChar w:fldCharType="begin"/>
            </w:r>
            <w:r>
              <w:rPr>
                <w:noProof/>
                <w:webHidden/>
              </w:rPr>
              <w:instrText xml:space="preserve"> PAGEREF _Toc55897137 \h </w:instrText>
            </w:r>
          </w:ins>
          <w:r>
            <w:rPr>
              <w:noProof/>
              <w:webHidden/>
            </w:rPr>
          </w:r>
          <w:r>
            <w:rPr>
              <w:noProof/>
              <w:webHidden/>
            </w:rPr>
            <w:fldChar w:fldCharType="separate"/>
          </w:r>
          <w:ins w:id="114" w:author="Milene França" w:date="2020-11-10T10:38:00Z">
            <w:r>
              <w:rPr>
                <w:noProof/>
                <w:webHidden/>
              </w:rPr>
              <w:t>31</w:t>
            </w:r>
            <w:r>
              <w:rPr>
                <w:noProof/>
                <w:webHidden/>
              </w:rPr>
              <w:fldChar w:fldCharType="end"/>
            </w:r>
            <w:r w:rsidRPr="0097115D">
              <w:rPr>
                <w:rStyle w:val="Hyperlink"/>
                <w:noProof/>
              </w:rPr>
              <w:fldChar w:fldCharType="end"/>
            </w:r>
          </w:ins>
        </w:p>
        <w:p w14:paraId="53CFEE2F" w14:textId="72BA244A" w:rsidR="00FE2072" w:rsidRDefault="00FE2072">
          <w:pPr>
            <w:pStyle w:val="Sumrio2"/>
            <w:tabs>
              <w:tab w:val="left" w:pos="660"/>
              <w:tab w:val="right" w:leader="dot" w:pos="9061"/>
            </w:tabs>
            <w:rPr>
              <w:ins w:id="115" w:author="Milene França" w:date="2020-11-10T10:38:00Z"/>
              <w:rFonts w:asciiTheme="minorHAnsi" w:eastAsiaTheme="minorEastAsia" w:hAnsiTheme="minorHAnsi" w:cstheme="minorBidi"/>
              <w:noProof/>
              <w:sz w:val="22"/>
              <w:szCs w:val="22"/>
            </w:rPr>
          </w:pPr>
          <w:ins w:id="116"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"_Toc55897138"</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4.3</w:t>
            </w:r>
            <w:r>
              <w:rPr>
                <w:rFonts w:asciiTheme="minorHAnsi" w:eastAsiaTheme="minorEastAsia" w:hAnsiTheme="minorHAnsi" w:cstheme="minorBidi"/>
                <w:noProof/>
                <w:sz w:val="22"/>
                <w:szCs w:val="22"/>
              </w:rPr>
              <w:tab/>
            </w:r>
            <w:r w:rsidRPr="0097115D">
              <w:rPr>
                <w:rStyle w:val="Hyperlink"/>
                <w:rFonts w:cs="Arial"/>
                <w:noProof/>
              </w:rPr>
              <w:t>Detalhamento das alternativas</w:t>
            </w:r>
            <w:r>
              <w:rPr>
                <w:noProof/>
                <w:webHidden/>
              </w:rPr>
              <w:tab/>
            </w:r>
            <w:r>
              <w:rPr>
                <w:noProof/>
                <w:webHidden/>
              </w:rPr>
              <w:fldChar w:fldCharType="begin"/>
            </w:r>
            <w:r>
              <w:rPr>
                <w:noProof/>
                <w:webHidden/>
              </w:rPr>
              <w:instrText xml:space="preserve"> PAGEREF _Toc55897138 \h </w:instrText>
            </w:r>
          </w:ins>
          <w:r>
            <w:rPr>
              <w:noProof/>
              <w:webHidden/>
            </w:rPr>
          </w:r>
          <w:r>
            <w:rPr>
              <w:noProof/>
              <w:webHidden/>
            </w:rPr>
            <w:fldChar w:fldCharType="separate"/>
          </w:r>
          <w:ins w:id="117" w:author="Milene França" w:date="2020-11-10T10:38:00Z">
            <w:r>
              <w:rPr>
                <w:noProof/>
                <w:webHidden/>
              </w:rPr>
              <w:t>32</w:t>
            </w:r>
            <w:r>
              <w:rPr>
                <w:noProof/>
                <w:webHidden/>
              </w:rPr>
              <w:fldChar w:fldCharType="end"/>
            </w:r>
            <w:r w:rsidRPr="0097115D">
              <w:rPr>
                <w:rStyle w:val="Hyperlink"/>
                <w:noProof/>
              </w:rPr>
              <w:fldChar w:fldCharType="end"/>
            </w:r>
          </w:ins>
        </w:p>
        <w:p w14:paraId="6AF15943" w14:textId="63EB27FA" w:rsidR="00FE2072" w:rsidRDefault="00FE2072">
          <w:pPr>
            <w:pStyle w:val="Sumrio2"/>
            <w:tabs>
              <w:tab w:val="left" w:pos="660"/>
              <w:tab w:val="right" w:leader="dot" w:pos="9061"/>
            </w:tabs>
            <w:rPr>
              <w:ins w:id="118" w:author="Milene França" w:date="2020-11-10T10:38:00Z"/>
              <w:rFonts w:asciiTheme="minorHAnsi" w:eastAsiaTheme="minorEastAsia" w:hAnsiTheme="minorHAnsi" w:cstheme="minorBidi"/>
              <w:noProof/>
              <w:sz w:val="22"/>
              <w:szCs w:val="22"/>
            </w:rPr>
          </w:pPr>
          <w:ins w:id="119"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"_Toc55897139"</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4.4</w:t>
            </w:r>
            <w:r>
              <w:rPr>
                <w:rFonts w:asciiTheme="minorHAnsi" w:eastAsiaTheme="minorEastAsia" w:hAnsiTheme="minorHAnsi" w:cstheme="minorBidi"/>
                <w:noProof/>
                <w:sz w:val="22"/>
                <w:szCs w:val="22"/>
              </w:rPr>
              <w:tab/>
            </w:r>
            <w:r w:rsidRPr="0097115D">
              <w:rPr>
                <w:rStyle w:val="Hyperlink"/>
                <w:rFonts w:cs="Arial"/>
                <w:noProof/>
              </w:rPr>
              <w:t>Função Objetivo</w:t>
            </w:r>
            <w:r>
              <w:rPr>
                <w:noProof/>
                <w:webHidden/>
              </w:rPr>
              <w:tab/>
            </w:r>
            <w:r>
              <w:rPr>
                <w:noProof/>
                <w:webHidden/>
              </w:rPr>
              <w:fldChar w:fldCharType="begin"/>
            </w:r>
            <w:r>
              <w:rPr>
                <w:noProof/>
                <w:webHidden/>
              </w:rPr>
              <w:instrText xml:space="preserve"> PAGEREF _Toc55897139 \h </w:instrText>
            </w:r>
          </w:ins>
          <w:r>
            <w:rPr>
              <w:noProof/>
              <w:webHidden/>
            </w:rPr>
          </w:r>
          <w:r>
            <w:rPr>
              <w:noProof/>
              <w:webHidden/>
            </w:rPr>
            <w:fldChar w:fldCharType="separate"/>
          </w:r>
          <w:ins w:id="120" w:author="Milene França" w:date="2020-11-10T10:38:00Z">
            <w:r>
              <w:rPr>
                <w:noProof/>
                <w:webHidden/>
              </w:rPr>
              <w:t>32</w:t>
            </w:r>
            <w:r>
              <w:rPr>
                <w:noProof/>
                <w:webHidden/>
              </w:rPr>
              <w:fldChar w:fldCharType="end"/>
            </w:r>
            <w:r w:rsidRPr="0097115D">
              <w:rPr>
                <w:rStyle w:val="Hyperlink"/>
                <w:noProof/>
              </w:rPr>
              <w:fldChar w:fldCharType="end"/>
            </w:r>
          </w:ins>
        </w:p>
        <w:p w14:paraId="47FA5786" w14:textId="36CDE6AD" w:rsidR="00FE2072" w:rsidRDefault="00FE2072">
          <w:pPr>
            <w:pStyle w:val="Sumrio1"/>
            <w:tabs>
              <w:tab w:val="left" w:pos="660"/>
            </w:tabs>
            <w:rPr>
              <w:ins w:id="121" w:author="Milene França" w:date="2020-11-10T10:38:00Z"/>
              <w:rFonts w:asciiTheme="minorHAnsi" w:eastAsiaTheme="minorEastAsia" w:hAnsiTheme="minorHAnsi" w:cstheme="minorBidi"/>
              <w:noProof/>
              <w:sz w:val="22"/>
              <w:szCs w:val="22"/>
            </w:rPr>
          </w:pPr>
          <w:ins w:id="122"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"_Toc55897140"</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5.</w:t>
            </w:r>
            <w:r>
              <w:rPr>
                <w:rFonts w:asciiTheme="minorHAnsi" w:eastAsiaTheme="minorEastAsia" w:hAnsiTheme="minorHAnsi" w:cstheme="minorBidi"/>
                <w:noProof/>
                <w:sz w:val="22"/>
                <w:szCs w:val="22"/>
              </w:rPr>
              <w:tab/>
            </w:r>
            <w:r w:rsidRPr="0097115D">
              <w:rPr>
                <w:rStyle w:val="Hyperlink"/>
                <w:rFonts w:cs="Arial"/>
                <w:noProof/>
              </w:rPr>
              <w:t>RESULTADOS</w:t>
            </w:r>
            <w:r>
              <w:rPr>
                <w:noProof/>
                <w:webHidden/>
              </w:rPr>
              <w:tab/>
            </w:r>
            <w:r>
              <w:rPr>
                <w:noProof/>
                <w:webHidden/>
              </w:rPr>
              <w:fldChar w:fldCharType="begin"/>
            </w:r>
            <w:r>
              <w:rPr>
                <w:noProof/>
                <w:webHidden/>
              </w:rPr>
              <w:instrText xml:space="preserve"> PAGEREF _Toc55897140 \h </w:instrText>
            </w:r>
          </w:ins>
          <w:r>
            <w:rPr>
              <w:noProof/>
              <w:webHidden/>
            </w:rPr>
          </w:r>
          <w:r>
            <w:rPr>
              <w:noProof/>
              <w:webHidden/>
            </w:rPr>
            <w:fldChar w:fldCharType="separate"/>
          </w:r>
          <w:ins w:id="123" w:author="Milene França" w:date="2020-11-10T10:38:00Z">
            <w:r>
              <w:rPr>
                <w:noProof/>
                <w:webHidden/>
              </w:rPr>
              <w:t>35</w:t>
            </w:r>
            <w:r>
              <w:rPr>
                <w:noProof/>
                <w:webHidden/>
              </w:rPr>
              <w:fldChar w:fldCharType="end"/>
            </w:r>
            <w:r w:rsidRPr="0097115D">
              <w:rPr>
                <w:rStyle w:val="Hyperlink"/>
                <w:noProof/>
              </w:rPr>
              <w:fldChar w:fldCharType="end"/>
            </w:r>
          </w:ins>
        </w:p>
        <w:p w14:paraId="69FC9701" w14:textId="2FCC9F5F" w:rsidR="00FE2072" w:rsidRDefault="00FE2072">
          <w:pPr>
            <w:pStyle w:val="Sumrio2"/>
            <w:tabs>
              <w:tab w:val="left" w:pos="660"/>
              <w:tab w:val="right" w:leader="dot" w:pos="9061"/>
            </w:tabs>
            <w:rPr>
              <w:ins w:id="124" w:author="Milene França" w:date="2020-11-10T10:38:00Z"/>
              <w:rFonts w:asciiTheme="minorHAnsi" w:eastAsiaTheme="minorEastAsia" w:hAnsiTheme="minorHAnsi" w:cstheme="minorBidi"/>
              <w:noProof/>
              <w:sz w:val="22"/>
              <w:szCs w:val="22"/>
            </w:rPr>
          </w:pPr>
          <w:ins w:id="125"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"_Toc55897141"</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5.1</w:t>
            </w:r>
            <w:r>
              <w:rPr>
                <w:rFonts w:asciiTheme="minorHAnsi" w:eastAsiaTheme="minorEastAsia" w:hAnsiTheme="minorHAnsi" w:cstheme="minorBidi"/>
                <w:noProof/>
                <w:sz w:val="22"/>
                <w:szCs w:val="22"/>
              </w:rPr>
              <w:tab/>
            </w:r>
            <w:r w:rsidRPr="0097115D">
              <w:rPr>
                <w:rStyle w:val="Hyperlink"/>
                <w:rFonts w:cs="Arial"/>
                <w:noProof/>
              </w:rPr>
              <w:t xml:space="preserve">Estudo de Caso </w:t>
            </w:r>
            <w:r w:rsidRPr="0097115D">
              <w:rPr>
                <w:rStyle w:val="Hyperlink"/>
                <w:rFonts w:cs="Arial"/>
                <w:i/>
                <w:iCs/>
                <w:noProof/>
              </w:rPr>
              <w:t xml:space="preserve">Pull </w:t>
            </w:r>
            <w:r w:rsidRPr="0097115D">
              <w:rPr>
                <w:rStyle w:val="Hyperlink"/>
                <w:rFonts w:cs="Arial"/>
                <w:noProof/>
              </w:rPr>
              <w:t>Out dos Risers da UEP-1</w:t>
            </w:r>
            <w:r>
              <w:rPr>
                <w:noProof/>
                <w:webHidden/>
              </w:rPr>
              <w:tab/>
            </w:r>
            <w:r>
              <w:rPr>
                <w:noProof/>
                <w:webHidden/>
              </w:rPr>
              <w:fldChar w:fldCharType="begin"/>
            </w:r>
            <w:r>
              <w:rPr>
                <w:noProof/>
                <w:webHidden/>
              </w:rPr>
              <w:instrText xml:space="preserve"> PAGEREF _Toc55897141 \h </w:instrText>
            </w:r>
          </w:ins>
          <w:r>
            <w:rPr>
              <w:noProof/>
              <w:webHidden/>
            </w:rPr>
          </w:r>
          <w:r>
            <w:rPr>
              <w:noProof/>
              <w:webHidden/>
            </w:rPr>
            <w:fldChar w:fldCharType="separate"/>
          </w:r>
          <w:ins w:id="126" w:author="Milene França" w:date="2020-11-10T10:38:00Z">
            <w:r>
              <w:rPr>
                <w:noProof/>
                <w:webHidden/>
              </w:rPr>
              <w:t>35</w:t>
            </w:r>
            <w:r>
              <w:rPr>
                <w:noProof/>
                <w:webHidden/>
              </w:rPr>
              <w:fldChar w:fldCharType="end"/>
            </w:r>
            <w:r w:rsidRPr="0097115D">
              <w:rPr>
                <w:rStyle w:val="Hyperlink"/>
                <w:noProof/>
              </w:rPr>
              <w:fldChar w:fldCharType="end"/>
            </w:r>
          </w:ins>
        </w:p>
        <w:p w14:paraId="1A39EDB6" w14:textId="1F3C93FC" w:rsidR="00FE2072" w:rsidRDefault="00FE2072">
          <w:pPr>
            <w:pStyle w:val="Sumrio3"/>
            <w:tabs>
              <w:tab w:val="left" w:pos="960"/>
              <w:tab w:val="right" w:leader="dot" w:pos="9061"/>
            </w:tabs>
            <w:rPr>
              <w:ins w:id="127" w:author="Milene França" w:date="2020-11-10T10:38:00Z"/>
              <w:rFonts w:asciiTheme="minorHAnsi" w:eastAsiaTheme="minorEastAsia" w:hAnsiTheme="minorHAnsi" w:cstheme="minorBidi"/>
              <w:noProof/>
              <w:sz w:val="22"/>
              <w:szCs w:val="22"/>
            </w:rPr>
          </w:pPr>
          <w:ins w:id="128"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"_Toc55897142"</w:instrText>
            </w:r>
            <w:r w:rsidRPr="0097115D">
              <w:rPr>
                <w:rStyle w:val="Hyperlink"/>
                <w:noProof/>
              </w:rPr>
              <w:instrText xml:space="preserve"> </w:instrText>
            </w:r>
            <w:r w:rsidRPr="0097115D">
              <w:rPr>
                <w:rStyle w:val="Hyperlink"/>
                <w:noProof/>
              </w:rPr>
              <w:fldChar w:fldCharType="separate"/>
            </w:r>
            <w:r w:rsidRPr="0097115D">
              <w:rPr>
                <w:rStyle w:val="Hyperlink"/>
                <w:noProof/>
              </w:rPr>
              <w:t>5.1.1</w:t>
            </w:r>
            <w:r>
              <w:rPr>
                <w:rFonts w:asciiTheme="minorHAnsi" w:eastAsiaTheme="minorEastAsia" w:hAnsiTheme="minorHAnsi" w:cstheme="minorBidi"/>
                <w:noProof/>
                <w:sz w:val="22"/>
                <w:szCs w:val="22"/>
              </w:rPr>
              <w:tab/>
            </w:r>
            <w:r w:rsidRPr="0097115D">
              <w:rPr>
                <w:rStyle w:val="Hyperlink"/>
                <w:noProof/>
              </w:rPr>
              <w:t xml:space="preserve">Alternativas de </w:t>
            </w:r>
            <w:r w:rsidRPr="0097115D">
              <w:rPr>
                <w:rStyle w:val="Hyperlink"/>
                <w:i/>
                <w:iCs/>
                <w:noProof/>
              </w:rPr>
              <w:t>Pull Out</w:t>
            </w:r>
            <w:r w:rsidRPr="0097115D">
              <w:rPr>
                <w:rStyle w:val="Hyperlink"/>
                <w:noProof/>
              </w:rPr>
              <w:t xml:space="preserve"> de risers da UEP-1</w:t>
            </w:r>
            <w:r>
              <w:rPr>
                <w:noProof/>
                <w:webHidden/>
              </w:rPr>
              <w:tab/>
            </w:r>
            <w:r>
              <w:rPr>
                <w:noProof/>
                <w:webHidden/>
              </w:rPr>
              <w:fldChar w:fldCharType="begin"/>
            </w:r>
            <w:r>
              <w:rPr>
                <w:noProof/>
                <w:webHidden/>
              </w:rPr>
              <w:instrText xml:space="preserve"> PAGEREF _Toc55897142 \h </w:instrText>
            </w:r>
          </w:ins>
          <w:r>
            <w:rPr>
              <w:noProof/>
              <w:webHidden/>
            </w:rPr>
          </w:r>
          <w:r>
            <w:rPr>
              <w:noProof/>
              <w:webHidden/>
            </w:rPr>
            <w:fldChar w:fldCharType="separate"/>
          </w:r>
          <w:ins w:id="129" w:author="Milene França" w:date="2020-11-10T10:38:00Z">
            <w:r>
              <w:rPr>
                <w:noProof/>
                <w:webHidden/>
              </w:rPr>
              <w:t>35</w:t>
            </w:r>
            <w:r>
              <w:rPr>
                <w:noProof/>
                <w:webHidden/>
              </w:rPr>
              <w:fldChar w:fldCharType="end"/>
            </w:r>
            <w:r w:rsidRPr="0097115D">
              <w:rPr>
                <w:rStyle w:val="Hyperlink"/>
                <w:noProof/>
              </w:rPr>
              <w:fldChar w:fldCharType="end"/>
            </w:r>
          </w:ins>
        </w:p>
        <w:p w14:paraId="3B612B9F" w14:textId="435A0CFD" w:rsidR="00FE2072" w:rsidRDefault="00FE2072">
          <w:pPr>
            <w:pStyle w:val="Sumrio3"/>
            <w:tabs>
              <w:tab w:val="left" w:pos="960"/>
              <w:tab w:val="right" w:leader="dot" w:pos="9061"/>
            </w:tabs>
            <w:rPr>
              <w:ins w:id="130" w:author="Milene França" w:date="2020-11-10T10:38:00Z"/>
              <w:rFonts w:asciiTheme="minorHAnsi" w:eastAsiaTheme="minorEastAsia" w:hAnsiTheme="minorHAnsi" w:cstheme="minorBidi"/>
              <w:noProof/>
              <w:sz w:val="22"/>
              <w:szCs w:val="22"/>
            </w:rPr>
          </w:pPr>
          <w:ins w:id="131"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"_Toc55897143"</w:instrText>
            </w:r>
            <w:r w:rsidRPr="0097115D">
              <w:rPr>
                <w:rStyle w:val="Hyperlink"/>
                <w:noProof/>
              </w:rPr>
              <w:instrText xml:space="preserve"> </w:instrText>
            </w:r>
            <w:r w:rsidRPr="0097115D">
              <w:rPr>
                <w:rStyle w:val="Hyperlink"/>
                <w:noProof/>
              </w:rPr>
              <w:fldChar w:fldCharType="separate"/>
            </w:r>
            <w:r w:rsidRPr="0097115D">
              <w:rPr>
                <w:rStyle w:val="Hyperlink"/>
                <w:noProof/>
              </w:rPr>
              <w:t>5.1.2</w:t>
            </w:r>
            <w:r>
              <w:rPr>
                <w:rFonts w:asciiTheme="minorHAnsi" w:eastAsiaTheme="minorEastAsia" w:hAnsiTheme="minorHAnsi" w:cstheme="minorBidi"/>
                <w:noProof/>
                <w:sz w:val="22"/>
                <w:szCs w:val="22"/>
              </w:rPr>
              <w:tab/>
            </w:r>
            <w:r w:rsidRPr="0097115D">
              <w:rPr>
                <w:rStyle w:val="Hyperlink"/>
                <w:noProof/>
              </w:rPr>
              <w:t>Características dos Risers da UEP-1</w:t>
            </w:r>
            <w:r>
              <w:rPr>
                <w:noProof/>
                <w:webHidden/>
              </w:rPr>
              <w:tab/>
            </w:r>
            <w:r>
              <w:rPr>
                <w:noProof/>
                <w:webHidden/>
              </w:rPr>
              <w:fldChar w:fldCharType="begin"/>
            </w:r>
            <w:r>
              <w:rPr>
                <w:noProof/>
                <w:webHidden/>
              </w:rPr>
              <w:instrText xml:space="preserve"> PAGEREF _Toc55897143 \h </w:instrText>
            </w:r>
          </w:ins>
          <w:r>
            <w:rPr>
              <w:noProof/>
              <w:webHidden/>
            </w:rPr>
          </w:r>
          <w:r>
            <w:rPr>
              <w:noProof/>
              <w:webHidden/>
            </w:rPr>
            <w:fldChar w:fldCharType="separate"/>
          </w:r>
          <w:ins w:id="132" w:author="Milene França" w:date="2020-11-10T10:38:00Z">
            <w:r>
              <w:rPr>
                <w:noProof/>
                <w:webHidden/>
              </w:rPr>
              <w:t>36</w:t>
            </w:r>
            <w:r>
              <w:rPr>
                <w:noProof/>
                <w:webHidden/>
              </w:rPr>
              <w:fldChar w:fldCharType="end"/>
            </w:r>
            <w:r w:rsidRPr="0097115D">
              <w:rPr>
                <w:rStyle w:val="Hyperlink"/>
                <w:noProof/>
              </w:rPr>
              <w:fldChar w:fldCharType="end"/>
            </w:r>
          </w:ins>
        </w:p>
        <w:p w14:paraId="19D337B3" w14:textId="08854D4B" w:rsidR="00FE2072" w:rsidRDefault="00FE2072">
          <w:pPr>
            <w:pStyle w:val="Sumrio3"/>
            <w:tabs>
              <w:tab w:val="left" w:pos="960"/>
              <w:tab w:val="right" w:leader="dot" w:pos="9061"/>
            </w:tabs>
            <w:rPr>
              <w:ins w:id="133" w:author="Milene França" w:date="2020-11-10T10:38:00Z"/>
              <w:rFonts w:asciiTheme="minorHAnsi" w:eastAsiaTheme="minorEastAsia" w:hAnsiTheme="minorHAnsi" w:cstheme="minorBidi"/>
              <w:noProof/>
              <w:sz w:val="22"/>
              <w:szCs w:val="22"/>
            </w:rPr>
          </w:pPr>
          <w:ins w:id="134"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"_Toc55897144"</w:instrText>
            </w:r>
            <w:r w:rsidRPr="0097115D">
              <w:rPr>
                <w:rStyle w:val="Hyperlink"/>
                <w:noProof/>
              </w:rPr>
              <w:instrText xml:space="preserve"> </w:instrText>
            </w:r>
            <w:r w:rsidRPr="0097115D">
              <w:rPr>
                <w:rStyle w:val="Hyperlink"/>
                <w:noProof/>
              </w:rPr>
              <w:fldChar w:fldCharType="separate"/>
            </w:r>
            <w:r w:rsidRPr="0097115D">
              <w:rPr>
                <w:rStyle w:val="Hyperlink"/>
                <w:noProof/>
              </w:rPr>
              <w:t>5.1.3</w:t>
            </w:r>
            <w:r>
              <w:rPr>
                <w:rFonts w:asciiTheme="minorHAnsi" w:eastAsiaTheme="minorEastAsia" w:hAnsiTheme="minorHAnsi" w:cstheme="minorBidi"/>
                <w:noProof/>
                <w:sz w:val="22"/>
                <w:szCs w:val="22"/>
              </w:rPr>
              <w:tab/>
            </w:r>
            <w:r w:rsidRPr="0097115D">
              <w:rPr>
                <w:rStyle w:val="Hyperlink"/>
                <w:noProof/>
              </w:rPr>
              <w:t>Restrições</w:t>
            </w:r>
            <w:r>
              <w:rPr>
                <w:noProof/>
                <w:webHidden/>
              </w:rPr>
              <w:tab/>
            </w:r>
            <w:r>
              <w:rPr>
                <w:noProof/>
                <w:webHidden/>
              </w:rPr>
              <w:fldChar w:fldCharType="begin"/>
            </w:r>
            <w:r>
              <w:rPr>
                <w:noProof/>
                <w:webHidden/>
              </w:rPr>
              <w:instrText xml:space="preserve"> PAGEREF _Toc55897144 \h </w:instrText>
            </w:r>
          </w:ins>
          <w:r>
            <w:rPr>
              <w:noProof/>
              <w:webHidden/>
            </w:rPr>
          </w:r>
          <w:r>
            <w:rPr>
              <w:noProof/>
              <w:webHidden/>
            </w:rPr>
            <w:fldChar w:fldCharType="separate"/>
          </w:r>
          <w:ins w:id="135" w:author="Milene França" w:date="2020-11-10T10:38:00Z">
            <w:r>
              <w:rPr>
                <w:noProof/>
                <w:webHidden/>
              </w:rPr>
              <w:t>37</w:t>
            </w:r>
            <w:r>
              <w:rPr>
                <w:noProof/>
                <w:webHidden/>
              </w:rPr>
              <w:fldChar w:fldCharType="end"/>
            </w:r>
            <w:r w:rsidRPr="0097115D">
              <w:rPr>
                <w:rStyle w:val="Hyperlink"/>
                <w:noProof/>
              </w:rPr>
              <w:fldChar w:fldCharType="end"/>
            </w:r>
          </w:ins>
        </w:p>
        <w:p w14:paraId="570C85B3" w14:textId="735AF323" w:rsidR="00FE2072" w:rsidRDefault="00FE2072">
          <w:pPr>
            <w:pStyle w:val="Sumrio3"/>
            <w:tabs>
              <w:tab w:val="left" w:pos="960"/>
              <w:tab w:val="right" w:leader="dot" w:pos="9061"/>
            </w:tabs>
            <w:rPr>
              <w:ins w:id="136" w:author="Milene França" w:date="2020-11-10T10:38:00Z"/>
              <w:rFonts w:asciiTheme="minorHAnsi" w:eastAsiaTheme="minorEastAsia" w:hAnsiTheme="minorHAnsi" w:cstheme="minorBidi"/>
              <w:noProof/>
              <w:sz w:val="22"/>
              <w:szCs w:val="22"/>
            </w:rPr>
          </w:pPr>
          <w:ins w:id="137"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"_Toc55897145"</w:instrText>
            </w:r>
            <w:r w:rsidRPr="0097115D">
              <w:rPr>
                <w:rStyle w:val="Hyperlink"/>
                <w:noProof/>
              </w:rPr>
              <w:instrText xml:space="preserve"> </w:instrText>
            </w:r>
            <w:r w:rsidRPr="0097115D">
              <w:rPr>
                <w:rStyle w:val="Hyperlink"/>
                <w:noProof/>
              </w:rPr>
              <w:fldChar w:fldCharType="separate"/>
            </w:r>
            <w:r w:rsidRPr="0097115D">
              <w:rPr>
                <w:rStyle w:val="Hyperlink"/>
                <w:noProof/>
              </w:rPr>
              <w:t>5.1.4</w:t>
            </w:r>
            <w:r>
              <w:rPr>
                <w:rFonts w:asciiTheme="minorHAnsi" w:eastAsiaTheme="minorEastAsia" w:hAnsiTheme="minorHAnsi" w:cstheme="minorBidi"/>
                <w:noProof/>
                <w:sz w:val="22"/>
                <w:szCs w:val="22"/>
              </w:rPr>
              <w:tab/>
            </w:r>
            <w:r w:rsidRPr="0097115D">
              <w:rPr>
                <w:rStyle w:val="Hyperlink"/>
                <w:noProof/>
              </w:rPr>
              <w:t>Definição da Função Objetivo</w:t>
            </w:r>
            <w:r>
              <w:rPr>
                <w:noProof/>
                <w:webHidden/>
              </w:rPr>
              <w:tab/>
            </w:r>
            <w:r>
              <w:rPr>
                <w:noProof/>
                <w:webHidden/>
              </w:rPr>
              <w:fldChar w:fldCharType="begin"/>
            </w:r>
            <w:r>
              <w:rPr>
                <w:noProof/>
                <w:webHidden/>
              </w:rPr>
              <w:instrText xml:space="preserve"> PAGEREF _Toc55897145 \h </w:instrText>
            </w:r>
          </w:ins>
          <w:r>
            <w:rPr>
              <w:noProof/>
              <w:webHidden/>
            </w:rPr>
          </w:r>
          <w:r>
            <w:rPr>
              <w:noProof/>
              <w:webHidden/>
            </w:rPr>
            <w:fldChar w:fldCharType="separate"/>
          </w:r>
          <w:ins w:id="138" w:author="Milene França" w:date="2020-11-10T10:38:00Z">
            <w:r>
              <w:rPr>
                <w:noProof/>
                <w:webHidden/>
              </w:rPr>
              <w:t>37</w:t>
            </w:r>
            <w:r>
              <w:rPr>
                <w:noProof/>
                <w:webHidden/>
              </w:rPr>
              <w:fldChar w:fldCharType="end"/>
            </w:r>
            <w:r w:rsidRPr="0097115D">
              <w:rPr>
                <w:rStyle w:val="Hyperlink"/>
                <w:noProof/>
              </w:rPr>
              <w:fldChar w:fldCharType="end"/>
            </w:r>
          </w:ins>
        </w:p>
        <w:p w14:paraId="1671FC4C" w14:textId="4DC421EE" w:rsidR="00FE2072" w:rsidRDefault="00FE2072">
          <w:pPr>
            <w:pStyle w:val="Sumrio3"/>
            <w:tabs>
              <w:tab w:val="left" w:pos="960"/>
              <w:tab w:val="right" w:leader="dot" w:pos="9061"/>
            </w:tabs>
            <w:rPr>
              <w:ins w:id="139" w:author="Milene França" w:date="2020-11-10T10:38:00Z"/>
              <w:rFonts w:asciiTheme="minorHAnsi" w:eastAsiaTheme="minorEastAsia" w:hAnsiTheme="minorHAnsi" w:cstheme="minorBidi"/>
              <w:noProof/>
              <w:sz w:val="22"/>
              <w:szCs w:val="22"/>
            </w:rPr>
          </w:pPr>
          <w:ins w:id="140" w:author="Milene França" w:date="2020-11-10T10:38:00Z">
            <w:r w:rsidRPr="0097115D">
              <w:rPr>
                <w:rStyle w:val="Hyperlink"/>
                <w:noProof/>
              </w:rPr>
              <w:lastRenderedPageBreak/>
              <w:fldChar w:fldCharType="begin"/>
            </w:r>
            <w:r w:rsidRPr="0097115D">
              <w:rPr>
                <w:rStyle w:val="Hyperlink"/>
                <w:noProof/>
              </w:rPr>
              <w:instrText xml:space="preserve"> </w:instrText>
            </w:r>
            <w:r>
              <w:rPr>
                <w:noProof/>
              </w:rPr>
              <w:instrText>HYPERLINK \l "_Toc55897146"</w:instrText>
            </w:r>
            <w:r w:rsidRPr="0097115D">
              <w:rPr>
                <w:rStyle w:val="Hyperlink"/>
                <w:noProof/>
              </w:rPr>
              <w:instrText xml:space="preserve"> </w:instrText>
            </w:r>
            <w:r w:rsidRPr="0097115D">
              <w:rPr>
                <w:rStyle w:val="Hyperlink"/>
                <w:noProof/>
              </w:rPr>
              <w:fldChar w:fldCharType="separate"/>
            </w:r>
            <w:r w:rsidRPr="0097115D">
              <w:rPr>
                <w:rStyle w:val="Hyperlink"/>
                <w:noProof/>
              </w:rPr>
              <w:t>5.1.5</w:t>
            </w:r>
            <w:r>
              <w:rPr>
                <w:rFonts w:asciiTheme="minorHAnsi" w:eastAsiaTheme="minorEastAsia" w:hAnsiTheme="minorHAnsi" w:cstheme="minorBidi"/>
                <w:noProof/>
                <w:sz w:val="22"/>
                <w:szCs w:val="22"/>
              </w:rPr>
              <w:tab/>
            </w:r>
            <w:r w:rsidRPr="0097115D">
              <w:rPr>
                <w:rStyle w:val="Hyperlink"/>
                <w:noProof/>
              </w:rPr>
              <w:t>Resultados obtidos</w:t>
            </w:r>
            <w:r>
              <w:rPr>
                <w:noProof/>
                <w:webHidden/>
              </w:rPr>
              <w:tab/>
            </w:r>
            <w:r>
              <w:rPr>
                <w:noProof/>
                <w:webHidden/>
              </w:rPr>
              <w:fldChar w:fldCharType="begin"/>
            </w:r>
            <w:r>
              <w:rPr>
                <w:noProof/>
                <w:webHidden/>
              </w:rPr>
              <w:instrText xml:space="preserve"> PAGEREF _Toc55897146 \h </w:instrText>
            </w:r>
          </w:ins>
          <w:r>
            <w:rPr>
              <w:noProof/>
              <w:webHidden/>
            </w:rPr>
          </w:r>
          <w:r>
            <w:rPr>
              <w:noProof/>
              <w:webHidden/>
            </w:rPr>
            <w:fldChar w:fldCharType="separate"/>
          </w:r>
          <w:ins w:id="141" w:author="Milene França" w:date="2020-11-10T10:38:00Z">
            <w:r>
              <w:rPr>
                <w:noProof/>
                <w:webHidden/>
              </w:rPr>
              <w:t>37</w:t>
            </w:r>
            <w:r>
              <w:rPr>
                <w:noProof/>
                <w:webHidden/>
              </w:rPr>
              <w:fldChar w:fldCharType="end"/>
            </w:r>
            <w:r w:rsidRPr="0097115D">
              <w:rPr>
                <w:rStyle w:val="Hyperlink"/>
                <w:noProof/>
              </w:rPr>
              <w:fldChar w:fldCharType="end"/>
            </w:r>
          </w:ins>
        </w:p>
        <w:p w14:paraId="2DE8A20A" w14:textId="2F738501" w:rsidR="00FE2072" w:rsidRDefault="00FE2072">
          <w:pPr>
            <w:pStyle w:val="Sumrio2"/>
            <w:tabs>
              <w:tab w:val="left" w:pos="660"/>
              <w:tab w:val="right" w:leader="dot" w:pos="9061"/>
            </w:tabs>
            <w:rPr>
              <w:ins w:id="142" w:author="Milene França" w:date="2020-11-10T10:38:00Z"/>
              <w:rFonts w:asciiTheme="minorHAnsi" w:eastAsiaTheme="minorEastAsia" w:hAnsiTheme="minorHAnsi" w:cstheme="minorBidi"/>
              <w:noProof/>
              <w:sz w:val="22"/>
              <w:szCs w:val="22"/>
            </w:rPr>
          </w:pPr>
          <w:ins w:id="143"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"_Toc55897147"</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5.2</w:t>
            </w:r>
            <w:r>
              <w:rPr>
                <w:rFonts w:asciiTheme="minorHAnsi" w:eastAsiaTheme="minorEastAsia" w:hAnsiTheme="minorHAnsi" w:cstheme="minorBidi"/>
                <w:noProof/>
                <w:sz w:val="22"/>
                <w:szCs w:val="22"/>
              </w:rPr>
              <w:tab/>
            </w:r>
            <w:r w:rsidRPr="0097115D">
              <w:rPr>
                <w:rStyle w:val="Hyperlink"/>
                <w:rFonts w:cs="Arial"/>
                <w:noProof/>
              </w:rPr>
              <w:t xml:space="preserve">Estudo de Caso </w:t>
            </w:r>
            <w:r w:rsidRPr="0097115D">
              <w:rPr>
                <w:rStyle w:val="Hyperlink"/>
                <w:rFonts w:cs="Arial"/>
                <w:i/>
                <w:iCs/>
                <w:noProof/>
              </w:rPr>
              <w:t xml:space="preserve">Pull </w:t>
            </w:r>
            <w:r w:rsidRPr="0097115D">
              <w:rPr>
                <w:rStyle w:val="Hyperlink"/>
                <w:rFonts w:cs="Arial"/>
                <w:noProof/>
              </w:rPr>
              <w:t>Out dos Risers da UEP-2</w:t>
            </w:r>
            <w:r>
              <w:rPr>
                <w:noProof/>
                <w:webHidden/>
              </w:rPr>
              <w:tab/>
            </w:r>
            <w:r>
              <w:rPr>
                <w:noProof/>
                <w:webHidden/>
              </w:rPr>
              <w:fldChar w:fldCharType="begin"/>
            </w:r>
            <w:r>
              <w:rPr>
                <w:noProof/>
                <w:webHidden/>
              </w:rPr>
              <w:instrText xml:space="preserve"> PAGEREF _Toc55897147 \h </w:instrText>
            </w:r>
          </w:ins>
          <w:r>
            <w:rPr>
              <w:noProof/>
              <w:webHidden/>
            </w:rPr>
          </w:r>
          <w:r>
            <w:rPr>
              <w:noProof/>
              <w:webHidden/>
            </w:rPr>
            <w:fldChar w:fldCharType="separate"/>
          </w:r>
          <w:ins w:id="144" w:author="Milene França" w:date="2020-11-10T10:38:00Z">
            <w:r>
              <w:rPr>
                <w:noProof/>
                <w:webHidden/>
              </w:rPr>
              <w:t>40</w:t>
            </w:r>
            <w:r>
              <w:rPr>
                <w:noProof/>
                <w:webHidden/>
              </w:rPr>
              <w:fldChar w:fldCharType="end"/>
            </w:r>
            <w:r w:rsidRPr="0097115D">
              <w:rPr>
                <w:rStyle w:val="Hyperlink"/>
                <w:noProof/>
              </w:rPr>
              <w:fldChar w:fldCharType="end"/>
            </w:r>
          </w:ins>
        </w:p>
        <w:p w14:paraId="509D1679" w14:textId="6426B337" w:rsidR="00FE2072" w:rsidRDefault="00FE2072">
          <w:pPr>
            <w:pStyle w:val="Sumrio3"/>
            <w:tabs>
              <w:tab w:val="left" w:pos="960"/>
              <w:tab w:val="right" w:leader="dot" w:pos="9061"/>
            </w:tabs>
            <w:rPr>
              <w:ins w:id="145" w:author="Milene França" w:date="2020-11-10T10:38:00Z"/>
              <w:rFonts w:asciiTheme="minorHAnsi" w:eastAsiaTheme="minorEastAsia" w:hAnsiTheme="minorHAnsi" w:cstheme="minorBidi"/>
              <w:noProof/>
              <w:sz w:val="22"/>
              <w:szCs w:val="22"/>
            </w:rPr>
          </w:pPr>
          <w:ins w:id="146"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"_Toc55897148"</w:instrText>
            </w:r>
            <w:r w:rsidRPr="0097115D">
              <w:rPr>
                <w:rStyle w:val="Hyperlink"/>
                <w:noProof/>
              </w:rPr>
              <w:instrText xml:space="preserve"> </w:instrText>
            </w:r>
            <w:r w:rsidRPr="0097115D">
              <w:rPr>
                <w:rStyle w:val="Hyperlink"/>
                <w:noProof/>
              </w:rPr>
              <w:fldChar w:fldCharType="separate"/>
            </w:r>
            <w:r w:rsidRPr="0097115D">
              <w:rPr>
                <w:rStyle w:val="Hyperlink"/>
                <w:noProof/>
              </w:rPr>
              <w:t>5.2.1</w:t>
            </w:r>
            <w:r>
              <w:rPr>
                <w:rFonts w:asciiTheme="minorHAnsi" w:eastAsiaTheme="minorEastAsia" w:hAnsiTheme="minorHAnsi" w:cstheme="minorBidi"/>
                <w:noProof/>
                <w:sz w:val="22"/>
                <w:szCs w:val="22"/>
              </w:rPr>
              <w:tab/>
            </w:r>
            <w:r w:rsidRPr="0097115D">
              <w:rPr>
                <w:rStyle w:val="Hyperlink"/>
                <w:noProof/>
              </w:rPr>
              <w:t xml:space="preserve">Alternativas de </w:t>
            </w:r>
            <w:r w:rsidRPr="0097115D">
              <w:rPr>
                <w:rStyle w:val="Hyperlink"/>
                <w:i/>
                <w:iCs/>
                <w:noProof/>
              </w:rPr>
              <w:t>Pull Out</w:t>
            </w:r>
            <w:r w:rsidRPr="0097115D">
              <w:rPr>
                <w:rStyle w:val="Hyperlink"/>
                <w:noProof/>
              </w:rPr>
              <w:t xml:space="preserve"> de risers avaliadas</w:t>
            </w:r>
            <w:r>
              <w:rPr>
                <w:noProof/>
                <w:webHidden/>
              </w:rPr>
              <w:tab/>
            </w:r>
            <w:r>
              <w:rPr>
                <w:noProof/>
                <w:webHidden/>
              </w:rPr>
              <w:fldChar w:fldCharType="begin"/>
            </w:r>
            <w:r>
              <w:rPr>
                <w:noProof/>
                <w:webHidden/>
              </w:rPr>
              <w:instrText xml:space="preserve"> PAGEREF _Toc55897148 \h </w:instrText>
            </w:r>
          </w:ins>
          <w:r>
            <w:rPr>
              <w:noProof/>
              <w:webHidden/>
            </w:rPr>
          </w:r>
          <w:r>
            <w:rPr>
              <w:noProof/>
              <w:webHidden/>
            </w:rPr>
            <w:fldChar w:fldCharType="separate"/>
          </w:r>
          <w:ins w:id="147" w:author="Milene França" w:date="2020-11-10T10:38:00Z">
            <w:r>
              <w:rPr>
                <w:noProof/>
                <w:webHidden/>
              </w:rPr>
              <w:t>40</w:t>
            </w:r>
            <w:r>
              <w:rPr>
                <w:noProof/>
                <w:webHidden/>
              </w:rPr>
              <w:fldChar w:fldCharType="end"/>
            </w:r>
            <w:r w:rsidRPr="0097115D">
              <w:rPr>
                <w:rStyle w:val="Hyperlink"/>
                <w:noProof/>
              </w:rPr>
              <w:fldChar w:fldCharType="end"/>
            </w:r>
          </w:ins>
        </w:p>
        <w:p w14:paraId="35740CAE" w14:textId="58D7E3AD" w:rsidR="00FE2072" w:rsidRDefault="00FE2072">
          <w:pPr>
            <w:pStyle w:val="Sumrio3"/>
            <w:tabs>
              <w:tab w:val="left" w:pos="960"/>
              <w:tab w:val="right" w:leader="dot" w:pos="9061"/>
            </w:tabs>
            <w:rPr>
              <w:ins w:id="148" w:author="Milene França" w:date="2020-11-10T10:38:00Z"/>
              <w:rFonts w:asciiTheme="minorHAnsi" w:eastAsiaTheme="minorEastAsia" w:hAnsiTheme="minorHAnsi" w:cstheme="minorBidi"/>
              <w:noProof/>
              <w:sz w:val="22"/>
              <w:szCs w:val="22"/>
            </w:rPr>
          </w:pPr>
          <w:ins w:id="149"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"_Toc55897149"</w:instrText>
            </w:r>
            <w:r w:rsidRPr="0097115D">
              <w:rPr>
                <w:rStyle w:val="Hyperlink"/>
                <w:noProof/>
              </w:rPr>
              <w:instrText xml:space="preserve"> </w:instrText>
            </w:r>
            <w:r w:rsidRPr="0097115D">
              <w:rPr>
                <w:rStyle w:val="Hyperlink"/>
                <w:noProof/>
              </w:rPr>
              <w:fldChar w:fldCharType="separate"/>
            </w:r>
            <w:r w:rsidRPr="0097115D">
              <w:rPr>
                <w:rStyle w:val="Hyperlink"/>
                <w:noProof/>
              </w:rPr>
              <w:t>5.2.2</w:t>
            </w:r>
            <w:r>
              <w:rPr>
                <w:rFonts w:asciiTheme="minorHAnsi" w:eastAsiaTheme="minorEastAsia" w:hAnsiTheme="minorHAnsi" w:cstheme="minorBidi"/>
                <w:noProof/>
                <w:sz w:val="22"/>
                <w:szCs w:val="22"/>
              </w:rPr>
              <w:tab/>
            </w:r>
            <w:r w:rsidRPr="0097115D">
              <w:rPr>
                <w:rStyle w:val="Hyperlink"/>
                <w:noProof/>
              </w:rPr>
              <w:t>Características dos Risers da UEP-2</w:t>
            </w:r>
            <w:r>
              <w:rPr>
                <w:noProof/>
                <w:webHidden/>
              </w:rPr>
              <w:tab/>
            </w:r>
            <w:r>
              <w:rPr>
                <w:noProof/>
                <w:webHidden/>
              </w:rPr>
              <w:fldChar w:fldCharType="begin"/>
            </w:r>
            <w:r>
              <w:rPr>
                <w:noProof/>
                <w:webHidden/>
              </w:rPr>
              <w:instrText xml:space="preserve"> PAGEREF _Toc55897149 \h </w:instrText>
            </w:r>
          </w:ins>
          <w:r>
            <w:rPr>
              <w:noProof/>
              <w:webHidden/>
            </w:rPr>
          </w:r>
          <w:r>
            <w:rPr>
              <w:noProof/>
              <w:webHidden/>
            </w:rPr>
            <w:fldChar w:fldCharType="separate"/>
          </w:r>
          <w:ins w:id="150" w:author="Milene França" w:date="2020-11-10T10:38:00Z">
            <w:r>
              <w:rPr>
                <w:noProof/>
                <w:webHidden/>
              </w:rPr>
              <w:t>41</w:t>
            </w:r>
            <w:r>
              <w:rPr>
                <w:noProof/>
                <w:webHidden/>
              </w:rPr>
              <w:fldChar w:fldCharType="end"/>
            </w:r>
            <w:r w:rsidRPr="0097115D">
              <w:rPr>
                <w:rStyle w:val="Hyperlink"/>
                <w:noProof/>
              </w:rPr>
              <w:fldChar w:fldCharType="end"/>
            </w:r>
          </w:ins>
        </w:p>
        <w:p w14:paraId="40173831" w14:textId="4887B1DD" w:rsidR="00FE2072" w:rsidRDefault="00FE2072">
          <w:pPr>
            <w:pStyle w:val="Sumrio3"/>
            <w:tabs>
              <w:tab w:val="left" w:pos="960"/>
              <w:tab w:val="right" w:leader="dot" w:pos="9061"/>
            </w:tabs>
            <w:rPr>
              <w:ins w:id="151" w:author="Milene França" w:date="2020-11-10T10:38:00Z"/>
              <w:rFonts w:asciiTheme="minorHAnsi" w:eastAsiaTheme="minorEastAsia" w:hAnsiTheme="minorHAnsi" w:cstheme="minorBidi"/>
              <w:noProof/>
              <w:sz w:val="22"/>
              <w:szCs w:val="22"/>
            </w:rPr>
          </w:pPr>
          <w:ins w:id="152"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"_Toc55897150"</w:instrText>
            </w:r>
            <w:r w:rsidRPr="0097115D">
              <w:rPr>
                <w:rStyle w:val="Hyperlink"/>
                <w:noProof/>
              </w:rPr>
              <w:instrText xml:space="preserve"> </w:instrText>
            </w:r>
            <w:r w:rsidRPr="0097115D">
              <w:rPr>
                <w:rStyle w:val="Hyperlink"/>
                <w:noProof/>
              </w:rPr>
              <w:fldChar w:fldCharType="separate"/>
            </w:r>
            <w:r w:rsidRPr="0097115D">
              <w:rPr>
                <w:rStyle w:val="Hyperlink"/>
                <w:noProof/>
              </w:rPr>
              <w:t>5.2.3</w:t>
            </w:r>
            <w:r>
              <w:rPr>
                <w:rFonts w:asciiTheme="minorHAnsi" w:eastAsiaTheme="minorEastAsia" w:hAnsiTheme="minorHAnsi" w:cstheme="minorBidi"/>
                <w:noProof/>
                <w:sz w:val="22"/>
                <w:szCs w:val="22"/>
              </w:rPr>
              <w:tab/>
            </w:r>
            <w:r w:rsidRPr="0097115D">
              <w:rPr>
                <w:rStyle w:val="Hyperlink"/>
                <w:noProof/>
              </w:rPr>
              <w:t>Restrições</w:t>
            </w:r>
            <w:r>
              <w:rPr>
                <w:noProof/>
                <w:webHidden/>
              </w:rPr>
              <w:tab/>
            </w:r>
            <w:r>
              <w:rPr>
                <w:noProof/>
                <w:webHidden/>
              </w:rPr>
              <w:fldChar w:fldCharType="begin"/>
            </w:r>
            <w:r>
              <w:rPr>
                <w:noProof/>
                <w:webHidden/>
              </w:rPr>
              <w:instrText xml:space="preserve"> PAGEREF _Toc55897150 \h </w:instrText>
            </w:r>
          </w:ins>
          <w:r>
            <w:rPr>
              <w:noProof/>
              <w:webHidden/>
            </w:rPr>
          </w:r>
          <w:r>
            <w:rPr>
              <w:noProof/>
              <w:webHidden/>
            </w:rPr>
            <w:fldChar w:fldCharType="separate"/>
          </w:r>
          <w:ins w:id="153" w:author="Milene França" w:date="2020-11-10T10:38:00Z">
            <w:r>
              <w:rPr>
                <w:noProof/>
                <w:webHidden/>
              </w:rPr>
              <w:t>42</w:t>
            </w:r>
            <w:r>
              <w:rPr>
                <w:noProof/>
                <w:webHidden/>
              </w:rPr>
              <w:fldChar w:fldCharType="end"/>
            </w:r>
            <w:r w:rsidRPr="0097115D">
              <w:rPr>
                <w:rStyle w:val="Hyperlink"/>
                <w:noProof/>
              </w:rPr>
              <w:fldChar w:fldCharType="end"/>
            </w:r>
          </w:ins>
        </w:p>
        <w:p w14:paraId="55D3867E" w14:textId="7453ABD2" w:rsidR="00FE2072" w:rsidRDefault="00FE2072">
          <w:pPr>
            <w:pStyle w:val="Sumrio3"/>
            <w:tabs>
              <w:tab w:val="left" w:pos="960"/>
              <w:tab w:val="right" w:leader="dot" w:pos="9061"/>
            </w:tabs>
            <w:rPr>
              <w:ins w:id="154" w:author="Milene França" w:date="2020-11-10T10:38:00Z"/>
              <w:rFonts w:asciiTheme="minorHAnsi" w:eastAsiaTheme="minorEastAsia" w:hAnsiTheme="minorHAnsi" w:cstheme="minorBidi"/>
              <w:noProof/>
              <w:sz w:val="22"/>
              <w:szCs w:val="22"/>
            </w:rPr>
          </w:pPr>
          <w:ins w:id="155"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"_Toc55897151"</w:instrText>
            </w:r>
            <w:r w:rsidRPr="0097115D">
              <w:rPr>
                <w:rStyle w:val="Hyperlink"/>
                <w:noProof/>
              </w:rPr>
              <w:instrText xml:space="preserve"> </w:instrText>
            </w:r>
            <w:r w:rsidRPr="0097115D">
              <w:rPr>
                <w:rStyle w:val="Hyperlink"/>
                <w:noProof/>
              </w:rPr>
              <w:fldChar w:fldCharType="separate"/>
            </w:r>
            <w:r w:rsidRPr="0097115D">
              <w:rPr>
                <w:rStyle w:val="Hyperlink"/>
                <w:noProof/>
              </w:rPr>
              <w:t>5.2.4</w:t>
            </w:r>
            <w:r>
              <w:rPr>
                <w:rFonts w:asciiTheme="minorHAnsi" w:eastAsiaTheme="minorEastAsia" w:hAnsiTheme="minorHAnsi" w:cstheme="minorBidi"/>
                <w:noProof/>
                <w:sz w:val="22"/>
                <w:szCs w:val="22"/>
              </w:rPr>
              <w:tab/>
            </w:r>
            <w:r w:rsidRPr="0097115D">
              <w:rPr>
                <w:rStyle w:val="Hyperlink"/>
                <w:noProof/>
              </w:rPr>
              <w:t>Definição da Função Objetivo</w:t>
            </w:r>
            <w:r>
              <w:rPr>
                <w:noProof/>
                <w:webHidden/>
              </w:rPr>
              <w:tab/>
            </w:r>
            <w:r>
              <w:rPr>
                <w:noProof/>
                <w:webHidden/>
              </w:rPr>
              <w:fldChar w:fldCharType="begin"/>
            </w:r>
            <w:r>
              <w:rPr>
                <w:noProof/>
                <w:webHidden/>
              </w:rPr>
              <w:instrText xml:space="preserve"> PAGEREF _Toc55897151 \h </w:instrText>
            </w:r>
          </w:ins>
          <w:r>
            <w:rPr>
              <w:noProof/>
              <w:webHidden/>
            </w:rPr>
          </w:r>
          <w:r>
            <w:rPr>
              <w:noProof/>
              <w:webHidden/>
            </w:rPr>
            <w:fldChar w:fldCharType="separate"/>
          </w:r>
          <w:ins w:id="156" w:author="Milene França" w:date="2020-11-10T10:38:00Z">
            <w:r>
              <w:rPr>
                <w:noProof/>
                <w:webHidden/>
              </w:rPr>
              <w:t>43</w:t>
            </w:r>
            <w:r>
              <w:rPr>
                <w:noProof/>
                <w:webHidden/>
              </w:rPr>
              <w:fldChar w:fldCharType="end"/>
            </w:r>
            <w:r w:rsidRPr="0097115D">
              <w:rPr>
                <w:rStyle w:val="Hyperlink"/>
                <w:noProof/>
              </w:rPr>
              <w:fldChar w:fldCharType="end"/>
            </w:r>
          </w:ins>
        </w:p>
        <w:p w14:paraId="2EDB6FAF" w14:textId="6C59C1B2" w:rsidR="00FE2072" w:rsidRDefault="00FE2072">
          <w:pPr>
            <w:pStyle w:val="Sumrio3"/>
            <w:tabs>
              <w:tab w:val="left" w:pos="960"/>
              <w:tab w:val="right" w:leader="dot" w:pos="9061"/>
            </w:tabs>
            <w:rPr>
              <w:ins w:id="157" w:author="Milene França" w:date="2020-11-10T10:38:00Z"/>
              <w:rFonts w:asciiTheme="minorHAnsi" w:eastAsiaTheme="minorEastAsia" w:hAnsiTheme="minorHAnsi" w:cstheme="minorBidi"/>
              <w:noProof/>
              <w:sz w:val="22"/>
              <w:szCs w:val="22"/>
            </w:rPr>
          </w:pPr>
          <w:ins w:id="158"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"_Toc55897152"</w:instrText>
            </w:r>
            <w:r w:rsidRPr="0097115D">
              <w:rPr>
                <w:rStyle w:val="Hyperlink"/>
                <w:noProof/>
              </w:rPr>
              <w:instrText xml:space="preserve"> </w:instrText>
            </w:r>
            <w:r w:rsidRPr="0097115D">
              <w:rPr>
                <w:rStyle w:val="Hyperlink"/>
                <w:noProof/>
              </w:rPr>
              <w:fldChar w:fldCharType="separate"/>
            </w:r>
            <w:r w:rsidRPr="0097115D">
              <w:rPr>
                <w:rStyle w:val="Hyperlink"/>
                <w:noProof/>
              </w:rPr>
              <w:t>5.2.5</w:t>
            </w:r>
            <w:r>
              <w:rPr>
                <w:rFonts w:asciiTheme="minorHAnsi" w:eastAsiaTheme="minorEastAsia" w:hAnsiTheme="minorHAnsi" w:cstheme="minorBidi"/>
                <w:noProof/>
                <w:sz w:val="22"/>
                <w:szCs w:val="22"/>
              </w:rPr>
              <w:tab/>
            </w:r>
            <w:r w:rsidRPr="0097115D">
              <w:rPr>
                <w:rStyle w:val="Hyperlink"/>
                <w:noProof/>
              </w:rPr>
              <w:t>Resultados obtidos</w:t>
            </w:r>
            <w:r>
              <w:rPr>
                <w:noProof/>
                <w:webHidden/>
              </w:rPr>
              <w:tab/>
            </w:r>
            <w:r>
              <w:rPr>
                <w:noProof/>
                <w:webHidden/>
              </w:rPr>
              <w:fldChar w:fldCharType="begin"/>
            </w:r>
            <w:r>
              <w:rPr>
                <w:noProof/>
                <w:webHidden/>
              </w:rPr>
              <w:instrText xml:space="preserve"> PAGEREF _Toc55897152 \h </w:instrText>
            </w:r>
          </w:ins>
          <w:r>
            <w:rPr>
              <w:noProof/>
              <w:webHidden/>
            </w:rPr>
          </w:r>
          <w:r>
            <w:rPr>
              <w:noProof/>
              <w:webHidden/>
            </w:rPr>
            <w:fldChar w:fldCharType="separate"/>
          </w:r>
          <w:ins w:id="159" w:author="Milene França" w:date="2020-11-10T10:38:00Z">
            <w:r>
              <w:rPr>
                <w:noProof/>
                <w:webHidden/>
              </w:rPr>
              <w:t>44</w:t>
            </w:r>
            <w:r>
              <w:rPr>
                <w:noProof/>
                <w:webHidden/>
              </w:rPr>
              <w:fldChar w:fldCharType="end"/>
            </w:r>
            <w:r w:rsidRPr="0097115D">
              <w:rPr>
                <w:rStyle w:val="Hyperlink"/>
                <w:noProof/>
              </w:rPr>
              <w:fldChar w:fldCharType="end"/>
            </w:r>
          </w:ins>
        </w:p>
        <w:p w14:paraId="3358533C" w14:textId="05D35CF1" w:rsidR="00FE2072" w:rsidRDefault="00FE2072">
          <w:pPr>
            <w:pStyle w:val="Sumrio1"/>
            <w:tabs>
              <w:tab w:val="left" w:pos="660"/>
            </w:tabs>
            <w:rPr>
              <w:ins w:id="160" w:author="Milene França" w:date="2020-11-10T10:38:00Z"/>
              <w:rFonts w:asciiTheme="minorHAnsi" w:eastAsiaTheme="minorEastAsia" w:hAnsiTheme="minorHAnsi" w:cstheme="minorBidi"/>
              <w:noProof/>
              <w:sz w:val="22"/>
              <w:szCs w:val="22"/>
            </w:rPr>
          </w:pPr>
          <w:ins w:id="161"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"_Toc55897153"</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6.</w:t>
            </w:r>
            <w:r>
              <w:rPr>
                <w:rFonts w:asciiTheme="minorHAnsi" w:eastAsiaTheme="minorEastAsia" w:hAnsiTheme="minorHAnsi" w:cstheme="minorBidi"/>
                <w:noProof/>
                <w:sz w:val="22"/>
                <w:szCs w:val="22"/>
              </w:rPr>
              <w:tab/>
            </w:r>
            <w:r w:rsidRPr="0097115D">
              <w:rPr>
                <w:rStyle w:val="Hyperlink"/>
                <w:rFonts w:cs="Arial"/>
                <w:noProof/>
              </w:rPr>
              <w:t>CONCLUSÕES E RECOMENDAÇÕES</w:t>
            </w:r>
            <w:r>
              <w:rPr>
                <w:noProof/>
                <w:webHidden/>
              </w:rPr>
              <w:tab/>
            </w:r>
            <w:r>
              <w:rPr>
                <w:noProof/>
                <w:webHidden/>
              </w:rPr>
              <w:fldChar w:fldCharType="begin"/>
            </w:r>
            <w:r>
              <w:rPr>
                <w:noProof/>
                <w:webHidden/>
              </w:rPr>
              <w:instrText xml:space="preserve"> PAGEREF _Toc55897153 \h </w:instrText>
            </w:r>
          </w:ins>
          <w:r>
            <w:rPr>
              <w:noProof/>
              <w:webHidden/>
            </w:rPr>
          </w:r>
          <w:r>
            <w:rPr>
              <w:noProof/>
              <w:webHidden/>
            </w:rPr>
            <w:fldChar w:fldCharType="separate"/>
          </w:r>
          <w:ins w:id="162" w:author="Milene França" w:date="2020-11-10T10:38:00Z">
            <w:r>
              <w:rPr>
                <w:noProof/>
                <w:webHidden/>
              </w:rPr>
              <w:t>49</w:t>
            </w:r>
            <w:r>
              <w:rPr>
                <w:noProof/>
                <w:webHidden/>
              </w:rPr>
              <w:fldChar w:fldCharType="end"/>
            </w:r>
            <w:r w:rsidRPr="0097115D">
              <w:rPr>
                <w:rStyle w:val="Hyperlink"/>
                <w:noProof/>
              </w:rPr>
              <w:fldChar w:fldCharType="end"/>
            </w:r>
          </w:ins>
        </w:p>
        <w:p w14:paraId="5E7DE349" w14:textId="75298105" w:rsidR="00FE2072" w:rsidRDefault="00FE2072">
          <w:pPr>
            <w:pStyle w:val="Sumrio1"/>
            <w:tabs>
              <w:tab w:val="left" w:pos="660"/>
            </w:tabs>
            <w:rPr>
              <w:ins w:id="163" w:author="Milene França" w:date="2020-11-10T10:38:00Z"/>
              <w:rFonts w:asciiTheme="minorHAnsi" w:eastAsiaTheme="minorEastAsia" w:hAnsiTheme="minorHAnsi" w:cstheme="minorBidi"/>
              <w:noProof/>
              <w:sz w:val="22"/>
              <w:szCs w:val="22"/>
            </w:rPr>
          </w:pPr>
          <w:ins w:id="164" w:author="Milene França" w:date="2020-11-10T10:38:00Z">
            <w:r w:rsidRPr="0097115D">
              <w:rPr>
                <w:rStyle w:val="Hyperlink"/>
                <w:noProof/>
              </w:rPr>
              <w:fldChar w:fldCharType="begin"/>
            </w:r>
            <w:r w:rsidRPr="0097115D">
              <w:rPr>
                <w:rStyle w:val="Hyperlink"/>
                <w:noProof/>
              </w:rPr>
              <w:instrText xml:space="preserve"> </w:instrText>
            </w:r>
            <w:r>
              <w:rPr>
                <w:noProof/>
              </w:rPr>
              <w:instrText>HYPERLINK \l "_Toc55897154"</w:instrText>
            </w:r>
            <w:r w:rsidRPr="0097115D">
              <w:rPr>
                <w:rStyle w:val="Hyperlink"/>
                <w:noProof/>
              </w:rPr>
              <w:instrText xml:space="preserve"> </w:instrText>
            </w:r>
            <w:r w:rsidRPr="0097115D">
              <w:rPr>
                <w:rStyle w:val="Hyperlink"/>
                <w:noProof/>
              </w:rPr>
              <w:fldChar w:fldCharType="separate"/>
            </w:r>
            <w:r w:rsidRPr="0097115D">
              <w:rPr>
                <w:rStyle w:val="Hyperlink"/>
                <w:rFonts w:cs="Arial"/>
                <w:noProof/>
              </w:rPr>
              <w:t>7.</w:t>
            </w:r>
            <w:r>
              <w:rPr>
                <w:rFonts w:asciiTheme="minorHAnsi" w:eastAsiaTheme="minorEastAsia" w:hAnsiTheme="minorHAnsi" w:cstheme="minorBidi"/>
                <w:noProof/>
                <w:sz w:val="22"/>
                <w:szCs w:val="22"/>
              </w:rPr>
              <w:tab/>
            </w:r>
            <w:r w:rsidRPr="0097115D">
              <w:rPr>
                <w:rStyle w:val="Hyperlink"/>
                <w:rFonts w:cs="Arial"/>
                <w:noProof/>
              </w:rPr>
              <w:t>REFERÊNCIAS BIBLIOGRÁFICAS</w:t>
            </w:r>
            <w:r>
              <w:rPr>
                <w:noProof/>
                <w:webHidden/>
              </w:rPr>
              <w:tab/>
            </w:r>
            <w:r>
              <w:rPr>
                <w:noProof/>
                <w:webHidden/>
              </w:rPr>
              <w:fldChar w:fldCharType="begin"/>
            </w:r>
            <w:r>
              <w:rPr>
                <w:noProof/>
                <w:webHidden/>
              </w:rPr>
              <w:instrText xml:space="preserve"> PAGEREF _Toc55897154 \h </w:instrText>
            </w:r>
          </w:ins>
          <w:r>
            <w:rPr>
              <w:noProof/>
              <w:webHidden/>
            </w:rPr>
          </w:r>
          <w:r>
            <w:rPr>
              <w:noProof/>
              <w:webHidden/>
            </w:rPr>
            <w:fldChar w:fldCharType="separate"/>
          </w:r>
          <w:ins w:id="165" w:author="Milene França" w:date="2020-11-10T10:38:00Z">
            <w:r>
              <w:rPr>
                <w:noProof/>
                <w:webHidden/>
              </w:rPr>
              <w:t>51</w:t>
            </w:r>
            <w:r>
              <w:rPr>
                <w:noProof/>
                <w:webHidden/>
              </w:rPr>
              <w:fldChar w:fldCharType="end"/>
            </w:r>
            <w:r w:rsidRPr="0097115D">
              <w:rPr>
                <w:rStyle w:val="Hyperlink"/>
                <w:noProof/>
              </w:rPr>
              <w:fldChar w:fldCharType="end"/>
            </w:r>
          </w:ins>
        </w:p>
        <w:p w14:paraId="224E2783" w14:textId="57463E42" w:rsidR="00EA5310" w:rsidDel="00007616" w:rsidRDefault="0067573C">
          <w:pPr>
            <w:pStyle w:val="Sumrio1"/>
            <w:tabs>
              <w:tab w:val="left" w:pos="660"/>
            </w:tabs>
            <w:rPr>
              <w:del w:id="166" w:author="Milene França" w:date="2020-11-03T09:20:00Z"/>
              <w:rFonts w:asciiTheme="minorHAnsi" w:eastAsiaTheme="minorEastAsia" w:hAnsiTheme="minorHAnsi" w:cstheme="minorBidi"/>
              <w:noProof/>
              <w:sz w:val="22"/>
              <w:szCs w:val="22"/>
            </w:rPr>
          </w:pPr>
          <w:del w:id="167" w:author="Milene França" w:date="2020-11-03T09:20:00Z">
            <w:r w:rsidDel="00007616">
              <w:rPr>
                <w:noProof/>
              </w:rPr>
              <w:fldChar w:fldCharType="begin"/>
            </w:r>
            <w:r w:rsidDel="00007616">
              <w:rPr>
                <w:noProof/>
              </w:rPr>
              <w:delInstrText xml:space="preserve"> HYPERLINK \l "_Toc54766865" </w:delInstrText>
            </w:r>
            <w:r w:rsidDel="00007616">
              <w:rPr>
                <w:noProof/>
              </w:rPr>
              <w:fldChar w:fldCharType="separate"/>
            </w:r>
          </w:del>
          <w:ins w:id="168" w:author="Milene França" w:date="2020-11-10T10:38:00Z">
            <w:r w:rsidR="00FE2072">
              <w:rPr>
                <w:b/>
                <w:bCs/>
                <w:noProof/>
              </w:rPr>
              <w:t>Erro! A referência de hiperlink não é válida.</w:t>
            </w:r>
          </w:ins>
          <w:del w:id="169" w:author="Milene França" w:date="2020-11-03T09:20:00Z">
            <w:r w:rsidR="00EA5310" w:rsidRPr="00A57480" w:rsidDel="00007616">
              <w:rPr>
                <w:rStyle w:val="Hyperlink"/>
                <w:rFonts w:cs="Arial"/>
                <w:noProof/>
              </w:rPr>
              <w:delText>1.</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INTRODUÇÃO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_Toc54766865 \h </w:delInstrText>
            </w:r>
            <w:r w:rsidR="00EA5310" w:rsidDel="00007616">
              <w:rPr>
                <w:noProof/>
                <w:webHidden/>
              </w:rPr>
            </w:r>
            <w:r w:rsidR="00EA5310" w:rsidDel="00007616">
              <w:rPr>
                <w:noProof/>
                <w:webHidden/>
              </w:rPr>
              <w:fldChar w:fldCharType="separate"/>
            </w:r>
            <w:r w:rsidR="00EA5310" w:rsidDel="00007616">
              <w:rPr>
                <w:noProof/>
                <w:webHidden/>
              </w:rPr>
              <w:delText>10</w:delText>
            </w:r>
            <w:r w:rsidR="00EA5310" w:rsidDel="00007616">
              <w:rPr>
                <w:noProof/>
                <w:webHidden/>
              </w:rPr>
              <w:fldChar w:fldCharType="end"/>
            </w:r>
            <w:r w:rsidDel="00007616">
              <w:rPr>
                <w:noProof/>
              </w:rPr>
              <w:fldChar w:fldCharType="end"/>
            </w:r>
          </w:del>
        </w:p>
        <w:p w14:paraId="2B4E90DA" w14:textId="755E269F" w:rsidR="00EA5310" w:rsidDel="00007616" w:rsidRDefault="0067573C">
          <w:pPr>
            <w:pStyle w:val="Sumrio2"/>
            <w:tabs>
              <w:tab w:val="left" w:pos="660"/>
              <w:tab w:val="right" w:leader="dot" w:pos="9061"/>
            </w:tabs>
            <w:rPr>
              <w:del w:id="170" w:author="Milene França" w:date="2020-11-03T09:20:00Z"/>
              <w:rFonts w:asciiTheme="minorHAnsi" w:eastAsiaTheme="minorEastAsia" w:hAnsiTheme="minorHAnsi" w:cstheme="minorBidi"/>
              <w:noProof/>
              <w:sz w:val="22"/>
              <w:szCs w:val="22"/>
            </w:rPr>
          </w:pPr>
          <w:del w:id="171" w:author="Milene França" w:date="2020-11-03T09:20:00Z">
            <w:r w:rsidDel="00007616">
              <w:rPr>
                <w:noProof/>
              </w:rPr>
              <w:fldChar w:fldCharType="begin"/>
            </w:r>
            <w:r w:rsidDel="00007616">
              <w:rPr>
                <w:noProof/>
              </w:rPr>
              <w:delInstrText xml:space="preserve"> HYPERLINK \l "_Toc54766866" </w:delInstrText>
            </w:r>
            <w:r w:rsidDel="00007616">
              <w:rPr>
                <w:noProof/>
              </w:rPr>
              <w:fldChar w:fldCharType="separate"/>
            </w:r>
          </w:del>
          <w:ins w:id="172" w:author="Milene França" w:date="2020-11-10T10:38:00Z">
            <w:r w:rsidR="00FE2072">
              <w:rPr>
                <w:b/>
                <w:bCs/>
                <w:noProof/>
              </w:rPr>
              <w:t>Erro! A referência de hiperlink não é válida.</w:t>
            </w:r>
          </w:ins>
          <w:del w:id="173" w:author="Milene França" w:date="2020-11-03T09:20:00Z">
            <w:r w:rsidR="00EA5310" w:rsidRPr="00A57480" w:rsidDel="00007616">
              <w:rPr>
                <w:rStyle w:val="Hyperlink"/>
                <w:rFonts w:cs="Arial"/>
                <w:noProof/>
              </w:rPr>
              <w:delText>1.1</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Motivação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_Toc54766866 \h </w:delInstrText>
            </w:r>
            <w:r w:rsidR="00EA5310" w:rsidDel="00007616">
              <w:rPr>
                <w:noProof/>
                <w:webHidden/>
              </w:rPr>
            </w:r>
            <w:r w:rsidR="00EA5310" w:rsidDel="00007616">
              <w:rPr>
                <w:noProof/>
                <w:webHidden/>
              </w:rPr>
              <w:fldChar w:fldCharType="separate"/>
            </w:r>
            <w:r w:rsidR="00EA5310" w:rsidDel="00007616">
              <w:rPr>
                <w:noProof/>
                <w:webHidden/>
              </w:rPr>
              <w:delText>10</w:delText>
            </w:r>
            <w:r w:rsidR="00EA5310" w:rsidDel="00007616">
              <w:rPr>
                <w:noProof/>
                <w:webHidden/>
              </w:rPr>
              <w:fldChar w:fldCharType="end"/>
            </w:r>
            <w:r w:rsidDel="00007616">
              <w:rPr>
                <w:noProof/>
              </w:rPr>
              <w:fldChar w:fldCharType="end"/>
            </w:r>
          </w:del>
        </w:p>
        <w:p w14:paraId="0017C0E2" w14:textId="71BEB3D2" w:rsidR="00EA5310" w:rsidDel="00007616" w:rsidRDefault="0067573C">
          <w:pPr>
            <w:pStyle w:val="Sumrio2"/>
            <w:tabs>
              <w:tab w:val="left" w:pos="660"/>
              <w:tab w:val="right" w:leader="dot" w:pos="9061"/>
            </w:tabs>
            <w:rPr>
              <w:del w:id="174" w:author="Milene França" w:date="2020-11-03T09:20:00Z"/>
              <w:rFonts w:asciiTheme="minorHAnsi" w:eastAsiaTheme="minorEastAsia" w:hAnsiTheme="minorHAnsi" w:cstheme="minorBidi"/>
              <w:noProof/>
              <w:sz w:val="22"/>
              <w:szCs w:val="22"/>
            </w:rPr>
          </w:pPr>
          <w:del w:id="175" w:author="Milene França" w:date="2020-11-03T09:20:00Z">
            <w:r w:rsidDel="00007616">
              <w:rPr>
                <w:noProof/>
              </w:rPr>
              <w:fldChar w:fldCharType="begin"/>
            </w:r>
            <w:r w:rsidDel="00007616">
              <w:rPr>
                <w:noProof/>
              </w:rPr>
              <w:delInstrText xml:space="preserve"> HYPERLINK \l "_Toc54766867" </w:delInstrText>
            </w:r>
            <w:r w:rsidDel="00007616">
              <w:rPr>
                <w:noProof/>
              </w:rPr>
              <w:fldChar w:fldCharType="separate"/>
            </w:r>
          </w:del>
          <w:ins w:id="176" w:author="Milene França" w:date="2020-11-10T10:38:00Z">
            <w:r w:rsidR="00FE2072">
              <w:rPr>
                <w:b/>
                <w:bCs/>
                <w:noProof/>
              </w:rPr>
              <w:t>Erro! A referência de hiperlink não é válida.</w:t>
            </w:r>
          </w:ins>
          <w:del w:id="177" w:author="Milene França" w:date="2020-11-03T09:20:00Z">
            <w:r w:rsidR="00EA5310" w:rsidRPr="00A57480" w:rsidDel="00007616">
              <w:rPr>
                <w:rStyle w:val="Hyperlink"/>
                <w:rFonts w:cs="Arial"/>
                <w:noProof/>
              </w:rPr>
              <w:delText>1.2</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Objetivos do Trabalho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_Toc54766867 \h </w:delInstrText>
            </w:r>
            <w:r w:rsidR="00EA5310" w:rsidDel="00007616">
              <w:rPr>
                <w:noProof/>
                <w:webHidden/>
              </w:rPr>
            </w:r>
            <w:r w:rsidR="00EA5310" w:rsidDel="00007616">
              <w:rPr>
                <w:noProof/>
                <w:webHidden/>
              </w:rPr>
              <w:fldChar w:fldCharType="separate"/>
            </w:r>
            <w:r w:rsidR="00EA5310" w:rsidDel="00007616">
              <w:rPr>
                <w:noProof/>
                <w:webHidden/>
              </w:rPr>
              <w:delText>10</w:delText>
            </w:r>
            <w:r w:rsidR="00EA5310" w:rsidDel="00007616">
              <w:rPr>
                <w:noProof/>
                <w:webHidden/>
              </w:rPr>
              <w:fldChar w:fldCharType="end"/>
            </w:r>
            <w:r w:rsidDel="00007616">
              <w:rPr>
                <w:noProof/>
              </w:rPr>
              <w:fldChar w:fldCharType="end"/>
            </w:r>
          </w:del>
        </w:p>
        <w:p w14:paraId="2A4F4EBB" w14:textId="3AF2EB58" w:rsidR="00EA5310" w:rsidDel="00007616" w:rsidRDefault="0067573C">
          <w:pPr>
            <w:pStyle w:val="Sumrio2"/>
            <w:tabs>
              <w:tab w:val="left" w:pos="660"/>
              <w:tab w:val="right" w:leader="dot" w:pos="9061"/>
            </w:tabs>
            <w:rPr>
              <w:del w:id="178" w:author="Milene França" w:date="2020-11-03T09:20:00Z"/>
              <w:rFonts w:asciiTheme="minorHAnsi" w:eastAsiaTheme="minorEastAsia" w:hAnsiTheme="minorHAnsi" w:cstheme="minorBidi"/>
              <w:noProof/>
              <w:sz w:val="22"/>
              <w:szCs w:val="22"/>
            </w:rPr>
          </w:pPr>
          <w:del w:id="179" w:author="Milene França" w:date="2020-11-03T09:20:00Z">
            <w:r w:rsidDel="00007616">
              <w:rPr>
                <w:noProof/>
              </w:rPr>
              <w:fldChar w:fldCharType="begin"/>
            </w:r>
            <w:r w:rsidDel="00007616">
              <w:rPr>
                <w:noProof/>
              </w:rPr>
              <w:delInstrText xml:space="preserve"> HYPERLINK \l "_Toc54766868" </w:delInstrText>
            </w:r>
            <w:r w:rsidDel="00007616">
              <w:rPr>
                <w:noProof/>
              </w:rPr>
              <w:fldChar w:fldCharType="separate"/>
            </w:r>
          </w:del>
          <w:ins w:id="180" w:author="Milene França" w:date="2020-11-10T10:38:00Z">
            <w:r w:rsidR="00FE2072">
              <w:rPr>
                <w:b/>
                <w:bCs/>
                <w:noProof/>
              </w:rPr>
              <w:t>Erro! A referência de hiperlink não é válida.</w:t>
            </w:r>
          </w:ins>
          <w:del w:id="181" w:author="Milene França" w:date="2020-11-03T09:20:00Z">
            <w:r w:rsidR="00EA5310" w:rsidRPr="00A57480" w:rsidDel="00007616">
              <w:rPr>
                <w:rStyle w:val="Hyperlink"/>
                <w:rFonts w:cs="Arial"/>
                <w:noProof/>
              </w:rPr>
              <w:delText>1.3</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Descrição do Trabalho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_Toc54766868 \h </w:delInstrText>
            </w:r>
            <w:r w:rsidR="00EA5310" w:rsidDel="00007616">
              <w:rPr>
                <w:noProof/>
                <w:webHidden/>
              </w:rPr>
            </w:r>
            <w:r w:rsidR="00EA5310" w:rsidDel="00007616">
              <w:rPr>
                <w:noProof/>
                <w:webHidden/>
              </w:rPr>
              <w:fldChar w:fldCharType="separate"/>
            </w:r>
            <w:r w:rsidR="00EA5310" w:rsidDel="00007616">
              <w:rPr>
                <w:noProof/>
                <w:webHidden/>
              </w:rPr>
              <w:delText>11</w:delText>
            </w:r>
            <w:r w:rsidR="00EA5310" w:rsidDel="00007616">
              <w:rPr>
                <w:noProof/>
                <w:webHidden/>
              </w:rPr>
              <w:fldChar w:fldCharType="end"/>
            </w:r>
            <w:r w:rsidDel="00007616">
              <w:rPr>
                <w:noProof/>
              </w:rPr>
              <w:fldChar w:fldCharType="end"/>
            </w:r>
          </w:del>
        </w:p>
        <w:p w14:paraId="3F8C315B" w14:textId="46393E7C" w:rsidR="00EA5310" w:rsidDel="00007616" w:rsidRDefault="0067573C">
          <w:pPr>
            <w:pStyle w:val="Sumrio1"/>
            <w:tabs>
              <w:tab w:val="left" w:pos="660"/>
            </w:tabs>
            <w:rPr>
              <w:del w:id="182" w:author="Milene França" w:date="2020-11-03T09:20:00Z"/>
              <w:rFonts w:asciiTheme="minorHAnsi" w:eastAsiaTheme="minorEastAsia" w:hAnsiTheme="minorHAnsi" w:cstheme="minorBidi"/>
              <w:noProof/>
              <w:sz w:val="22"/>
              <w:szCs w:val="22"/>
            </w:rPr>
          </w:pPr>
          <w:del w:id="183" w:author="Milene França" w:date="2020-11-03T09:20:00Z">
            <w:r w:rsidDel="00007616">
              <w:rPr>
                <w:noProof/>
              </w:rPr>
              <w:fldChar w:fldCharType="begin"/>
            </w:r>
            <w:r w:rsidDel="00007616">
              <w:rPr>
                <w:noProof/>
              </w:rPr>
              <w:delInstrText xml:space="preserve"> HYPERLINK \l "_Toc54766869" </w:delInstrText>
            </w:r>
            <w:r w:rsidDel="00007616">
              <w:rPr>
                <w:noProof/>
              </w:rPr>
              <w:fldChar w:fldCharType="separate"/>
            </w:r>
          </w:del>
          <w:ins w:id="184" w:author="Milene França" w:date="2020-11-10T10:38:00Z">
            <w:r w:rsidR="00FE2072">
              <w:rPr>
                <w:b/>
                <w:bCs/>
                <w:noProof/>
              </w:rPr>
              <w:t>Erro! A referência de hiperlink não é válida.</w:t>
            </w:r>
          </w:ins>
          <w:del w:id="185" w:author="Milene França" w:date="2020-11-03T09:20:00Z">
            <w:r w:rsidR="00EA5310" w:rsidRPr="00A57480" w:rsidDel="00007616">
              <w:rPr>
                <w:rStyle w:val="Hyperlink"/>
                <w:rFonts w:cs="Arial"/>
                <w:noProof/>
              </w:rPr>
              <w:delText>2.</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DESCRIÇÃO DO PROBLEMA</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_Toc54766869 \h </w:delInstrText>
            </w:r>
            <w:r w:rsidR="00EA5310" w:rsidDel="00007616">
              <w:rPr>
                <w:noProof/>
                <w:webHidden/>
              </w:rPr>
            </w:r>
            <w:r w:rsidR="00EA5310" w:rsidDel="00007616">
              <w:rPr>
                <w:noProof/>
                <w:webHidden/>
              </w:rPr>
              <w:fldChar w:fldCharType="separate"/>
            </w:r>
            <w:r w:rsidR="00EA5310" w:rsidDel="00007616">
              <w:rPr>
                <w:noProof/>
                <w:webHidden/>
              </w:rPr>
              <w:delText>12</w:delText>
            </w:r>
            <w:r w:rsidR="00EA5310" w:rsidDel="00007616">
              <w:rPr>
                <w:noProof/>
                <w:webHidden/>
              </w:rPr>
              <w:fldChar w:fldCharType="end"/>
            </w:r>
            <w:r w:rsidDel="00007616">
              <w:rPr>
                <w:noProof/>
              </w:rPr>
              <w:fldChar w:fldCharType="end"/>
            </w:r>
          </w:del>
        </w:p>
        <w:p w14:paraId="004E33DF" w14:textId="45B9F040" w:rsidR="00EA5310" w:rsidDel="00007616" w:rsidRDefault="0067573C">
          <w:pPr>
            <w:pStyle w:val="Sumrio2"/>
            <w:tabs>
              <w:tab w:val="left" w:pos="660"/>
              <w:tab w:val="right" w:leader="dot" w:pos="9061"/>
            </w:tabs>
            <w:rPr>
              <w:del w:id="186" w:author="Milene França" w:date="2020-11-03T09:20:00Z"/>
              <w:rFonts w:asciiTheme="minorHAnsi" w:eastAsiaTheme="minorEastAsia" w:hAnsiTheme="minorHAnsi" w:cstheme="minorBidi"/>
              <w:noProof/>
              <w:sz w:val="22"/>
              <w:szCs w:val="22"/>
            </w:rPr>
          </w:pPr>
          <w:del w:id="187" w:author="Milene França" w:date="2020-11-03T09:20:00Z">
            <w:r w:rsidDel="00007616">
              <w:rPr>
                <w:noProof/>
              </w:rPr>
              <w:fldChar w:fldCharType="begin"/>
            </w:r>
            <w:r w:rsidDel="00007616">
              <w:rPr>
                <w:noProof/>
              </w:rPr>
              <w:delInstrText xml:space="preserve"> HYPERLINK \l "_Toc54766870" </w:delInstrText>
            </w:r>
            <w:r w:rsidDel="00007616">
              <w:rPr>
                <w:noProof/>
              </w:rPr>
              <w:fldChar w:fldCharType="separate"/>
            </w:r>
          </w:del>
          <w:ins w:id="188" w:author="Milene França" w:date="2020-11-10T10:38:00Z">
            <w:r w:rsidR="00FE2072">
              <w:rPr>
                <w:b/>
                <w:bCs/>
                <w:noProof/>
              </w:rPr>
              <w:t>Erro! A referência de hiperlink não é válida.</w:t>
            </w:r>
          </w:ins>
          <w:del w:id="189" w:author="Milene França" w:date="2020-11-03T09:20:00Z">
            <w:r w:rsidR="00EA5310" w:rsidRPr="00A57480" w:rsidDel="00007616">
              <w:rPr>
                <w:rStyle w:val="Hyperlink"/>
                <w:noProof/>
              </w:rPr>
              <w:delText>2.1</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Risers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_Toc54766870 \h </w:delInstrText>
            </w:r>
            <w:r w:rsidR="00EA5310" w:rsidDel="00007616">
              <w:rPr>
                <w:noProof/>
                <w:webHidden/>
              </w:rPr>
            </w:r>
            <w:r w:rsidR="00EA5310" w:rsidDel="00007616">
              <w:rPr>
                <w:noProof/>
                <w:webHidden/>
              </w:rPr>
              <w:fldChar w:fldCharType="separate"/>
            </w:r>
            <w:r w:rsidR="00EA5310" w:rsidDel="00007616">
              <w:rPr>
                <w:noProof/>
                <w:webHidden/>
              </w:rPr>
              <w:delText>12</w:delText>
            </w:r>
            <w:r w:rsidR="00EA5310" w:rsidDel="00007616">
              <w:rPr>
                <w:noProof/>
                <w:webHidden/>
              </w:rPr>
              <w:fldChar w:fldCharType="end"/>
            </w:r>
            <w:r w:rsidDel="00007616">
              <w:rPr>
                <w:noProof/>
              </w:rPr>
              <w:fldChar w:fldCharType="end"/>
            </w:r>
          </w:del>
        </w:p>
        <w:p w14:paraId="5328B43F" w14:textId="5E38C95C" w:rsidR="00EA5310" w:rsidDel="00007616" w:rsidRDefault="0067573C">
          <w:pPr>
            <w:pStyle w:val="Sumrio3"/>
            <w:tabs>
              <w:tab w:val="left" w:pos="960"/>
              <w:tab w:val="right" w:leader="dot" w:pos="9061"/>
            </w:tabs>
            <w:rPr>
              <w:del w:id="190" w:author="Milene França" w:date="2020-11-03T09:20:00Z"/>
              <w:rFonts w:asciiTheme="minorHAnsi" w:eastAsiaTheme="minorEastAsia" w:hAnsiTheme="minorHAnsi" w:cstheme="minorBidi"/>
              <w:noProof/>
              <w:sz w:val="22"/>
              <w:szCs w:val="22"/>
            </w:rPr>
          </w:pPr>
          <w:del w:id="191" w:author="Milene França" w:date="2020-11-03T09:20:00Z">
            <w:r w:rsidDel="00007616">
              <w:rPr>
                <w:noProof/>
              </w:rPr>
              <w:fldChar w:fldCharType="begin"/>
            </w:r>
            <w:r w:rsidDel="00007616">
              <w:rPr>
                <w:noProof/>
              </w:rPr>
              <w:delInstrText xml:space="preserve"> HYPERLINK \l "_Toc54766871" </w:delInstrText>
            </w:r>
            <w:r w:rsidDel="00007616">
              <w:rPr>
                <w:noProof/>
              </w:rPr>
              <w:fldChar w:fldCharType="separate"/>
            </w:r>
          </w:del>
          <w:ins w:id="192" w:author="Milene França" w:date="2020-11-10T10:38:00Z">
            <w:r w:rsidR="00FE2072">
              <w:rPr>
                <w:b/>
                <w:bCs/>
                <w:noProof/>
              </w:rPr>
              <w:t>Erro! A referência de hiperlink não é válida.</w:t>
            </w:r>
          </w:ins>
          <w:del w:id="193" w:author="Milene França" w:date="2020-11-03T09:20:00Z">
            <w:r w:rsidR="00EA5310" w:rsidRPr="00A57480" w:rsidDel="00007616">
              <w:rPr>
                <w:rStyle w:val="Hyperlink"/>
                <w:noProof/>
              </w:rPr>
              <w:delText>2.1.1</w:delText>
            </w:r>
            <w:r w:rsidR="00EA5310" w:rsidDel="00007616">
              <w:rPr>
                <w:rFonts w:asciiTheme="minorHAnsi" w:eastAsiaTheme="minorEastAsia" w:hAnsiTheme="minorHAnsi" w:cstheme="minorBidi"/>
                <w:noProof/>
                <w:sz w:val="22"/>
                <w:szCs w:val="22"/>
              </w:rPr>
              <w:tab/>
            </w:r>
            <w:r w:rsidR="00EA5310" w:rsidRPr="00A57480" w:rsidDel="00007616">
              <w:rPr>
                <w:rStyle w:val="Hyperlink"/>
                <w:i/>
                <w:iCs/>
                <w:noProof/>
              </w:rPr>
              <w:delText>Pull out</w:delText>
            </w:r>
            <w:r w:rsidR="00EA5310" w:rsidRPr="00A57480" w:rsidDel="00007616">
              <w:rPr>
                <w:rStyle w:val="Hyperlink"/>
                <w:noProof/>
              </w:rPr>
              <w:delText xml:space="preserve"> de risers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_Toc54766871 \h </w:delInstrText>
            </w:r>
            <w:r w:rsidR="00EA5310" w:rsidDel="00007616">
              <w:rPr>
                <w:noProof/>
                <w:webHidden/>
              </w:rPr>
            </w:r>
            <w:r w:rsidR="00EA5310" w:rsidDel="00007616">
              <w:rPr>
                <w:noProof/>
                <w:webHidden/>
              </w:rPr>
              <w:fldChar w:fldCharType="separate"/>
            </w:r>
            <w:r w:rsidR="00EA5310" w:rsidDel="00007616">
              <w:rPr>
                <w:noProof/>
                <w:webHidden/>
              </w:rPr>
              <w:delText>13</w:delText>
            </w:r>
            <w:r w:rsidR="00EA5310" w:rsidDel="00007616">
              <w:rPr>
                <w:noProof/>
                <w:webHidden/>
              </w:rPr>
              <w:fldChar w:fldCharType="end"/>
            </w:r>
            <w:r w:rsidDel="00007616">
              <w:rPr>
                <w:noProof/>
              </w:rPr>
              <w:fldChar w:fldCharType="end"/>
            </w:r>
          </w:del>
        </w:p>
        <w:p w14:paraId="5B97C49B" w14:textId="47D6AE28" w:rsidR="00EA5310" w:rsidDel="00007616" w:rsidRDefault="0067573C">
          <w:pPr>
            <w:pStyle w:val="Sumrio3"/>
            <w:tabs>
              <w:tab w:val="left" w:pos="960"/>
              <w:tab w:val="right" w:leader="dot" w:pos="9061"/>
            </w:tabs>
            <w:rPr>
              <w:del w:id="194" w:author="Milene França" w:date="2020-11-03T09:20:00Z"/>
              <w:rFonts w:asciiTheme="minorHAnsi" w:eastAsiaTheme="minorEastAsia" w:hAnsiTheme="minorHAnsi" w:cstheme="minorBidi"/>
              <w:noProof/>
              <w:sz w:val="22"/>
              <w:szCs w:val="22"/>
            </w:rPr>
          </w:pPr>
          <w:del w:id="195" w:author="Milene França" w:date="2020-11-03T09:20:00Z">
            <w:r w:rsidDel="00007616">
              <w:rPr>
                <w:noProof/>
              </w:rPr>
              <w:fldChar w:fldCharType="begin"/>
            </w:r>
            <w:r w:rsidDel="00007616">
              <w:rPr>
                <w:noProof/>
              </w:rPr>
              <w:delInstrText xml:space="preserve"> HYPERLINK \l "_Toc54766872" </w:delInstrText>
            </w:r>
            <w:r w:rsidDel="00007616">
              <w:rPr>
                <w:noProof/>
              </w:rPr>
              <w:fldChar w:fldCharType="separate"/>
            </w:r>
          </w:del>
          <w:ins w:id="196" w:author="Milene França" w:date="2020-11-10T10:38:00Z">
            <w:r w:rsidR="00FE2072">
              <w:rPr>
                <w:b/>
                <w:bCs/>
                <w:noProof/>
              </w:rPr>
              <w:t>Erro! A referência de hiperlink não é válida.</w:t>
            </w:r>
          </w:ins>
          <w:del w:id="197" w:author="Milene França" w:date="2020-11-03T09:20:00Z">
            <w:r w:rsidR="00EA5310" w:rsidRPr="00A57480" w:rsidDel="00007616">
              <w:rPr>
                <w:rStyle w:val="Hyperlink"/>
                <w:noProof/>
              </w:rPr>
              <w:delText>2.1.2</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 xml:space="preserve">Alternativas de </w:delText>
            </w:r>
            <w:r w:rsidR="00EA5310" w:rsidRPr="00A57480" w:rsidDel="00007616">
              <w:rPr>
                <w:rStyle w:val="Hyperlink"/>
                <w:i/>
                <w:iCs/>
                <w:noProof/>
              </w:rPr>
              <w:delText>pull out</w:delText>
            </w:r>
            <w:r w:rsidR="00EA5310" w:rsidRPr="00A57480" w:rsidDel="00007616">
              <w:rPr>
                <w:rStyle w:val="Hyperlink"/>
                <w:noProof/>
              </w:rPr>
              <w:delText xml:space="preserve"> de risers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_Toc54766872 \h </w:delInstrText>
            </w:r>
            <w:r w:rsidR="00EA5310" w:rsidDel="00007616">
              <w:rPr>
                <w:noProof/>
                <w:webHidden/>
              </w:rPr>
            </w:r>
            <w:r w:rsidR="00EA5310" w:rsidDel="00007616">
              <w:rPr>
                <w:noProof/>
                <w:webHidden/>
              </w:rPr>
              <w:fldChar w:fldCharType="separate"/>
            </w:r>
            <w:r w:rsidR="00EA5310" w:rsidDel="00007616">
              <w:rPr>
                <w:noProof/>
                <w:webHidden/>
              </w:rPr>
              <w:delText>16</w:delText>
            </w:r>
            <w:r w:rsidR="00EA5310" w:rsidDel="00007616">
              <w:rPr>
                <w:noProof/>
                <w:webHidden/>
              </w:rPr>
              <w:fldChar w:fldCharType="end"/>
            </w:r>
            <w:r w:rsidDel="00007616">
              <w:rPr>
                <w:noProof/>
              </w:rPr>
              <w:fldChar w:fldCharType="end"/>
            </w:r>
          </w:del>
        </w:p>
        <w:p w14:paraId="685E4FDD" w14:textId="7413CF2C" w:rsidR="00EA5310" w:rsidDel="00007616" w:rsidRDefault="0067573C">
          <w:pPr>
            <w:pStyle w:val="Sumrio3"/>
            <w:tabs>
              <w:tab w:val="left" w:pos="960"/>
              <w:tab w:val="right" w:leader="dot" w:pos="9061"/>
            </w:tabs>
            <w:rPr>
              <w:del w:id="198" w:author="Milene França" w:date="2020-11-03T09:20:00Z"/>
              <w:rFonts w:asciiTheme="minorHAnsi" w:eastAsiaTheme="minorEastAsia" w:hAnsiTheme="minorHAnsi" w:cstheme="minorBidi"/>
              <w:noProof/>
              <w:sz w:val="22"/>
              <w:szCs w:val="22"/>
            </w:rPr>
          </w:pPr>
          <w:del w:id="199" w:author="Milene França" w:date="2020-11-03T09:20:00Z">
            <w:r w:rsidDel="00007616">
              <w:rPr>
                <w:noProof/>
              </w:rPr>
              <w:fldChar w:fldCharType="begin"/>
            </w:r>
            <w:r w:rsidDel="00007616">
              <w:rPr>
                <w:noProof/>
              </w:rPr>
              <w:delInstrText xml:space="preserve"> HYPERLINK \l "_Toc54766873" </w:delInstrText>
            </w:r>
            <w:r w:rsidDel="00007616">
              <w:rPr>
                <w:noProof/>
              </w:rPr>
              <w:fldChar w:fldCharType="separate"/>
            </w:r>
          </w:del>
          <w:ins w:id="200" w:author="Milene França" w:date="2020-11-10T10:38:00Z">
            <w:r w:rsidR="00FE2072">
              <w:rPr>
                <w:b/>
                <w:bCs/>
                <w:noProof/>
              </w:rPr>
              <w:t>Erro! A referência de hiperlink não é válida.</w:t>
            </w:r>
          </w:ins>
          <w:del w:id="201" w:author="Milene França" w:date="2020-11-03T09:20:00Z">
            <w:r w:rsidR="00EA5310" w:rsidRPr="00A57480" w:rsidDel="00007616">
              <w:rPr>
                <w:rStyle w:val="Hyperlink"/>
                <w:noProof/>
              </w:rPr>
              <w:delText>2.1.3</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Emissão de CO</w:delText>
            </w:r>
            <w:r w:rsidR="00EA5310" w:rsidRPr="00A57480" w:rsidDel="00007616">
              <w:rPr>
                <w:rStyle w:val="Hyperlink"/>
                <w:noProof/>
                <w:vertAlign w:val="subscript"/>
              </w:rPr>
              <w:delText>2</w:delText>
            </w:r>
            <w:r w:rsidR="00EA5310" w:rsidRPr="00A57480" w:rsidDel="00007616">
              <w:rPr>
                <w:rStyle w:val="Hyperlink"/>
                <w:noProof/>
              </w:rPr>
              <w:delText xml:space="preserve"> nas atividades de </w:delText>
            </w:r>
            <w:r w:rsidR="00EA5310" w:rsidRPr="00A57480" w:rsidDel="00007616">
              <w:rPr>
                <w:rStyle w:val="Hyperlink"/>
                <w:i/>
                <w:iCs/>
                <w:noProof/>
              </w:rPr>
              <w:delText>pull out</w:delText>
            </w:r>
            <w:r w:rsidR="00EA5310" w:rsidRPr="00A57480" w:rsidDel="00007616">
              <w:rPr>
                <w:rStyle w:val="Hyperlink"/>
                <w:noProof/>
              </w:rPr>
              <w:delText xml:space="preserve"> de risers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_Toc54766873 \h </w:delInstrText>
            </w:r>
            <w:r w:rsidR="00EA5310" w:rsidDel="00007616">
              <w:rPr>
                <w:noProof/>
                <w:webHidden/>
              </w:rPr>
            </w:r>
            <w:r w:rsidR="00EA5310" w:rsidDel="00007616">
              <w:rPr>
                <w:noProof/>
                <w:webHidden/>
              </w:rPr>
              <w:fldChar w:fldCharType="separate"/>
            </w:r>
            <w:r w:rsidR="00EA5310" w:rsidDel="00007616">
              <w:rPr>
                <w:noProof/>
                <w:webHidden/>
              </w:rPr>
              <w:delText>17</w:delText>
            </w:r>
            <w:r w:rsidR="00EA5310" w:rsidDel="00007616">
              <w:rPr>
                <w:noProof/>
                <w:webHidden/>
              </w:rPr>
              <w:fldChar w:fldCharType="end"/>
            </w:r>
            <w:r w:rsidDel="00007616">
              <w:rPr>
                <w:noProof/>
              </w:rPr>
              <w:fldChar w:fldCharType="end"/>
            </w:r>
          </w:del>
        </w:p>
        <w:p w14:paraId="052ABE29" w14:textId="0ED21A39" w:rsidR="00EA5310" w:rsidDel="00007616" w:rsidRDefault="0067573C">
          <w:pPr>
            <w:pStyle w:val="Sumrio4"/>
            <w:tabs>
              <w:tab w:val="left" w:pos="1760"/>
              <w:tab w:val="right" w:leader="dot" w:pos="9061"/>
            </w:tabs>
            <w:rPr>
              <w:del w:id="202" w:author="Milene França" w:date="2020-11-03T09:20:00Z"/>
              <w:rFonts w:asciiTheme="minorHAnsi" w:eastAsiaTheme="minorEastAsia" w:hAnsiTheme="minorHAnsi" w:cstheme="minorBidi"/>
              <w:noProof/>
              <w:sz w:val="22"/>
              <w:szCs w:val="22"/>
            </w:rPr>
          </w:pPr>
          <w:del w:id="203" w:author="Milene França" w:date="2020-11-03T09:20:00Z">
            <w:r w:rsidDel="00007616">
              <w:rPr>
                <w:noProof/>
              </w:rPr>
              <w:fldChar w:fldCharType="begin"/>
            </w:r>
            <w:r w:rsidDel="00007616">
              <w:rPr>
                <w:noProof/>
              </w:rPr>
              <w:delInstrText xml:space="preserve"> HYPERLINK \l "_Toc54766874" </w:delInstrText>
            </w:r>
            <w:r w:rsidDel="00007616">
              <w:rPr>
                <w:noProof/>
              </w:rPr>
              <w:fldChar w:fldCharType="separate"/>
            </w:r>
          </w:del>
          <w:ins w:id="204" w:author="Milene França" w:date="2020-11-10T10:38:00Z">
            <w:r w:rsidR="00FE2072">
              <w:rPr>
                <w:b/>
                <w:bCs/>
                <w:noProof/>
              </w:rPr>
              <w:t>Erro! A referência de hiperlink não é válida.</w:t>
            </w:r>
          </w:ins>
          <w:del w:id="205" w:author="Milene França" w:date="2020-11-03T09:20:00Z">
            <w:r w:rsidR="00EA5310" w:rsidRPr="00A57480" w:rsidDel="00007616">
              <w:rPr>
                <w:rStyle w:val="Hyperlink"/>
                <w:noProof/>
              </w:rPr>
              <w:delText>2.1.3.1</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Precificação de Carbono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_Toc54766874 \h </w:delInstrText>
            </w:r>
            <w:r w:rsidR="00EA5310" w:rsidDel="00007616">
              <w:rPr>
                <w:noProof/>
                <w:webHidden/>
              </w:rPr>
            </w:r>
            <w:r w:rsidR="00EA5310" w:rsidDel="00007616">
              <w:rPr>
                <w:noProof/>
                <w:webHidden/>
              </w:rPr>
              <w:fldChar w:fldCharType="separate"/>
            </w:r>
            <w:r w:rsidR="00EA5310" w:rsidDel="00007616">
              <w:rPr>
                <w:noProof/>
                <w:webHidden/>
              </w:rPr>
              <w:delText>17</w:delText>
            </w:r>
            <w:r w:rsidR="00EA5310" w:rsidDel="00007616">
              <w:rPr>
                <w:noProof/>
                <w:webHidden/>
              </w:rPr>
              <w:fldChar w:fldCharType="end"/>
            </w:r>
            <w:r w:rsidDel="00007616">
              <w:rPr>
                <w:noProof/>
              </w:rPr>
              <w:fldChar w:fldCharType="end"/>
            </w:r>
          </w:del>
        </w:p>
        <w:p w14:paraId="53CDDB72" w14:textId="41A8CFE8" w:rsidR="00EA5310" w:rsidDel="00007616" w:rsidRDefault="0067573C">
          <w:pPr>
            <w:pStyle w:val="Sumrio1"/>
            <w:tabs>
              <w:tab w:val="left" w:pos="660"/>
            </w:tabs>
            <w:rPr>
              <w:del w:id="206" w:author="Milene França" w:date="2020-11-03T09:20:00Z"/>
              <w:rFonts w:asciiTheme="minorHAnsi" w:eastAsiaTheme="minorEastAsia" w:hAnsiTheme="minorHAnsi" w:cstheme="minorBidi"/>
              <w:noProof/>
              <w:sz w:val="22"/>
              <w:szCs w:val="22"/>
            </w:rPr>
          </w:pPr>
          <w:del w:id="207" w:author="Milene França" w:date="2020-11-03T09:20:00Z">
            <w:r w:rsidDel="00007616">
              <w:rPr>
                <w:noProof/>
              </w:rPr>
              <w:fldChar w:fldCharType="begin"/>
            </w:r>
            <w:r w:rsidDel="00007616">
              <w:rPr>
                <w:noProof/>
              </w:rPr>
              <w:delInstrText xml:space="preserve"> HYPERLINK \l "_Toc54766875" </w:delInstrText>
            </w:r>
            <w:r w:rsidDel="00007616">
              <w:rPr>
                <w:noProof/>
              </w:rPr>
              <w:fldChar w:fldCharType="separate"/>
            </w:r>
          </w:del>
          <w:ins w:id="208" w:author="Milene França" w:date="2020-11-10T10:38:00Z">
            <w:r w:rsidR="00FE2072">
              <w:rPr>
                <w:b/>
                <w:bCs/>
                <w:noProof/>
              </w:rPr>
              <w:t>Erro! A referência de hiperlink não é válida.</w:t>
            </w:r>
          </w:ins>
          <w:del w:id="209" w:author="Milene França" w:date="2020-11-03T09:20:00Z">
            <w:r w:rsidR="00EA5310" w:rsidRPr="00A57480" w:rsidDel="00007616">
              <w:rPr>
                <w:rStyle w:val="Hyperlink"/>
                <w:rFonts w:cs="Arial"/>
                <w:noProof/>
              </w:rPr>
              <w:delText>3.</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METODOLOGIAS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_Toc54766875 \h </w:delInstrText>
            </w:r>
            <w:r w:rsidR="00EA5310" w:rsidDel="00007616">
              <w:rPr>
                <w:noProof/>
                <w:webHidden/>
              </w:rPr>
            </w:r>
            <w:r w:rsidR="00EA5310" w:rsidDel="00007616">
              <w:rPr>
                <w:noProof/>
                <w:webHidden/>
              </w:rPr>
              <w:fldChar w:fldCharType="separate"/>
            </w:r>
            <w:r w:rsidR="00EA5310" w:rsidDel="00007616">
              <w:rPr>
                <w:noProof/>
                <w:webHidden/>
              </w:rPr>
              <w:delText>21</w:delText>
            </w:r>
            <w:r w:rsidR="00EA5310" w:rsidDel="00007616">
              <w:rPr>
                <w:noProof/>
                <w:webHidden/>
              </w:rPr>
              <w:fldChar w:fldCharType="end"/>
            </w:r>
            <w:r w:rsidDel="00007616">
              <w:rPr>
                <w:noProof/>
              </w:rPr>
              <w:fldChar w:fldCharType="end"/>
            </w:r>
          </w:del>
        </w:p>
        <w:p w14:paraId="1B68993B" w14:textId="2C6041BD" w:rsidR="00EA5310" w:rsidDel="00007616" w:rsidRDefault="0067573C">
          <w:pPr>
            <w:pStyle w:val="Sumrio2"/>
            <w:tabs>
              <w:tab w:val="left" w:pos="660"/>
              <w:tab w:val="right" w:leader="dot" w:pos="9061"/>
            </w:tabs>
            <w:rPr>
              <w:del w:id="210" w:author="Milene França" w:date="2020-11-03T09:20:00Z"/>
              <w:rFonts w:asciiTheme="minorHAnsi" w:eastAsiaTheme="minorEastAsia" w:hAnsiTheme="minorHAnsi" w:cstheme="minorBidi"/>
              <w:noProof/>
              <w:sz w:val="22"/>
              <w:szCs w:val="22"/>
            </w:rPr>
          </w:pPr>
          <w:del w:id="211" w:author="Milene França" w:date="2020-11-03T09:20:00Z">
            <w:r w:rsidDel="00007616">
              <w:rPr>
                <w:noProof/>
              </w:rPr>
              <w:fldChar w:fldCharType="begin"/>
            </w:r>
            <w:r w:rsidDel="00007616">
              <w:rPr>
                <w:noProof/>
              </w:rPr>
              <w:delInstrText xml:space="preserve"> HYPERLINK \l "_Toc54766876" </w:delInstrText>
            </w:r>
            <w:r w:rsidDel="00007616">
              <w:rPr>
                <w:noProof/>
              </w:rPr>
              <w:fldChar w:fldCharType="separate"/>
            </w:r>
          </w:del>
          <w:ins w:id="212" w:author="Milene França" w:date="2020-11-10T10:38:00Z">
            <w:r w:rsidR="00FE2072">
              <w:rPr>
                <w:b/>
                <w:bCs/>
                <w:noProof/>
              </w:rPr>
              <w:t>Erro! A referência de hiperlink não é válida.</w:t>
            </w:r>
          </w:ins>
          <w:del w:id="213" w:author="Milene França" w:date="2020-11-03T09:20:00Z">
            <w:r w:rsidR="00EA5310" w:rsidRPr="00A57480" w:rsidDel="00007616">
              <w:rPr>
                <w:rStyle w:val="Hyperlink"/>
                <w:rFonts w:cs="Arial"/>
                <w:noProof/>
              </w:rPr>
              <w:delText>3.1</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Otimização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_Toc54766876 \h </w:delInstrText>
            </w:r>
            <w:r w:rsidR="00EA5310" w:rsidDel="00007616">
              <w:rPr>
                <w:noProof/>
                <w:webHidden/>
              </w:rPr>
            </w:r>
            <w:r w:rsidR="00EA5310" w:rsidDel="00007616">
              <w:rPr>
                <w:noProof/>
                <w:webHidden/>
              </w:rPr>
              <w:fldChar w:fldCharType="separate"/>
            </w:r>
            <w:r w:rsidR="00EA5310" w:rsidDel="00007616">
              <w:rPr>
                <w:noProof/>
                <w:webHidden/>
              </w:rPr>
              <w:delText>21</w:delText>
            </w:r>
            <w:r w:rsidR="00EA5310" w:rsidDel="00007616">
              <w:rPr>
                <w:noProof/>
                <w:webHidden/>
              </w:rPr>
              <w:fldChar w:fldCharType="end"/>
            </w:r>
            <w:r w:rsidDel="00007616">
              <w:rPr>
                <w:noProof/>
              </w:rPr>
              <w:fldChar w:fldCharType="end"/>
            </w:r>
          </w:del>
        </w:p>
        <w:p w14:paraId="16CB26BB" w14:textId="775BDCA6" w:rsidR="00EA5310" w:rsidDel="00007616" w:rsidRDefault="0067573C">
          <w:pPr>
            <w:pStyle w:val="Sumrio2"/>
            <w:tabs>
              <w:tab w:val="left" w:pos="660"/>
              <w:tab w:val="right" w:leader="dot" w:pos="9061"/>
            </w:tabs>
            <w:rPr>
              <w:del w:id="214" w:author="Milene França" w:date="2020-11-03T09:20:00Z"/>
              <w:rFonts w:asciiTheme="minorHAnsi" w:eastAsiaTheme="minorEastAsia" w:hAnsiTheme="minorHAnsi" w:cstheme="minorBidi"/>
              <w:noProof/>
              <w:sz w:val="22"/>
              <w:szCs w:val="22"/>
            </w:rPr>
          </w:pPr>
          <w:del w:id="215" w:author="Milene França" w:date="2020-11-03T09:20:00Z">
            <w:r w:rsidDel="00007616">
              <w:rPr>
                <w:noProof/>
              </w:rPr>
              <w:fldChar w:fldCharType="begin"/>
            </w:r>
            <w:r w:rsidDel="00007616">
              <w:rPr>
                <w:noProof/>
              </w:rPr>
              <w:delInstrText xml:space="preserve"> HYPERLINK \l "_Toc54766877" </w:delInstrText>
            </w:r>
            <w:r w:rsidDel="00007616">
              <w:rPr>
                <w:noProof/>
              </w:rPr>
              <w:fldChar w:fldCharType="separate"/>
            </w:r>
          </w:del>
          <w:ins w:id="216" w:author="Milene França" w:date="2020-11-10T10:38:00Z">
            <w:r w:rsidR="00FE2072">
              <w:rPr>
                <w:b/>
                <w:bCs/>
                <w:noProof/>
              </w:rPr>
              <w:t>Erro! A referência de hiperlink não é válida.</w:t>
            </w:r>
          </w:ins>
          <w:del w:id="217" w:author="Milene França" w:date="2020-11-03T09:20:00Z">
            <w:r w:rsidR="00EA5310" w:rsidRPr="00A57480" w:rsidDel="00007616">
              <w:rPr>
                <w:rStyle w:val="Hyperlink"/>
                <w:rFonts w:cs="Arial"/>
                <w:noProof/>
              </w:rPr>
              <w:delText>3.2</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Algoritmos Genéticos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_Toc54766877 \h </w:delInstrText>
            </w:r>
            <w:r w:rsidR="00EA5310" w:rsidDel="00007616">
              <w:rPr>
                <w:noProof/>
                <w:webHidden/>
              </w:rPr>
            </w:r>
            <w:r w:rsidR="00EA5310" w:rsidDel="00007616">
              <w:rPr>
                <w:noProof/>
                <w:webHidden/>
              </w:rPr>
              <w:fldChar w:fldCharType="separate"/>
            </w:r>
            <w:r w:rsidR="00EA5310" w:rsidDel="00007616">
              <w:rPr>
                <w:noProof/>
                <w:webHidden/>
              </w:rPr>
              <w:delText>22</w:delText>
            </w:r>
            <w:r w:rsidR="00EA5310" w:rsidDel="00007616">
              <w:rPr>
                <w:noProof/>
                <w:webHidden/>
              </w:rPr>
              <w:fldChar w:fldCharType="end"/>
            </w:r>
            <w:r w:rsidDel="00007616">
              <w:rPr>
                <w:noProof/>
              </w:rPr>
              <w:fldChar w:fldCharType="end"/>
            </w:r>
          </w:del>
        </w:p>
        <w:p w14:paraId="0A99938D" w14:textId="4418C41D" w:rsidR="00EA5310" w:rsidDel="00007616" w:rsidRDefault="0067573C">
          <w:pPr>
            <w:pStyle w:val="Sumrio3"/>
            <w:tabs>
              <w:tab w:val="left" w:pos="960"/>
              <w:tab w:val="right" w:leader="dot" w:pos="9061"/>
            </w:tabs>
            <w:rPr>
              <w:del w:id="218" w:author="Milene França" w:date="2020-11-03T09:20:00Z"/>
              <w:rFonts w:asciiTheme="minorHAnsi" w:eastAsiaTheme="minorEastAsia" w:hAnsiTheme="minorHAnsi" w:cstheme="minorBidi"/>
              <w:noProof/>
              <w:sz w:val="22"/>
              <w:szCs w:val="22"/>
            </w:rPr>
          </w:pPr>
          <w:del w:id="219" w:author="Milene França" w:date="2020-11-03T09:20:00Z">
            <w:r w:rsidDel="00007616">
              <w:rPr>
                <w:noProof/>
              </w:rPr>
              <w:fldChar w:fldCharType="begin"/>
            </w:r>
            <w:r w:rsidDel="00007616">
              <w:rPr>
                <w:noProof/>
              </w:rPr>
              <w:delInstrText xml:space="preserve"> HYPERLINK \l "_Toc54766878" </w:delInstrText>
            </w:r>
            <w:r w:rsidDel="00007616">
              <w:rPr>
                <w:noProof/>
              </w:rPr>
              <w:fldChar w:fldCharType="separate"/>
            </w:r>
          </w:del>
          <w:ins w:id="220" w:author="Milene França" w:date="2020-11-10T10:38:00Z">
            <w:r w:rsidR="00FE2072">
              <w:rPr>
                <w:b/>
                <w:bCs/>
                <w:noProof/>
              </w:rPr>
              <w:t>Erro! A referência de hiperlink não é válida.</w:t>
            </w:r>
          </w:ins>
          <w:del w:id="221" w:author="Milene França" w:date="2020-11-03T09:20:00Z">
            <w:r w:rsidR="00EA5310" w:rsidRPr="00A57480" w:rsidDel="00007616">
              <w:rPr>
                <w:rStyle w:val="Hyperlink"/>
                <w:noProof/>
              </w:rPr>
              <w:delText>3.2.1</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Teoria da Evolução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_Toc54766878 \h </w:delInstrText>
            </w:r>
            <w:r w:rsidR="00EA5310" w:rsidDel="00007616">
              <w:rPr>
                <w:noProof/>
                <w:webHidden/>
              </w:rPr>
            </w:r>
            <w:r w:rsidR="00EA5310" w:rsidDel="00007616">
              <w:rPr>
                <w:noProof/>
                <w:webHidden/>
              </w:rPr>
              <w:fldChar w:fldCharType="separate"/>
            </w:r>
            <w:r w:rsidR="00EA5310" w:rsidDel="00007616">
              <w:rPr>
                <w:noProof/>
                <w:webHidden/>
              </w:rPr>
              <w:delText>22</w:delText>
            </w:r>
            <w:r w:rsidR="00EA5310" w:rsidDel="00007616">
              <w:rPr>
                <w:noProof/>
                <w:webHidden/>
              </w:rPr>
              <w:fldChar w:fldCharType="end"/>
            </w:r>
            <w:r w:rsidDel="00007616">
              <w:rPr>
                <w:noProof/>
              </w:rPr>
              <w:fldChar w:fldCharType="end"/>
            </w:r>
          </w:del>
        </w:p>
        <w:p w14:paraId="40BE43DE" w14:textId="7A0061A3" w:rsidR="00EA5310" w:rsidDel="00007616" w:rsidRDefault="0067573C">
          <w:pPr>
            <w:pStyle w:val="Sumrio3"/>
            <w:tabs>
              <w:tab w:val="left" w:pos="960"/>
              <w:tab w:val="right" w:leader="dot" w:pos="9061"/>
            </w:tabs>
            <w:rPr>
              <w:del w:id="222" w:author="Milene França" w:date="2020-11-03T09:20:00Z"/>
              <w:rFonts w:asciiTheme="minorHAnsi" w:eastAsiaTheme="minorEastAsia" w:hAnsiTheme="minorHAnsi" w:cstheme="minorBidi"/>
              <w:noProof/>
              <w:sz w:val="22"/>
              <w:szCs w:val="22"/>
            </w:rPr>
          </w:pPr>
          <w:del w:id="223" w:author="Milene França" w:date="2020-11-03T09:20:00Z">
            <w:r w:rsidDel="00007616">
              <w:rPr>
                <w:noProof/>
              </w:rPr>
              <w:fldChar w:fldCharType="begin"/>
            </w:r>
            <w:r w:rsidDel="00007616">
              <w:rPr>
                <w:noProof/>
              </w:rPr>
              <w:delInstrText xml:space="preserve"> HYPERLINK \l "_Toc54766879" </w:delInstrText>
            </w:r>
            <w:r w:rsidDel="00007616">
              <w:rPr>
                <w:noProof/>
              </w:rPr>
              <w:fldChar w:fldCharType="separate"/>
            </w:r>
          </w:del>
          <w:ins w:id="224" w:author="Milene França" w:date="2020-11-10T10:38:00Z">
            <w:r w:rsidR="00FE2072">
              <w:rPr>
                <w:b/>
                <w:bCs/>
                <w:noProof/>
              </w:rPr>
              <w:t>Erro! A referência de hiperlink não é válida.</w:t>
            </w:r>
          </w:ins>
          <w:del w:id="225" w:author="Milene França" w:date="2020-11-03T09:20:00Z">
            <w:r w:rsidR="00EA5310" w:rsidRPr="00A57480" w:rsidDel="00007616">
              <w:rPr>
                <w:rStyle w:val="Hyperlink"/>
                <w:noProof/>
              </w:rPr>
              <w:delText>3.2.2</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A história dos algoritmos genéticos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_Toc54766879 \h </w:delInstrText>
            </w:r>
            <w:r w:rsidR="00EA5310" w:rsidDel="00007616">
              <w:rPr>
                <w:noProof/>
                <w:webHidden/>
              </w:rPr>
            </w:r>
            <w:r w:rsidR="00EA5310" w:rsidDel="00007616">
              <w:rPr>
                <w:noProof/>
                <w:webHidden/>
              </w:rPr>
              <w:fldChar w:fldCharType="separate"/>
            </w:r>
            <w:r w:rsidR="00EA5310" w:rsidDel="00007616">
              <w:rPr>
                <w:noProof/>
                <w:webHidden/>
              </w:rPr>
              <w:delText>23</w:delText>
            </w:r>
            <w:r w:rsidR="00EA5310" w:rsidDel="00007616">
              <w:rPr>
                <w:noProof/>
                <w:webHidden/>
              </w:rPr>
              <w:fldChar w:fldCharType="end"/>
            </w:r>
            <w:r w:rsidDel="00007616">
              <w:rPr>
                <w:noProof/>
              </w:rPr>
              <w:fldChar w:fldCharType="end"/>
            </w:r>
          </w:del>
        </w:p>
        <w:p w14:paraId="5E3E659A" w14:textId="78286CE4" w:rsidR="00EA5310" w:rsidDel="00007616" w:rsidRDefault="0067573C">
          <w:pPr>
            <w:pStyle w:val="Sumrio3"/>
            <w:tabs>
              <w:tab w:val="left" w:pos="960"/>
              <w:tab w:val="right" w:leader="dot" w:pos="9061"/>
            </w:tabs>
            <w:rPr>
              <w:del w:id="226" w:author="Milene França" w:date="2020-11-03T09:20:00Z"/>
              <w:rFonts w:asciiTheme="minorHAnsi" w:eastAsiaTheme="minorEastAsia" w:hAnsiTheme="minorHAnsi" w:cstheme="minorBidi"/>
              <w:noProof/>
              <w:sz w:val="22"/>
              <w:szCs w:val="22"/>
            </w:rPr>
          </w:pPr>
          <w:del w:id="227" w:author="Milene França" w:date="2020-11-03T09:20:00Z">
            <w:r w:rsidDel="00007616">
              <w:rPr>
                <w:noProof/>
              </w:rPr>
              <w:fldChar w:fldCharType="begin"/>
            </w:r>
            <w:r w:rsidDel="00007616">
              <w:rPr>
                <w:noProof/>
              </w:rPr>
              <w:delInstrText xml:space="preserve"> HYPERLINK \l "_Toc54766880" </w:delInstrText>
            </w:r>
            <w:r w:rsidDel="00007616">
              <w:rPr>
                <w:noProof/>
              </w:rPr>
              <w:fldChar w:fldCharType="separate"/>
            </w:r>
          </w:del>
          <w:ins w:id="228" w:author="Milene França" w:date="2020-11-10T10:38:00Z">
            <w:r w:rsidR="00FE2072">
              <w:rPr>
                <w:b/>
                <w:bCs/>
                <w:noProof/>
              </w:rPr>
              <w:t>Erro! A referência de hiperlink não é válida.</w:t>
            </w:r>
          </w:ins>
          <w:del w:id="229" w:author="Milene França" w:date="2020-11-03T09:20:00Z">
            <w:r w:rsidR="00EA5310" w:rsidRPr="00A57480" w:rsidDel="00007616">
              <w:rPr>
                <w:rStyle w:val="Hyperlink"/>
                <w:noProof/>
              </w:rPr>
              <w:delText>3.2.3</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O que são algoritmos genéticos?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_Toc54766880 \h </w:delInstrText>
            </w:r>
            <w:r w:rsidR="00EA5310" w:rsidDel="00007616">
              <w:rPr>
                <w:noProof/>
                <w:webHidden/>
              </w:rPr>
            </w:r>
            <w:r w:rsidR="00EA5310" w:rsidDel="00007616">
              <w:rPr>
                <w:noProof/>
                <w:webHidden/>
              </w:rPr>
              <w:fldChar w:fldCharType="separate"/>
            </w:r>
            <w:r w:rsidR="00EA5310" w:rsidDel="00007616">
              <w:rPr>
                <w:noProof/>
                <w:webHidden/>
              </w:rPr>
              <w:delText>24</w:delText>
            </w:r>
            <w:r w:rsidR="00EA5310" w:rsidDel="00007616">
              <w:rPr>
                <w:noProof/>
                <w:webHidden/>
              </w:rPr>
              <w:fldChar w:fldCharType="end"/>
            </w:r>
            <w:r w:rsidDel="00007616">
              <w:rPr>
                <w:noProof/>
              </w:rPr>
              <w:fldChar w:fldCharType="end"/>
            </w:r>
          </w:del>
        </w:p>
        <w:p w14:paraId="1ACCA980" w14:textId="3EFFF02C" w:rsidR="00EA5310" w:rsidDel="00007616" w:rsidRDefault="0067573C">
          <w:pPr>
            <w:pStyle w:val="Sumrio4"/>
            <w:tabs>
              <w:tab w:val="left" w:pos="1760"/>
              <w:tab w:val="right" w:leader="dot" w:pos="9061"/>
            </w:tabs>
            <w:rPr>
              <w:del w:id="230" w:author="Milene França" w:date="2020-11-03T09:20:00Z"/>
              <w:rFonts w:asciiTheme="minorHAnsi" w:eastAsiaTheme="minorEastAsia" w:hAnsiTheme="minorHAnsi" w:cstheme="minorBidi"/>
              <w:noProof/>
              <w:sz w:val="22"/>
              <w:szCs w:val="22"/>
            </w:rPr>
          </w:pPr>
          <w:del w:id="231" w:author="Milene França" w:date="2020-11-03T09:20:00Z">
            <w:r w:rsidDel="00007616">
              <w:rPr>
                <w:noProof/>
              </w:rPr>
              <w:fldChar w:fldCharType="begin"/>
            </w:r>
            <w:r w:rsidDel="00007616">
              <w:rPr>
                <w:noProof/>
              </w:rPr>
              <w:delInstrText xml:space="preserve"> HYPERLINK \l "_Toc54766881" </w:delInstrText>
            </w:r>
            <w:r w:rsidDel="00007616">
              <w:rPr>
                <w:noProof/>
              </w:rPr>
              <w:fldChar w:fldCharType="separate"/>
            </w:r>
          </w:del>
          <w:ins w:id="232" w:author="Milene França" w:date="2020-11-10T10:38:00Z">
            <w:r w:rsidR="00FE2072">
              <w:rPr>
                <w:b/>
                <w:bCs/>
                <w:noProof/>
              </w:rPr>
              <w:t>Erro! A referência de hiperlink não é válida.</w:t>
            </w:r>
          </w:ins>
          <w:del w:id="233" w:author="Milene França" w:date="2020-11-03T09:20:00Z">
            <w:r w:rsidR="00EA5310" w:rsidRPr="00A57480" w:rsidDel="00007616">
              <w:rPr>
                <w:rStyle w:val="Hyperlink"/>
                <w:noProof/>
              </w:rPr>
              <w:delText>3.2.3.1</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Representação cromossômica e decodificação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_Toc54766881 \h </w:delInstrText>
            </w:r>
            <w:r w:rsidR="00EA5310" w:rsidDel="00007616">
              <w:rPr>
                <w:noProof/>
                <w:webHidden/>
              </w:rPr>
            </w:r>
            <w:r w:rsidR="00EA5310" w:rsidDel="00007616">
              <w:rPr>
                <w:noProof/>
                <w:webHidden/>
              </w:rPr>
              <w:fldChar w:fldCharType="separate"/>
            </w:r>
            <w:r w:rsidR="00EA5310" w:rsidDel="00007616">
              <w:rPr>
                <w:noProof/>
                <w:webHidden/>
              </w:rPr>
              <w:delText>24</w:delText>
            </w:r>
            <w:r w:rsidR="00EA5310" w:rsidDel="00007616">
              <w:rPr>
                <w:noProof/>
                <w:webHidden/>
              </w:rPr>
              <w:fldChar w:fldCharType="end"/>
            </w:r>
            <w:r w:rsidDel="00007616">
              <w:rPr>
                <w:noProof/>
              </w:rPr>
              <w:fldChar w:fldCharType="end"/>
            </w:r>
          </w:del>
        </w:p>
        <w:p w14:paraId="388F6433" w14:textId="4CD8A7D6" w:rsidR="00EA5310" w:rsidDel="00007616" w:rsidRDefault="0067573C">
          <w:pPr>
            <w:pStyle w:val="Sumrio4"/>
            <w:tabs>
              <w:tab w:val="left" w:pos="1760"/>
              <w:tab w:val="right" w:leader="dot" w:pos="9061"/>
            </w:tabs>
            <w:rPr>
              <w:del w:id="234" w:author="Milene França" w:date="2020-11-03T09:20:00Z"/>
              <w:rFonts w:asciiTheme="minorHAnsi" w:eastAsiaTheme="minorEastAsia" w:hAnsiTheme="minorHAnsi" w:cstheme="minorBidi"/>
              <w:noProof/>
              <w:sz w:val="22"/>
              <w:szCs w:val="22"/>
            </w:rPr>
          </w:pPr>
          <w:del w:id="235" w:author="Milene França" w:date="2020-11-03T09:20:00Z">
            <w:r w:rsidDel="00007616">
              <w:rPr>
                <w:noProof/>
              </w:rPr>
              <w:fldChar w:fldCharType="begin"/>
            </w:r>
            <w:r w:rsidDel="00007616">
              <w:rPr>
                <w:noProof/>
              </w:rPr>
              <w:delInstrText xml:space="preserve"> HYPERLINK \l "_Toc54766882" </w:delInstrText>
            </w:r>
            <w:r w:rsidDel="00007616">
              <w:rPr>
                <w:noProof/>
              </w:rPr>
              <w:fldChar w:fldCharType="separate"/>
            </w:r>
          </w:del>
          <w:ins w:id="236" w:author="Milene França" w:date="2020-11-10T10:38:00Z">
            <w:r w:rsidR="00FE2072">
              <w:rPr>
                <w:b/>
                <w:bCs/>
                <w:noProof/>
              </w:rPr>
              <w:t>Erro! A referência de hiperlink não é válida.</w:t>
            </w:r>
          </w:ins>
          <w:del w:id="237" w:author="Milene França" w:date="2020-11-03T09:20:00Z">
            <w:r w:rsidR="00EA5310" w:rsidRPr="00A57480" w:rsidDel="00007616">
              <w:rPr>
                <w:rStyle w:val="Hyperlink"/>
                <w:noProof/>
              </w:rPr>
              <w:delText>3.2.3.2</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Função de Avaliação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_Toc54766882 \h </w:delInstrText>
            </w:r>
            <w:r w:rsidR="00EA5310" w:rsidDel="00007616">
              <w:rPr>
                <w:noProof/>
                <w:webHidden/>
              </w:rPr>
            </w:r>
            <w:r w:rsidR="00EA5310" w:rsidDel="00007616">
              <w:rPr>
                <w:noProof/>
                <w:webHidden/>
              </w:rPr>
              <w:fldChar w:fldCharType="separate"/>
            </w:r>
            <w:r w:rsidR="00EA5310" w:rsidDel="00007616">
              <w:rPr>
                <w:noProof/>
                <w:webHidden/>
              </w:rPr>
              <w:delText>26</w:delText>
            </w:r>
            <w:r w:rsidR="00EA5310" w:rsidDel="00007616">
              <w:rPr>
                <w:noProof/>
                <w:webHidden/>
              </w:rPr>
              <w:fldChar w:fldCharType="end"/>
            </w:r>
            <w:r w:rsidDel="00007616">
              <w:rPr>
                <w:noProof/>
              </w:rPr>
              <w:fldChar w:fldCharType="end"/>
            </w:r>
          </w:del>
        </w:p>
        <w:p w14:paraId="7003C40D" w14:textId="07CDE307" w:rsidR="00EA5310" w:rsidDel="00007616" w:rsidRDefault="0067573C">
          <w:pPr>
            <w:pStyle w:val="Sumrio4"/>
            <w:tabs>
              <w:tab w:val="left" w:pos="1760"/>
              <w:tab w:val="right" w:leader="dot" w:pos="9061"/>
            </w:tabs>
            <w:rPr>
              <w:del w:id="238" w:author="Milene França" w:date="2020-11-03T09:20:00Z"/>
              <w:rFonts w:asciiTheme="minorHAnsi" w:eastAsiaTheme="minorEastAsia" w:hAnsiTheme="minorHAnsi" w:cstheme="minorBidi"/>
              <w:noProof/>
              <w:sz w:val="22"/>
              <w:szCs w:val="22"/>
            </w:rPr>
          </w:pPr>
          <w:del w:id="239" w:author="Milene França" w:date="2020-11-03T09:20:00Z">
            <w:r w:rsidDel="00007616">
              <w:rPr>
                <w:noProof/>
              </w:rPr>
              <w:fldChar w:fldCharType="begin"/>
            </w:r>
            <w:r w:rsidDel="00007616">
              <w:rPr>
                <w:noProof/>
              </w:rPr>
              <w:delInstrText xml:space="preserve"> HYPERLINK \l "_Toc54766883" </w:delInstrText>
            </w:r>
            <w:r w:rsidDel="00007616">
              <w:rPr>
                <w:noProof/>
              </w:rPr>
              <w:fldChar w:fldCharType="separate"/>
            </w:r>
          </w:del>
          <w:ins w:id="240" w:author="Milene França" w:date="2020-11-10T10:38:00Z">
            <w:r w:rsidR="00FE2072">
              <w:rPr>
                <w:b/>
                <w:bCs/>
                <w:noProof/>
              </w:rPr>
              <w:t>Erro! A referência de hiperlink não é válida.</w:t>
            </w:r>
          </w:ins>
          <w:del w:id="241" w:author="Milene França" w:date="2020-11-03T09:20:00Z">
            <w:r w:rsidR="00EA5310" w:rsidRPr="00A57480" w:rsidDel="00007616">
              <w:rPr>
                <w:rStyle w:val="Hyperlink"/>
                <w:noProof/>
              </w:rPr>
              <w:delText>3.2.3.3</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Operadores Genéticos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_Toc54766883 \h </w:delInstrText>
            </w:r>
            <w:r w:rsidR="00EA5310" w:rsidDel="00007616">
              <w:rPr>
                <w:noProof/>
                <w:webHidden/>
              </w:rPr>
            </w:r>
            <w:r w:rsidR="00EA5310" w:rsidDel="00007616">
              <w:rPr>
                <w:noProof/>
                <w:webHidden/>
              </w:rPr>
              <w:fldChar w:fldCharType="separate"/>
            </w:r>
            <w:r w:rsidR="00EA5310" w:rsidDel="00007616">
              <w:rPr>
                <w:noProof/>
                <w:webHidden/>
              </w:rPr>
              <w:delText>26</w:delText>
            </w:r>
            <w:r w:rsidR="00EA5310" w:rsidDel="00007616">
              <w:rPr>
                <w:noProof/>
                <w:webHidden/>
              </w:rPr>
              <w:fldChar w:fldCharType="end"/>
            </w:r>
            <w:r w:rsidDel="00007616">
              <w:rPr>
                <w:noProof/>
              </w:rPr>
              <w:fldChar w:fldCharType="end"/>
            </w:r>
          </w:del>
        </w:p>
        <w:p w14:paraId="5B852A85" w14:textId="79C475B9" w:rsidR="00EA5310" w:rsidDel="00007616" w:rsidRDefault="0067573C">
          <w:pPr>
            <w:pStyle w:val="Sumrio3"/>
            <w:tabs>
              <w:tab w:val="left" w:pos="960"/>
              <w:tab w:val="right" w:leader="dot" w:pos="9061"/>
            </w:tabs>
            <w:rPr>
              <w:del w:id="242" w:author="Milene França" w:date="2020-11-03T09:20:00Z"/>
              <w:rFonts w:asciiTheme="minorHAnsi" w:eastAsiaTheme="minorEastAsia" w:hAnsiTheme="minorHAnsi" w:cstheme="minorBidi"/>
              <w:noProof/>
              <w:sz w:val="22"/>
              <w:szCs w:val="22"/>
            </w:rPr>
          </w:pPr>
          <w:del w:id="243" w:author="Milene França" w:date="2020-11-03T09:20:00Z">
            <w:r w:rsidDel="00007616">
              <w:rPr>
                <w:noProof/>
              </w:rPr>
              <w:fldChar w:fldCharType="begin"/>
            </w:r>
            <w:r w:rsidDel="00007616">
              <w:rPr>
                <w:noProof/>
              </w:rPr>
              <w:delInstrText xml:space="preserve"> HYPERLINK \l "_Toc54766884" </w:delInstrText>
            </w:r>
            <w:r w:rsidDel="00007616">
              <w:rPr>
                <w:noProof/>
              </w:rPr>
              <w:fldChar w:fldCharType="separate"/>
            </w:r>
          </w:del>
          <w:ins w:id="244" w:author="Milene França" w:date="2020-11-10T10:38:00Z">
            <w:r w:rsidR="00FE2072">
              <w:rPr>
                <w:b/>
                <w:bCs/>
                <w:noProof/>
              </w:rPr>
              <w:t>Erro! A referência de hiperlink não é válida.</w:t>
            </w:r>
          </w:ins>
          <w:del w:id="245" w:author="Milene França" w:date="2020-11-03T09:20:00Z">
            <w:r w:rsidR="00EA5310" w:rsidRPr="00A57480" w:rsidDel="00007616">
              <w:rPr>
                <w:rStyle w:val="Hyperlink"/>
                <w:noProof/>
              </w:rPr>
              <w:delText>3.2.4</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Desempenho dos AGs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_Toc54766884 \h </w:delInstrText>
            </w:r>
            <w:r w:rsidR="00EA5310" w:rsidDel="00007616">
              <w:rPr>
                <w:noProof/>
                <w:webHidden/>
              </w:rPr>
            </w:r>
            <w:r w:rsidR="00EA5310" w:rsidDel="00007616">
              <w:rPr>
                <w:noProof/>
                <w:webHidden/>
              </w:rPr>
              <w:fldChar w:fldCharType="separate"/>
            </w:r>
            <w:r w:rsidR="00EA5310" w:rsidDel="00007616">
              <w:rPr>
                <w:noProof/>
                <w:webHidden/>
              </w:rPr>
              <w:delText>28</w:delText>
            </w:r>
            <w:r w:rsidR="00EA5310" w:rsidDel="00007616">
              <w:rPr>
                <w:noProof/>
                <w:webHidden/>
              </w:rPr>
              <w:fldChar w:fldCharType="end"/>
            </w:r>
            <w:r w:rsidDel="00007616">
              <w:rPr>
                <w:noProof/>
              </w:rPr>
              <w:fldChar w:fldCharType="end"/>
            </w:r>
          </w:del>
        </w:p>
        <w:p w14:paraId="1EBD1DA4" w14:textId="757765FF" w:rsidR="00EA5310" w:rsidDel="00007616" w:rsidRDefault="0067573C">
          <w:pPr>
            <w:pStyle w:val="Sumrio3"/>
            <w:tabs>
              <w:tab w:val="left" w:pos="960"/>
              <w:tab w:val="right" w:leader="dot" w:pos="9061"/>
            </w:tabs>
            <w:rPr>
              <w:del w:id="246" w:author="Milene França" w:date="2020-11-03T09:20:00Z"/>
              <w:rFonts w:asciiTheme="minorHAnsi" w:eastAsiaTheme="minorEastAsia" w:hAnsiTheme="minorHAnsi" w:cstheme="minorBidi"/>
              <w:noProof/>
              <w:sz w:val="22"/>
              <w:szCs w:val="22"/>
            </w:rPr>
          </w:pPr>
          <w:del w:id="247" w:author="Milene França" w:date="2020-11-03T09:20:00Z">
            <w:r w:rsidDel="00007616">
              <w:rPr>
                <w:noProof/>
              </w:rPr>
              <w:fldChar w:fldCharType="begin"/>
            </w:r>
            <w:r w:rsidDel="00007616">
              <w:rPr>
                <w:noProof/>
              </w:rPr>
              <w:delInstrText xml:space="preserve"> HYPERLINK \l "_Toc54766885" </w:delInstrText>
            </w:r>
            <w:r w:rsidDel="00007616">
              <w:rPr>
                <w:noProof/>
              </w:rPr>
              <w:fldChar w:fldCharType="separate"/>
            </w:r>
          </w:del>
          <w:ins w:id="248" w:author="Milene França" w:date="2020-11-10T10:38:00Z">
            <w:r w:rsidR="00FE2072">
              <w:rPr>
                <w:b/>
                <w:bCs/>
                <w:noProof/>
              </w:rPr>
              <w:t>Erro! A referência de hiperlink não é válida.</w:t>
            </w:r>
          </w:ins>
          <w:del w:id="249" w:author="Milene França" w:date="2020-11-03T09:20:00Z">
            <w:r w:rsidR="00EA5310" w:rsidRPr="00A57480" w:rsidDel="00007616">
              <w:rPr>
                <w:rStyle w:val="Hyperlink"/>
                <w:noProof/>
              </w:rPr>
              <w:delText>3.2.5</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Esquema de um GA</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_Toc54766885 \h </w:delInstrText>
            </w:r>
            <w:r w:rsidR="00EA5310" w:rsidDel="00007616">
              <w:rPr>
                <w:noProof/>
                <w:webHidden/>
              </w:rPr>
            </w:r>
            <w:r w:rsidR="00EA5310" w:rsidDel="00007616">
              <w:rPr>
                <w:noProof/>
                <w:webHidden/>
              </w:rPr>
              <w:fldChar w:fldCharType="separate"/>
            </w:r>
            <w:r w:rsidR="00EA5310" w:rsidDel="00007616">
              <w:rPr>
                <w:noProof/>
                <w:webHidden/>
              </w:rPr>
              <w:delText>28</w:delText>
            </w:r>
            <w:r w:rsidR="00EA5310" w:rsidDel="00007616">
              <w:rPr>
                <w:noProof/>
                <w:webHidden/>
              </w:rPr>
              <w:fldChar w:fldCharType="end"/>
            </w:r>
            <w:r w:rsidDel="00007616">
              <w:rPr>
                <w:noProof/>
              </w:rPr>
              <w:fldChar w:fldCharType="end"/>
            </w:r>
          </w:del>
        </w:p>
        <w:p w14:paraId="5826D094" w14:textId="4FFBB8C2" w:rsidR="00EA5310" w:rsidDel="00007616" w:rsidRDefault="0067573C">
          <w:pPr>
            <w:pStyle w:val="Sumrio1"/>
            <w:tabs>
              <w:tab w:val="left" w:pos="660"/>
            </w:tabs>
            <w:rPr>
              <w:del w:id="250" w:author="Milene França" w:date="2020-11-03T09:20:00Z"/>
              <w:rFonts w:asciiTheme="minorHAnsi" w:eastAsiaTheme="minorEastAsia" w:hAnsiTheme="minorHAnsi" w:cstheme="minorBidi"/>
              <w:noProof/>
              <w:sz w:val="22"/>
              <w:szCs w:val="22"/>
            </w:rPr>
          </w:pPr>
          <w:del w:id="251" w:author="Milene França" w:date="2020-11-03T09:20:00Z">
            <w:r w:rsidDel="00007616">
              <w:rPr>
                <w:noProof/>
              </w:rPr>
              <w:fldChar w:fldCharType="begin"/>
            </w:r>
            <w:r w:rsidDel="00007616">
              <w:rPr>
                <w:noProof/>
              </w:rPr>
              <w:delInstrText xml:space="preserve"> HYPERLINK \l "_Toc54766886" </w:delInstrText>
            </w:r>
            <w:r w:rsidDel="00007616">
              <w:rPr>
                <w:noProof/>
              </w:rPr>
              <w:fldChar w:fldCharType="separate"/>
            </w:r>
          </w:del>
          <w:ins w:id="252" w:author="Milene França" w:date="2020-11-10T10:38:00Z">
            <w:r w:rsidR="00FE2072">
              <w:rPr>
                <w:b/>
                <w:bCs/>
                <w:noProof/>
              </w:rPr>
              <w:t>Erro! A referência de hiperlink não é válida.</w:t>
            </w:r>
          </w:ins>
          <w:del w:id="253" w:author="Milene França" w:date="2020-11-03T09:20:00Z">
            <w:r w:rsidR="00EA5310" w:rsidRPr="00A57480" w:rsidDel="00007616">
              <w:rPr>
                <w:rStyle w:val="Hyperlink"/>
                <w:rFonts w:cs="Arial"/>
                <w:noProof/>
              </w:rPr>
              <w:delText>4.</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ARQUITETURA DO SISTEMA PROPOSTO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_Toc54766886 \h </w:delInstrText>
            </w:r>
            <w:r w:rsidR="00EA5310" w:rsidDel="00007616">
              <w:rPr>
                <w:noProof/>
                <w:webHidden/>
              </w:rPr>
            </w:r>
            <w:r w:rsidR="00EA5310" w:rsidDel="00007616">
              <w:rPr>
                <w:noProof/>
                <w:webHidden/>
              </w:rPr>
              <w:fldChar w:fldCharType="separate"/>
            </w:r>
            <w:r w:rsidR="00EA5310" w:rsidDel="00007616">
              <w:rPr>
                <w:noProof/>
                <w:webHidden/>
              </w:rPr>
              <w:delText>29</w:delText>
            </w:r>
            <w:r w:rsidR="00EA5310" w:rsidDel="00007616">
              <w:rPr>
                <w:noProof/>
                <w:webHidden/>
              </w:rPr>
              <w:fldChar w:fldCharType="end"/>
            </w:r>
            <w:r w:rsidDel="00007616">
              <w:rPr>
                <w:noProof/>
              </w:rPr>
              <w:fldChar w:fldCharType="end"/>
            </w:r>
          </w:del>
        </w:p>
        <w:p w14:paraId="641C99DA" w14:textId="1F5B431B" w:rsidR="00EA5310" w:rsidDel="00007616" w:rsidRDefault="0067573C">
          <w:pPr>
            <w:pStyle w:val="Sumrio2"/>
            <w:tabs>
              <w:tab w:val="left" w:pos="660"/>
              <w:tab w:val="right" w:leader="dot" w:pos="9061"/>
            </w:tabs>
            <w:rPr>
              <w:del w:id="254" w:author="Milene França" w:date="2020-11-03T09:20:00Z"/>
              <w:rFonts w:asciiTheme="minorHAnsi" w:eastAsiaTheme="minorEastAsia" w:hAnsiTheme="minorHAnsi" w:cstheme="minorBidi"/>
              <w:noProof/>
              <w:sz w:val="22"/>
              <w:szCs w:val="22"/>
            </w:rPr>
          </w:pPr>
          <w:del w:id="255" w:author="Milene França" w:date="2020-11-03T09:20:00Z">
            <w:r w:rsidDel="00007616">
              <w:rPr>
                <w:noProof/>
              </w:rPr>
              <w:fldChar w:fldCharType="begin"/>
            </w:r>
            <w:r w:rsidDel="00007616">
              <w:rPr>
                <w:noProof/>
              </w:rPr>
              <w:delInstrText xml:space="preserve"> HYPERLINK \l "_Toc54766887" </w:delInstrText>
            </w:r>
            <w:r w:rsidDel="00007616">
              <w:rPr>
                <w:noProof/>
              </w:rPr>
              <w:fldChar w:fldCharType="separate"/>
            </w:r>
          </w:del>
          <w:ins w:id="256" w:author="Milene França" w:date="2020-11-10T10:38:00Z">
            <w:r w:rsidR="00FE2072">
              <w:rPr>
                <w:b/>
                <w:bCs/>
                <w:noProof/>
              </w:rPr>
              <w:t>Erro! A referência de hiperlink não é válida.</w:t>
            </w:r>
          </w:ins>
          <w:del w:id="257" w:author="Milene França" w:date="2020-11-03T09:20:00Z">
            <w:r w:rsidR="00EA5310" w:rsidRPr="00A57480" w:rsidDel="00007616">
              <w:rPr>
                <w:rStyle w:val="Hyperlink"/>
                <w:rFonts w:cs="Arial"/>
                <w:noProof/>
              </w:rPr>
              <w:delText>4.1</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Definição dos genes e cromossomo do problema</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_Toc54766887 \h </w:delInstrText>
            </w:r>
            <w:r w:rsidR="00EA5310" w:rsidDel="00007616">
              <w:rPr>
                <w:noProof/>
                <w:webHidden/>
              </w:rPr>
            </w:r>
            <w:r w:rsidR="00EA5310" w:rsidDel="00007616">
              <w:rPr>
                <w:noProof/>
                <w:webHidden/>
              </w:rPr>
              <w:fldChar w:fldCharType="separate"/>
            </w:r>
            <w:r w:rsidR="00EA5310" w:rsidDel="00007616">
              <w:rPr>
                <w:noProof/>
                <w:webHidden/>
              </w:rPr>
              <w:delText>30</w:delText>
            </w:r>
            <w:r w:rsidR="00EA5310" w:rsidDel="00007616">
              <w:rPr>
                <w:noProof/>
                <w:webHidden/>
              </w:rPr>
              <w:fldChar w:fldCharType="end"/>
            </w:r>
            <w:r w:rsidDel="00007616">
              <w:rPr>
                <w:noProof/>
              </w:rPr>
              <w:fldChar w:fldCharType="end"/>
            </w:r>
          </w:del>
        </w:p>
        <w:p w14:paraId="3847231A" w14:textId="6A3DEDD3" w:rsidR="00EA5310" w:rsidDel="00007616" w:rsidRDefault="0067573C">
          <w:pPr>
            <w:pStyle w:val="Sumrio2"/>
            <w:tabs>
              <w:tab w:val="left" w:pos="660"/>
              <w:tab w:val="right" w:leader="dot" w:pos="9061"/>
            </w:tabs>
            <w:rPr>
              <w:del w:id="258" w:author="Milene França" w:date="2020-11-03T09:20:00Z"/>
              <w:rFonts w:asciiTheme="minorHAnsi" w:eastAsiaTheme="minorEastAsia" w:hAnsiTheme="minorHAnsi" w:cstheme="minorBidi"/>
              <w:noProof/>
              <w:sz w:val="22"/>
              <w:szCs w:val="22"/>
            </w:rPr>
          </w:pPr>
          <w:del w:id="259" w:author="Milene França" w:date="2020-11-03T09:20:00Z">
            <w:r w:rsidDel="00007616">
              <w:rPr>
                <w:noProof/>
              </w:rPr>
              <w:fldChar w:fldCharType="begin"/>
            </w:r>
            <w:r w:rsidDel="00007616">
              <w:rPr>
                <w:noProof/>
              </w:rPr>
              <w:delInstrText xml:space="preserve"> HYPERLINK \l "_Toc54766888" </w:delInstrText>
            </w:r>
            <w:r w:rsidDel="00007616">
              <w:rPr>
                <w:noProof/>
              </w:rPr>
              <w:fldChar w:fldCharType="separate"/>
            </w:r>
          </w:del>
          <w:ins w:id="260" w:author="Milene França" w:date="2020-11-10T10:38:00Z">
            <w:r w:rsidR="00FE2072">
              <w:rPr>
                <w:b/>
                <w:bCs/>
                <w:noProof/>
              </w:rPr>
              <w:t>Erro! A referência de hiperlink não é válida.</w:t>
            </w:r>
          </w:ins>
          <w:del w:id="261" w:author="Milene França" w:date="2020-11-03T09:20:00Z">
            <w:r w:rsidR="00EA5310" w:rsidRPr="00A57480" w:rsidDel="00007616">
              <w:rPr>
                <w:rStyle w:val="Hyperlink"/>
                <w:rFonts w:cs="Arial"/>
                <w:noProof/>
              </w:rPr>
              <w:delText>4.2</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Embarcações a serem consideradas no problema</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_Toc54766888 \h </w:delInstrText>
            </w:r>
            <w:r w:rsidR="00EA5310" w:rsidDel="00007616">
              <w:rPr>
                <w:noProof/>
                <w:webHidden/>
              </w:rPr>
            </w:r>
            <w:r w:rsidR="00EA5310" w:rsidDel="00007616">
              <w:rPr>
                <w:noProof/>
                <w:webHidden/>
              </w:rPr>
              <w:fldChar w:fldCharType="separate"/>
            </w:r>
            <w:r w:rsidR="00EA5310" w:rsidDel="00007616">
              <w:rPr>
                <w:noProof/>
                <w:webHidden/>
              </w:rPr>
              <w:delText>31</w:delText>
            </w:r>
            <w:r w:rsidR="00EA5310" w:rsidDel="00007616">
              <w:rPr>
                <w:noProof/>
                <w:webHidden/>
              </w:rPr>
              <w:fldChar w:fldCharType="end"/>
            </w:r>
            <w:r w:rsidDel="00007616">
              <w:rPr>
                <w:noProof/>
              </w:rPr>
              <w:fldChar w:fldCharType="end"/>
            </w:r>
          </w:del>
        </w:p>
        <w:p w14:paraId="1C1A6D4C" w14:textId="0DE82FD2" w:rsidR="00EA5310" w:rsidDel="00007616" w:rsidRDefault="0067573C">
          <w:pPr>
            <w:pStyle w:val="Sumrio2"/>
            <w:tabs>
              <w:tab w:val="left" w:pos="660"/>
              <w:tab w:val="right" w:leader="dot" w:pos="9061"/>
            </w:tabs>
            <w:rPr>
              <w:del w:id="262" w:author="Milene França" w:date="2020-11-03T09:20:00Z"/>
              <w:rFonts w:asciiTheme="minorHAnsi" w:eastAsiaTheme="minorEastAsia" w:hAnsiTheme="minorHAnsi" w:cstheme="minorBidi"/>
              <w:noProof/>
              <w:sz w:val="22"/>
              <w:szCs w:val="22"/>
            </w:rPr>
          </w:pPr>
          <w:del w:id="263" w:author="Milene França" w:date="2020-11-03T09:20:00Z">
            <w:r w:rsidDel="00007616">
              <w:rPr>
                <w:noProof/>
              </w:rPr>
              <w:fldChar w:fldCharType="begin"/>
            </w:r>
            <w:r w:rsidDel="00007616">
              <w:rPr>
                <w:noProof/>
              </w:rPr>
              <w:delInstrText xml:space="preserve"> HYPERLINK \l "_Toc54766889" </w:delInstrText>
            </w:r>
            <w:r w:rsidDel="00007616">
              <w:rPr>
                <w:noProof/>
              </w:rPr>
              <w:fldChar w:fldCharType="separate"/>
            </w:r>
          </w:del>
          <w:ins w:id="264" w:author="Milene França" w:date="2020-11-10T10:38:00Z">
            <w:r w:rsidR="00FE2072">
              <w:rPr>
                <w:b/>
                <w:bCs/>
                <w:noProof/>
              </w:rPr>
              <w:t>Erro! A referência de hiperlink não é válida.</w:t>
            </w:r>
          </w:ins>
          <w:del w:id="265" w:author="Milene França" w:date="2020-11-03T09:20:00Z">
            <w:r w:rsidR="00EA5310" w:rsidRPr="00A57480" w:rsidDel="00007616">
              <w:rPr>
                <w:rStyle w:val="Hyperlink"/>
                <w:rFonts w:cs="Arial"/>
                <w:noProof/>
              </w:rPr>
              <w:delText>4.3</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Detalhamento das alternativas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_Toc54766889 \h </w:delInstrText>
            </w:r>
            <w:r w:rsidR="00EA5310" w:rsidDel="00007616">
              <w:rPr>
                <w:noProof/>
                <w:webHidden/>
              </w:rPr>
            </w:r>
            <w:r w:rsidR="00EA5310" w:rsidDel="00007616">
              <w:rPr>
                <w:noProof/>
                <w:webHidden/>
              </w:rPr>
              <w:fldChar w:fldCharType="separate"/>
            </w:r>
            <w:r w:rsidR="00EA5310" w:rsidDel="00007616">
              <w:rPr>
                <w:noProof/>
                <w:webHidden/>
              </w:rPr>
              <w:delText>32</w:delText>
            </w:r>
            <w:r w:rsidR="00EA5310" w:rsidDel="00007616">
              <w:rPr>
                <w:noProof/>
                <w:webHidden/>
              </w:rPr>
              <w:fldChar w:fldCharType="end"/>
            </w:r>
            <w:r w:rsidDel="00007616">
              <w:rPr>
                <w:noProof/>
              </w:rPr>
              <w:fldChar w:fldCharType="end"/>
            </w:r>
          </w:del>
        </w:p>
        <w:p w14:paraId="3CDFAFB6" w14:textId="73074F4C" w:rsidR="00EA5310" w:rsidDel="00007616" w:rsidRDefault="0067573C">
          <w:pPr>
            <w:pStyle w:val="Sumrio2"/>
            <w:tabs>
              <w:tab w:val="left" w:pos="660"/>
              <w:tab w:val="right" w:leader="dot" w:pos="9061"/>
            </w:tabs>
            <w:rPr>
              <w:del w:id="266" w:author="Milene França" w:date="2020-11-03T09:20:00Z"/>
              <w:rFonts w:asciiTheme="minorHAnsi" w:eastAsiaTheme="minorEastAsia" w:hAnsiTheme="minorHAnsi" w:cstheme="minorBidi"/>
              <w:noProof/>
              <w:sz w:val="22"/>
              <w:szCs w:val="22"/>
            </w:rPr>
          </w:pPr>
          <w:del w:id="267" w:author="Milene França" w:date="2020-11-03T09:20:00Z">
            <w:r w:rsidDel="00007616">
              <w:rPr>
                <w:noProof/>
              </w:rPr>
              <w:fldChar w:fldCharType="begin"/>
            </w:r>
            <w:r w:rsidDel="00007616">
              <w:rPr>
                <w:noProof/>
              </w:rPr>
              <w:delInstrText xml:space="preserve"> HYPERLINK \l "_Toc54766890" </w:delInstrText>
            </w:r>
            <w:r w:rsidDel="00007616">
              <w:rPr>
                <w:noProof/>
              </w:rPr>
              <w:fldChar w:fldCharType="separate"/>
            </w:r>
          </w:del>
          <w:ins w:id="268" w:author="Milene França" w:date="2020-11-10T10:38:00Z">
            <w:r w:rsidR="00FE2072">
              <w:rPr>
                <w:b/>
                <w:bCs/>
                <w:noProof/>
              </w:rPr>
              <w:t>Erro! A referência de hiperlink não é válida.</w:t>
            </w:r>
          </w:ins>
          <w:del w:id="269" w:author="Milene França" w:date="2020-11-03T09:20:00Z">
            <w:r w:rsidR="00EA5310" w:rsidRPr="00A57480" w:rsidDel="00007616">
              <w:rPr>
                <w:rStyle w:val="Hyperlink"/>
                <w:rFonts w:cs="Arial"/>
                <w:noProof/>
              </w:rPr>
              <w:delText>4.4</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Função Objetivo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_Toc54766890 \h </w:delInstrText>
            </w:r>
            <w:r w:rsidR="00EA5310" w:rsidDel="00007616">
              <w:rPr>
                <w:noProof/>
                <w:webHidden/>
              </w:rPr>
            </w:r>
            <w:r w:rsidR="00EA5310" w:rsidDel="00007616">
              <w:rPr>
                <w:noProof/>
                <w:webHidden/>
              </w:rPr>
              <w:fldChar w:fldCharType="separate"/>
            </w:r>
            <w:r w:rsidR="00EA5310" w:rsidDel="00007616">
              <w:rPr>
                <w:noProof/>
                <w:webHidden/>
              </w:rPr>
              <w:delText>32</w:delText>
            </w:r>
            <w:r w:rsidR="00EA5310" w:rsidDel="00007616">
              <w:rPr>
                <w:noProof/>
                <w:webHidden/>
              </w:rPr>
              <w:fldChar w:fldCharType="end"/>
            </w:r>
            <w:r w:rsidDel="00007616">
              <w:rPr>
                <w:noProof/>
              </w:rPr>
              <w:fldChar w:fldCharType="end"/>
            </w:r>
          </w:del>
        </w:p>
        <w:p w14:paraId="6C64AE4F" w14:textId="3976738D" w:rsidR="00EA5310" w:rsidDel="00007616" w:rsidRDefault="0067573C">
          <w:pPr>
            <w:pStyle w:val="Sumrio1"/>
            <w:tabs>
              <w:tab w:val="left" w:pos="660"/>
            </w:tabs>
            <w:rPr>
              <w:del w:id="270" w:author="Milene França" w:date="2020-11-03T09:20:00Z"/>
              <w:rFonts w:asciiTheme="minorHAnsi" w:eastAsiaTheme="minorEastAsia" w:hAnsiTheme="minorHAnsi" w:cstheme="minorBidi"/>
              <w:noProof/>
              <w:sz w:val="22"/>
              <w:szCs w:val="22"/>
            </w:rPr>
          </w:pPr>
          <w:del w:id="271" w:author="Milene França" w:date="2020-11-03T09:20:00Z">
            <w:r w:rsidDel="00007616">
              <w:rPr>
                <w:noProof/>
              </w:rPr>
              <w:fldChar w:fldCharType="begin"/>
            </w:r>
            <w:r w:rsidDel="00007616">
              <w:rPr>
                <w:noProof/>
              </w:rPr>
              <w:delInstrText xml:space="preserve"> HYPERLINK \l "_Toc54766891" </w:delInstrText>
            </w:r>
            <w:r w:rsidDel="00007616">
              <w:rPr>
                <w:noProof/>
              </w:rPr>
              <w:fldChar w:fldCharType="separate"/>
            </w:r>
          </w:del>
          <w:ins w:id="272" w:author="Milene França" w:date="2020-11-10T10:38:00Z">
            <w:r w:rsidR="00FE2072">
              <w:rPr>
                <w:b/>
                <w:bCs/>
                <w:noProof/>
              </w:rPr>
              <w:t>Erro! A referência de hiperlink não é válida.</w:t>
            </w:r>
          </w:ins>
          <w:del w:id="273" w:author="Milene França" w:date="2020-11-03T09:20:00Z">
            <w:r w:rsidR="00EA5310" w:rsidRPr="00A57480" w:rsidDel="00007616">
              <w:rPr>
                <w:rStyle w:val="Hyperlink"/>
                <w:rFonts w:cs="Arial"/>
                <w:noProof/>
              </w:rPr>
              <w:delText>5.</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RESULTADOS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_Toc54766891 \h </w:delInstrText>
            </w:r>
            <w:r w:rsidR="00EA5310" w:rsidDel="00007616">
              <w:rPr>
                <w:noProof/>
                <w:webHidden/>
              </w:rPr>
            </w:r>
            <w:r w:rsidR="00EA5310" w:rsidDel="00007616">
              <w:rPr>
                <w:noProof/>
                <w:webHidden/>
              </w:rPr>
              <w:fldChar w:fldCharType="separate"/>
            </w:r>
            <w:r w:rsidR="00EA5310" w:rsidDel="00007616">
              <w:rPr>
                <w:noProof/>
                <w:webHidden/>
              </w:rPr>
              <w:delText>35</w:delText>
            </w:r>
            <w:r w:rsidR="00EA5310" w:rsidDel="00007616">
              <w:rPr>
                <w:noProof/>
                <w:webHidden/>
              </w:rPr>
              <w:fldChar w:fldCharType="end"/>
            </w:r>
            <w:r w:rsidDel="00007616">
              <w:rPr>
                <w:noProof/>
              </w:rPr>
              <w:fldChar w:fldCharType="end"/>
            </w:r>
          </w:del>
        </w:p>
        <w:p w14:paraId="6D7FFAB1" w14:textId="5DFE4397" w:rsidR="00EA5310" w:rsidDel="00007616" w:rsidRDefault="0067573C">
          <w:pPr>
            <w:pStyle w:val="Sumrio2"/>
            <w:tabs>
              <w:tab w:val="left" w:pos="660"/>
              <w:tab w:val="right" w:leader="dot" w:pos="9061"/>
            </w:tabs>
            <w:rPr>
              <w:del w:id="274" w:author="Milene França" w:date="2020-11-03T09:20:00Z"/>
              <w:rFonts w:asciiTheme="minorHAnsi" w:eastAsiaTheme="minorEastAsia" w:hAnsiTheme="minorHAnsi" w:cstheme="minorBidi"/>
              <w:noProof/>
              <w:sz w:val="22"/>
              <w:szCs w:val="22"/>
            </w:rPr>
          </w:pPr>
          <w:del w:id="275" w:author="Milene França" w:date="2020-11-03T09:20:00Z">
            <w:r w:rsidDel="00007616">
              <w:rPr>
                <w:noProof/>
              </w:rPr>
              <w:fldChar w:fldCharType="begin"/>
            </w:r>
            <w:r w:rsidDel="00007616">
              <w:rPr>
                <w:noProof/>
              </w:rPr>
              <w:delInstrText xml:space="preserve"> HYPERLINK \l "_Toc54766892" </w:delInstrText>
            </w:r>
            <w:r w:rsidDel="00007616">
              <w:rPr>
                <w:noProof/>
              </w:rPr>
              <w:fldChar w:fldCharType="separate"/>
            </w:r>
          </w:del>
          <w:ins w:id="276" w:author="Milene França" w:date="2020-11-10T10:38:00Z">
            <w:r w:rsidR="00FE2072">
              <w:rPr>
                <w:b/>
                <w:bCs/>
                <w:noProof/>
              </w:rPr>
              <w:t>Erro! A referência de hiperlink não é válida.</w:t>
            </w:r>
          </w:ins>
          <w:del w:id="277" w:author="Milene França" w:date="2020-11-03T09:20:00Z">
            <w:r w:rsidR="00EA5310" w:rsidRPr="00A57480" w:rsidDel="00007616">
              <w:rPr>
                <w:rStyle w:val="Hyperlink"/>
                <w:rFonts w:cs="Arial"/>
                <w:noProof/>
              </w:rPr>
              <w:delText>5.1</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 xml:space="preserve">Estudo de Caso </w:delText>
            </w:r>
            <w:r w:rsidR="00EA5310" w:rsidRPr="00A57480" w:rsidDel="00007616">
              <w:rPr>
                <w:rStyle w:val="Hyperlink"/>
                <w:rFonts w:cs="Arial"/>
                <w:i/>
                <w:iCs/>
                <w:noProof/>
              </w:rPr>
              <w:delText xml:space="preserve">Pull </w:delText>
            </w:r>
            <w:r w:rsidR="00EA5310" w:rsidRPr="00A57480" w:rsidDel="00007616">
              <w:rPr>
                <w:rStyle w:val="Hyperlink"/>
                <w:rFonts w:cs="Arial"/>
                <w:noProof/>
              </w:rPr>
              <w:delText>Out dos Risers da UEP-1</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_Toc54766892 \h </w:delInstrText>
            </w:r>
            <w:r w:rsidR="00EA5310" w:rsidDel="00007616">
              <w:rPr>
                <w:noProof/>
                <w:webHidden/>
              </w:rPr>
            </w:r>
            <w:r w:rsidR="00EA5310" w:rsidDel="00007616">
              <w:rPr>
                <w:noProof/>
                <w:webHidden/>
              </w:rPr>
              <w:fldChar w:fldCharType="separate"/>
            </w:r>
            <w:r w:rsidR="00EA5310" w:rsidDel="00007616">
              <w:rPr>
                <w:noProof/>
                <w:webHidden/>
              </w:rPr>
              <w:delText>35</w:delText>
            </w:r>
            <w:r w:rsidR="00EA5310" w:rsidDel="00007616">
              <w:rPr>
                <w:noProof/>
                <w:webHidden/>
              </w:rPr>
              <w:fldChar w:fldCharType="end"/>
            </w:r>
            <w:r w:rsidDel="00007616">
              <w:rPr>
                <w:noProof/>
              </w:rPr>
              <w:fldChar w:fldCharType="end"/>
            </w:r>
          </w:del>
        </w:p>
        <w:p w14:paraId="61C14B04" w14:textId="3C68A987" w:rsidR="00EA5310" w:rsidDel="00007616" w:rsidRDefault="0067573C">
          <w:pPr>
            <w:pStyle w:val="Sumrio3"/>
            <w:tabs>
              <w:tab w:val="left" w:pos="960"/>
              <w:tab w:val="right" w:leader="dot" w:pos="9061"/>
            </w:tabs>
            <w:rPr>
              <w:del w:id="278" w:author="Milene França" w:date="2020-11-03T09:20:00Z"/>
              <w:rFonts w:asciiTheme="minorHAnsi" w:eastAsiaTheme="minorEastAsia" w:hAnsiTheme="minorHAnsi" w:cstheme="minorBidi"/>
              <w:noProof/>
              <w:sz w:val="22"/>
              <w:szCs w:val="22"/>
            </w:rPr>
          </w:pPr>
          <w:del w:id="279" w:author="Milene França" w:date="2020-11-03T09:20:00Z">
            <w:r w:rsidDel="00007616">
              <w:rPr>
                <w:noProof/>
              </w:rPr>
              <w:fldChar w:fldCharType="begin"/>
            </w:r>
            <w:r w:rsidDel="00007616">
              <w:rPr>
                <w:noProof/>
              </w:rPr>
              <w:delInstrText xml:space="preserve"> HYPERLINK \l "_Toc54766893" </w:delInstrText>
            </w:r>
            <w:r w:rsidDel="00007616">
              <w:rPr>
                <w:noProof/>
              </w:rPr>
              <w:fldChar w:fldCharType="separate"/>
            </w:r>
          </w:del>
          <w:ins w:id="280" w:author="Milene França" w:date="2020-11-10T10:38:00Z">
            <w:r w:rsidR="00FE2072">
              <w:rPr>
                <w:b/>
                <w:bCs/>
                <w:noProof/>
              </w:rPr>
              <w:t>Erro! A referência de hiperlink não é válida.</w:t>
            </w:r>
          </w:ins>
          <w:del w:id="281" w:author="Milene França" w:date="2020-11-03T09:20:00Z">
            <w:r w:rsidR="00EA5310" w:rsidRPr="00A57480" w:rsidDel="00007616">
              <w:rPr>
                <w:rStyle w:val="Hyperlink"/>
                <w:noProof/>
              </w:rPr>
              <w:delText>5.1.1</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 xml:space="preserve">Alternativas de </w:delText>
            </w:r>
            <w:r w:rsidR="00EA5310" w:rsidRPr="00A57480" w:rsidDel="00007616">
              <w:rPr>
                <w:rStyle w:val="Hyperlink"/>
                <w:i/>
                <w:iCs/>
                <w:noProof/>
              </w:rPr>
              <w:delText>Pull Out</w:delText>
            </w:r>
            <w:r w:rsidR="00EA5310" w:rsidRPr="00A57480" w:rsidDel="00007616">
              <w:rPr>
                <w:rStyle w:val="Hyperlink"/>
                <w:noProof/>
              </w:rPr>
              <w:delText xml:space="preserve"> de risers da UEP-1</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_Toc54766893 \h </w:delInstrText>
            </w:r>
            <w:r w:rsidR="00EA5310" w:rsidDel="00007616">
              <w:rPr>
                <w:noProof/>
                <w:webHidden/>
              </w:rPr>
            </w:r>
            <w:r w:rsidR="00EA5310" w:rsidDel="00007616">
              <w:rPr>
                <w:noProof/>
                <w:webHidden/>
              </w:rPr>
              <w:fldChar w:fldCharType="separate"/>
            </w:r>
            <w:r w:rsidR="00EA5310" w:rsidDel="00007616">
              <w:rPr>
                <w:noProof/>
                <w:webHidden/>
              </w:rPr>
              <w:delText>35</w:delText>
            </w:r>
            <w:r w:rsidR="00EA5310" w:rsidDel="00007616">
              <w:rPr>
                <w:noProof/>
                <w:webHidden/>
              </w:rPr>
              <w:fldChar w:fldCharType="end"/>
            </w:r>
            <w:r w:rsidDel="00007616">
              <w:rPr>
                <w:noProof/>
              </w:rPr>
              <w:fldChar w:fldCharType="end"/>
            </w:r>
          </w:del>
        </w:p>
        <w:p w14:paraId="4F67B5E3" w14:textId="2625C6EB" w:rsidR="00EA5310" w:rsidDel="00007616" w:rsidRDefault="0067573C">
          <w:pPr>
            <w:pStyle w:val="Sumrio3"/>
            <w:tabs>
              <w:tab w:val="left" w:pos="960"/>
              <w:tab w:val="right" w:leader="dot" w:pos="9061"/>
            </w:tabs>
            <w:rPr>
              <w:del w:id="282" w:author="Milene França" w:date="2020-11-03T09:20:00Z"/>
              <w:rFonts w:asciiTheme="minorHAnsi" w:eastAsiaTheme="minorEastAsia" w:hAnsiTheme="minorHAnsi" w:cstheme="minorBidi"/>
              <w:noProof/>
              <w:sz w:val="22"/>
              <w:szCs w:val="22"/>
            </w:rPr>
          </w:pPr>
          <w:del w:id="283" w:author="Milene França" w:date="2020-11-03T09:20:00Z">
            <w:r w:rsidDel="00007616">
              <w:rPr>
                <w:noProof/>
              </w:rPr>
              <w:fldChar w:fldCharType="begin"/>
            </w:r>
            <w:r w:rsidDel="00007616">
              <w:rPr>
                <w:noProof/>
              </w:rPr>
              <w:delInstrText xml:space="preserve"> HYPERLINK \l "_Toc54766894" </w:delInstrText>
            </w:r>
            <w:r w:rsidDel="00007616">
              <w:rPr>
                <w:noProof/>
              </w:rPr>
              <w:fldChar w:fldCharType="separate"/>
            </w:r>
          </w:del>
          <w:ins w:id="284" w:author="Milene França" w:date="2020-11-10T10:38:00Z">
            <w:r w:rsidR="00FE2072">
              <w:rPr>
                <w:b/>
                <w:bCs/>
                <w:noProof/>
              </w:rPr>
              <w:t>Erro! A referência de hiperlink não é válida.</w:t>
            </w:r>
          </w:ins>
          <w:del w:id="285" w:author="Milene França" w:date="2020-11-03T09:20:00Z">
            <w:r w:rsidR="00EA5310" w:rsidRPr="00A57480" w:rsidDel="00007616">
              <w:rPr>
                <w:rStyle w:val="Hyperlink"/>
                <w:noProof/>
              </w:rPr>
              <w:delText>5.1.2</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Características dos Risers da UEP-1</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_Toc54766894 \h </w:delInstrText>
            </w:r>
            <w:r w:rsidR="00EA5310" w:rsidDel="00007616">
              <w:rPr>
                <w:noProof/>
                <w:webHidden/>
              </w:rPr>
            </w:r>
            <w:r w:rsidR="00EA5310" w:rsidDel="00007616">
              <w:rPr>
                <w:noProof/>
                <w:webHidden/>
              </w:rPr>
              <w:fldChar w:fldCharType="separate"/>
            </w:r>
            <w:r w:rsidR="00EA5310" w:rsidDel="00007616">
              <w:rPr>
                <w:noProof/>
                <w:webHidden/>
              </w:rPr>
              <w:delText>36</w:delText>
            </w:r>
            <w:r w:rsidR="00EA5310" w:rsidDel="00007616">
              <w:rPr>
                <w:noProof/>
                <w:webHidden/>
              </w:rPr>
              <w:fldChar w:fldCharType="end"/>
            </w:r>
            <w:r w:rsidDel="00007616">
              <w:rPr>
                <w:noProof/>
              </w:rPr>
              <w:fldChar w:fldCharType="end"/>
            </w:r>
          </w:del>
        </w:p>
        <w:p w14:paraId="58B9B2B6" w14:textId="2B27777C" w:rsidR="00EA5310" w:rsidDel="00007616" w:rsidRDefault="0067573C">
          <w:pPr>
            <w:pStyle w:val="Sumrio3"/>
            <w:tabs>
              <w:tab w:val="left" w:pos="960"/>
              <w:tab w:val="right" w:leader="dot" w:pos="9061"/>
            </w:tabs>
            <w:rPr>
              <w:del w:id="286" w:author="Milene França" w:date="2020-11-03T09:20:00Z"/>
              <w:rFonts w:asciiTheme="minorHAnsi" w:eastAsiaTheme="minorEastAsia" w:hAnsiTheme="minorHAnsi" w:cstheme="minorBidi"/>
              <w:noProof/>
              <w:sz w:val="22"/>
              <w:szCs w:val="22"/>
            </w:rPr>
          </w:pPr>
          <w:del w:id="287" w:author="Milene França" w:date="2020-11-03T09:20:00Z">
            <w:r w:rsidDel="00007616">
              <w:rPr>
                <w:noProof/>
              </w:rPr>
              <w:fldChar w:fldCharType="begin"/>
            </w:r>
            <w:r w:rsidDel="00007616">
              <w:rPr>
                <w:noProof/>
              </w:rPr>
              <w:delInstrText xml:space="preserve"> HYPERLINK \l "_Toc54766895" </w:delInstrText>
            </w:r>
            <w:r w:rsidDel="00007616">
              <w:rPr>
                <w:noProof/>
              </w:rPr>
              <w:fldChar w:fldCharType="separate"/>
            </w:r>
          </w:del>
          <w:ins w:id="288" w:author="Milene França" w:date="2020-11-10T10:38:00Z">
            <w:r w:rsidR="00FE2072">
              <w:rPr>
                <w:b/>
                <w:bCs/>
                <w:noProof/>
              </w:rPr>
              <w:t>Erro! A referência de hiperlink não é válida.</w:t>
            </w:r>
          </w:ins>
          <w:del w:id="289" w:author="Milene França" w:date="2020-11-03T09:20:00Z">
            <w:r w:rsidR="00EA5310" w:rsidRPr="00A57480" w:rsidDel="00007616">
              <w:rPr>
                <w:rStyle w:val="Hyperlink"/>
                <w:noProof/>
              </w:rPr>
              <w:delText>5.1.3</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Restrições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_Toc54766895 \h </w:delInstrText>
            </w:r>
            <w:r w:rsidR="00EA5310" w:rsidDel="00007616">
              <w:rPr>
                <w:noProof/>
                <w:webHidden/>
              </w:rPr>
            </w:r>
            <w:r w:rsidR="00EA5310" w:rsidDel="00007616">
              <w:rPr>
                <w:noProof/>
                <w:webHidden/>
              </w:rPr>
              <w:fldChar w:fldCharType="separate"/>
            </w:r>
            <w:r w:rsidR="00EA5310" w:rsidDel="00007616">
              <w:rPr>
                <w:noProof/>
                <w:webHidden/>
              </w:rPr>
              <w:delText>37</w:delText>
            </w:r>
            <w:r w:rsidR="00EA5310" w:rsidDel="00007616">
              <w:rPr>
                <w:noProof/>
                <w:webHidden/>
              </w:rPr>
              <w:fldChar w:fldCharType="end"/>
            </w:r>
            <w:r w:rsidDel="00007616">
              <w:rPr>
                <w:noProof/>
              </w:rPr>
              <w:fldChar w:fldCharType="end"/>
            </w:r>
          </w:del>
        </w:p>
        <w:p w14:paraId="6709C383" w14:textId="6D01C3EE" w:rsidR="00EA5310" w:rsidDel="00007616" w:rsidRDefault="0067573C">
          <w:pPr>
            <w:pStyle w:val="Sumrio3"/>
            <w:tabs>
              <w:tab w:val="left" w:pos="960"/>
              <w:tab w:val="right" w:leader="dot" w:pos="9061"/>
            </w:tabs>
            <w:rPr>
              <w:del w:id="290" w:author="Milene França" w:date="2020-11-03T09:20:00Z"/>
              <w:rFonts w:asciiTheme="minorHAnsi" w:eastAsiaTheme="minorEastAsia" w:hAnsiTheme="minorHAnsi" w:cstheme="minorBidi"/>
              <w:noProof/>
              <w:sz w:val="22"/>
              <w:szCs w:val="22"/>
            </w:rPr>
          </w:pPr>
          <w:del w:id="291" w:author="Milene França" w:date="2020-11-03T09:20:00Z">
            <w:r w:rsidDel="00007616">
              <w:rPr>
                <w:noProof/>
              </w:rPr>
              <w:fldChar w:fldCharType="begin"/>
            </w:r>
            <w:r w:rsidDel="00007616">
              <w:rPr>
                <w:noProof/>
              </w:rPr>
              <w:delInstrText xml:space="preserve"> HYPERLINK \l "_Toc54766896" </w:delInstrText>
            </w:r>
            <w:r w:rsidDel="00007616">
              <w:rPr>
                <w:noProof/>
              </w:rPr>
              <w:fldChar w:fldCharType="separate"/>
            </w:r>
          </w:del>
          <w:ins w:id="292" w:author="Milene França" w:date="2020-11-10T10:38:00Z">
            <w:r w:rsidR="00FE2072">
              <w:rPr>
                <w:b/>
                <w:bCs/>
                <w:noProof/>
              </w:rPr>
              <w:t>Erro! A referência de hiperlink não é válida.</w:t>
            </w:r>
          </w:ins>
          <w:del w:id="293" w:author="Milene França" w:date="2020-11-03T09:20:00Z">
            <w:r w:rsidR="00EA5310" w:rsidRPr="00A57480" w:rsidDel="00007616">
              <w:rPr>
                <w:rStyle w:val="Hyperlink"/>
                <w:noProof/>
              </w:rPr>
              <w:delText>5.1.4</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Definição da Função Objetivo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_Toc54766896 \h </w:delInstrText>
            </w:r>
            <w:r w:rsidR="00EA5310" w:rsidDel="00007616">
              <w:rPr>
                <w:noProof/>
                <w:webHidden/>
              </w:rPr>
            </w:r>
            <w:r w:rsidR="00EA5310" w:rsidDel="00007616">
              <w:rPr>
                <w:noProof/>
                <w:webHidden/>
              </w:rPr>
              <w:fldChar w:fldCharType="separate"/>
            </w:r>
            <w:r w:rsidR="00EA5310" w:rsidDel="00007616">
              <w:rPr>
                <w:noProof/>
                <w:webHidden/>
              </w:rPr>
              <w:delText>37</w:delText>
            </w:r>
            <w:r w:rsidR="00EA5310" w:rsidDel="00007616">
              <w:rPr>
                <w:noProof/>
                <w:webHidden/>
              </w:rPr>
              <w:fldChar w:fldCharType="end"/>
            </w:r>
            <w:r w:rsidDel="00007616">
              <w:rPr>
                <w:noProof/>
              </w:rPr>
              <w:fldChar w:fldCharType="end"/>
            </w:r>
          </w:del>
        </w:p>
        <w:p w14:paraId="7C9E58CB" w14:textId="11589753" w:rsidR="00EA5310" w:rsidDel="00007616" w:rsidRDefault="0067573C">
          <w:pPr>
            <w:pStyle w:val="Sumrio3"/>
            <w:tabs>
              <w:tab w:val="left" w:pos="960"/>
              <w:tab w:val="right" w:leader="dot" w:pos="9061"/>
            </w:tabs>
            <w:rPr>
              <w:del w:id="294" w:author="Milene França" w:date="2020-11-03T09:20:00Z"/>
              <w:rFonts w:asciiTheme="minorHAnsi" w:eastAsiaTheme="minorEastAsia" w:hAnsiTheme="minorHAnsi" w:cstheme="minorBidi"/>
              <w:noProof/>
              <w:sz w:val="22"/>
              <w:szCs w:val="22"/>
            </w:rPr>
          </w:pPr>
          <w:del w:id="295" w:author="Milene França" w:date="2020-11-03T09:20:00Z">
            <w:r w:rsidDel="00007616">
              <w:rPr>
                <w:noProof/>
              </w:rPr>
              <w:fldChar w:fldCharType="begin"/>
            </w:r>
            <w:r w:rsidDel="00007616">
              <w:rPr>
                <w:noProof/>
              </w:rPr>
              <w:delInstrText xml:space="preserve"> HYPERLINK \l "_Toc54766897" </w:delInstrText>
            </w:r>
            <w:r w:rsidDel="00007616">
              <w:rPr>
                <w:noProof/>
              </w:rPr>
              <w:fldChar w:fldCharType="separate"/>
            </w:r>
          </w:del>
          <w:ins w:id="296" w:author="Milene França" w:date="2020-11-10T10:38:00Z">
            <w:r w:rsidR="00FE2072">
              <w:rPr>
                <w:b/>
                <w:bCs/>
                <w:noProof/>
              </w:rPr>
              <w:t>Erro! A referência de hiperlink não é válida.</w:t>
            </w:r>
          </w:ins>
          <w:del w:id="297" w:author="Milene França" w:date="2020-11-03T09:20:00Z">
            <w:r w:rsidR="00EA5310" w:rsidRPr="00A57480" w:rsidDel="00007616">
              <w:rPr>
                <w:rStyle w:val="Hyperlink"/>
                <w:noProof/>
              </w:rPr>
              <w:delText>5.1.5</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Resultados obtidos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_Toc54766897 \h </w:delInstrText>
            </w:r>
            <w:r w:rsidR="00EA5310" w:rsidDel="00007616">
              <w:rPr>
                <w:noProof/>
                <w:webHidden/>
              </w:rPr>
            </w:r>
            <w:r w:rsidR="00EA5310" w:rsidDel="00007616">
              <w:rPr>
                <w:noProof/>
                <w:webHidden/>
              </w:rPr>
              <w:fldChar w:fldCharType="separate"/>
            </w:r>
            <w:r w:rsidR="00EA5310" w:rsidDel="00007616">
              <w:rPr>
                <w:noProof/>
                <w:webHidden/>
              </w:rPr>
              <w:delText>37</w:delText>
            </w:r>
            <w:r w:rsidR="00EA5310" w:rsidDel="00007616">
              <w:rPr>
                <w:noProof/>
                <w:webHidden/>
              </w:rPr>
              <w:fldChar w:fldCharType="end"/>
            </w:r>
            <w:r w:rsidDel="00007616">
              <w:rPr>
                <w:noProof/>
              </w:rPr>
              <w:fldChar w:fldCharType="end"/>
            </w:r>
          </w:del>
        </w:p>
        <w:p w14:paraId="61C16CA3" w14:textId="5DD87447" w:rsidR="00EA5310" w:rsidDel="00007616" w:rsidRDefault="0067573C">
          <w:pPr>
            <w:pStyle w:val="Sumrio2"/>
            <w:tabs>
              <w:tab w:val="left" w:pos="660"/>
              <w:tab w:val="right" w:leader="dot" w:pos="9061"/>
            </w:tabs>
            <w:rPr>
              <w:del w:id="298" w:author="Milene França" w:date="2020-11-03T09:20:00Z"/>
              <w:rFonts w:asciiTheme="minorHAnsi" w:eastAsiaTheme="minorEastAsia" w:hAnsiTheme="minorHAnsi" w:cstheme="minorBidi"/>
              <w:noProof/>
              <w:sz w:val="22"/>
              <w:szCs w:val="22"/>
            </w:rPr>
          </w:pPr>
          <w:del w:id="299" w:author="Milene França" w:date="2020-11-03T09:20:00Z">
            <w:r w:rsidDel="00007616">
              <w:rPr>
                <w:noProof/>
              </w:rPr>
              <w:fldChar w:fldCharType="begin"/>
            </w:r>
            <w:r w:rsidDel="00007616">
              <w:rPr>
                <w:noProof/>
              </w:rPr>
              <w:delInstrText xml:space="preserve"> HYPERLINK \l "_Toc54766898" </w:delInstrText>
            </w:r>
            <w:r w:rsidDel="00007616">
              <w:rPr>
                <w:noProof/>
              </w:rPr>
              <w:fldChar w:fldCharType="separate"/>
            </w:r>
          </w:del>
          <w:ins w:id="300" w:author="Milene França" w:date="2020-11-10T10:38:00Z">
            <w:r w:rsidR="00FE2072">
              <w:rPr>
                <w:b/>
                <w:bCs/>
                <w:noProof/>
              </w:rPr>
              <w:t>Erro! A referência de hiperlink não é válida.</w:t>
            </w:r>
          </w:ins>
          <w:del w:id="301" w:author="Milene França" w:date="2020-11-03T09:20:00Z">
            <w:r w:rsidR="00EA5310" w:rsidRPr="00A57480" w:rsidDel="00007616">
              <w:rPr>
                <w:rStyle w:val="Hyperlink"/>
                <w:rFonts w:cs="Arial"/>
                <w:noProof/>
              </w:rPr>
              <w:delText>5.2</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 xml:space="preserve">Estudo de Caso </w:delText>
            </w:r>
            <w:r w:rsidR="00EA5310" w:rsidRPr="00A57480" w:rsidDel="00007616">
              <w:rPr>
                <w:rStyle w:val="Hyperlink"/>
                <w:rFonts w:cs="Arial"/>
                <w:i/>
                <w:iCs/>
                <w:noProof/>
              </w:rPr>
              <w:delText xml:space="preserve">Pull </w:delText>
            </w:r>
            <w:r w:rsidR="00EA5310" w:rsidRPr="00A57480" w:rsidDel="00007616">
              <w:rPr>
                <w:rStyle w:val="Hyperlink"/>
                <w:rFonts w:cs="Arial"/>
                <w:noProof/>
              </w:rPr>
              <w:delText>Out dos Risers da UEP-2</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_Toc54766898 \h </w:delInstrText>
            </w:r>
            <w:r w:rsidR="00EA5310" w:rsidDel="00007616">
              <w:rPr>
                <w:noProof/>
                <w:webHidden/>
              </w:rPr>
            </w:r>
            <w:r w:rsidR="00EA5310" w:rsidDel="00007616">
              <w:rPr>
                <w:noProof/>
                <w:webHidden/>
              </w:rPr>
              <w:fldChar w:fldCharType="separate"/>
            </w:r>
            <w:r w:rsidR="00EA5310" w:rsidDel="00007616">
              <w:rPr>
                <w:noProof/>
                <w:webHidden/>
              </w:rPr>
              <w:delText>40</w:delText>
            </w:r>
            <w:r w:rsidR="00EA5310" w:rsidDel="00007616">
              <w:rPr>
                <w:noProof/>
                <w:webHidden/>
              </w:rPr>
              <w:fldChar w:fldCharType="end"/>
            </w:r>
            <w:r w:rsidDel="00007616">
              <w:rPr>
                <w:noProof/>
              </w:rPr>
              <w:fldChar w:fldCharType="end"/>
            </w:r>
          </w:del>
        </w:p>
        <w:p w14:paraId="5471A405" w14:textId="7C3962D3" w:rsidR="00EA5310" w:rsidDel="00007616" w:rsidRDefault="0067573C">
          <w:pPr>
            <w:pStyle w:val="Sumrio3"/>
            <w:tabs>
              <w:tab w:val="left" w:pos="960"/>
              <w:tab w:val="right" w:leader="dot" w:pos="9061"/>
            </w:tabs>
            <w:rPr>
              <w:del w:id="302" w:author="Milene França" w:date="2020-11-03T09:20:00Z"/>
              <w:rFonts w:asciiTheme="minorHAnsi" w:eastAsiaTheme="minorEastAsia" w:hAnsiTheme="minorHAnsi" w:cstheme="minorBidi"/>
              <w:noProof/>
              <w:sz w:val="22"/>
              <w:szCs w:val="22"/>
            </w:rPr>
          </w:pPr>
          <w:del w:id="303" w:author="Milene França" w:date="2020-11-03T09:20:00Z">
            <w:r w:rsidDel="00007616">
              <w:rPr>
                <w:noProof/>
              </w:rPr>
              <w:fldChar w:fldCharType="begin"/>
            </w:r>
            <w:r w:rsidDel="00007616">
              <w:rPr>
                <w:noProof/>
              </w:rPr>
              <w:delInstrText xml:space="preserve"> HYPERLINK \l "_Toc54766899" </w:delInstrText>
            </w:r>
            <w:r w:rsidDel="00007616">
              <w:rPr>
                <w:noProof/>
              </w:rPr>
              <w:fldChar w:fldCharType="separate"/>
            </w:r>
          </w:del>
          <w:ins w:id="304" w:author="Milene França" w:date="2020-11-10T10:38:00Z">
            <w:r w:rsidR="00FE2072">
              <w:rPr>
                <w:b/>
                <w:bCs/>
                <w:noProof/>
              </w:rPr>
              <w:t>Erro! A referência de hiperlink não é válida.</w:t>
            </w:r>
          </w:ins>
          <w:del w:id="305" w:author="Milene França" w:date="2020-11-03T09:20:00Z">
            <w:r w:rsidR="00EA5310" w:rsidRPr="00A57480" w:rsidDel="00007616">
              <w:rPr>
                <w:rStyle w:val="Hyperlink"/>
                <w:noProof/>
              </w:rPr>
              <w:delText>5.2.1</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 xml:space="preserve">Alternativas de </w:delText>
            </w:r>
            <w:r w:rsidR="00EA5310" w:rsidRPr="00A57480" w:rsidDel="00007616">
              <w:rPr>
                <w:rStyle w:val="Hyperlink"/>
                <w:i/>
                <w:iCs/>
                <w:noProof/>
              </w:rPr>
              <w:delText>Pull Out</w:delText>
            </w:r>
            <w:r w:rsidR="00EA5310" w:rsidRPr="00A57480" w:rsidDel="00007616">
              <w:rPr>
                <w:rStyle w:val="Hyperlink"/>
                <w:noProof/>
              </w:rPr>
              <w:delText xml:space="preserve"> de risers avaliadas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_Toc54766899 \h </w:delInstrText>
            </w:r>
            <w:r w:rsidR="00EA5310" w:rsidDel="00007616">
              <w:rPr>
                <w:noProof/>
                <w:webHidden/>
              </w:rPr>
            </w:r>
            <w:r w:rsidR="00EA5310" w:rsidDel="00007616">
              <w:rPr>
                <w:noProof/>
                <w:webHidden/>
              </w:rPr>
              <w:fldChar w:fldCharType="separate"/>
            </w:r>
            <w:r w:rsidR="00EA5310" w:rsidDel="00007616">
              <w:rPr>
                <w:noProof/>
                <w:webHidden/>
              </w:rPr>
              <w:delText>40</w:delText>
            </w:r>
            <w:r w:rsidR="00EA5310" w:rsidDel="00007616">
              <w:rPr>
                <w:noProof/>
                <w:webHidden/>
              </w:rPr>
              <w:fldChar w:fldCharType="end"/>
            </w:r>
            <w:r w:rsidDel="00007616">
              <w:rPr>
                <w:noProof/>
              </w:rPr>
              <w:fldChar w:fldCharType="end"/>
            </w:r>
          </w:del>
        </w:p>
        <w:p w14:paraId="26AE48DB" w14:textId="1D8CC353" w:rsidR="00EA5310" w:rsidDel="00007616" w:rsidRDefault="0067573C">
          <w:pPr>
            <w:pStyle w:val="Sumrio3"/>
            <w:tabs>
              <w:tab w:val="left" w:pos="960"/>
              <w:tab w:val="right" w:leader="dot" w:pos="9061"/>
            </w:tabs>
            <w:rPr>
              <w:del w:id="306" w:author="Milene França" w:date="2020-11-03T09:20:00Z"/>
              <w:rFonts w:asciiTheme="minorHAnsi" w:eastAsiaTheme="minorEastAsia" w:hAnsiTheme="minorHAnsi" w:cstheme="minorBidi"/>
              <w:noProof/>
              <w:sz w:val="22"/>
              <w:szCs w:val="22"/>
            </w:rPr>
          </w:pPr>
          <w:del w:id="307" w:author="Milene França" w:date="2020-11-03T09:20:00Z">
            <w:r w:rsidDel="00007616">
              <w:rPr>
                <w:noProof/>
              </w:rPr>
              <w:fldChar w:fldCharType="begin"/>
            </w:r>
            <w:r w:rsidDel="00007616">
              <w:rPr>
                <w:noProof/>
              </w:rPr>
              <w:delInstrText xml:space="preserve"> HYPERLINK \l "_Toc54766900" </w:delInstrText>
            </w:r>
            <w:r w:rsidDel="00007616">
              <w:rPr>
                <w:noProof/>
              </w:rPr>
              <w:fldChar w:fldCharType="separate"/>
            </w:r>
          </w:del>
          <w:ins w:id="308" w:author="Milene França" w:date="2020-11-10T10:38:00Z">
            <w:r w:rsidR="00FE2072">
              <w:rPr>
                <w:b/>
                <w:bCs/>
                <w:noProof/>
              </w:rPr>
              <w:t>Erro! A referência de hiperlink não é válida.</w:t>
            </w:r>
          </w:ins>
          <w:del w:id="309" w:author="Milene França" w:date="2020-11-03T09:20:00Z">
            <w:r w:rsidR="00EA5310" w:rsidRPr="00A57480" w:rsidDel="00007616">
              <w:rPr>
                <w:rStyle w:val="Hyperlink"/>
                <w:noProof/>
              </w:rPr>
              <w:delText>5.2.2</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Características dos Risers da UEP-2</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_Toc54766900 \h </w:delInstrText>
            </w:r>
            <w:r w:rsidR="00EA5310" w:rsidDel="00007616">
              <w:rPr>
                <w:noProof/>
                <w:webHidden/>
              </w:rPr>
            </w:r>
            <w:r w:rsidR="00EA5310" w:rsidDel="00007616">
              <w:rPr>
                <w:noProof/>
                <w:webHidden/>
              </w:rPr>
              <w:fldChar w:fldCharType="separate"/>
            </w:r>
            <w:r w:rsidR="00EA5310" w:rsidDel="00007616">
              <w:rPr>
                <w:noProof/>
                <w:webHidden/>
              </w:rPr>
              <w:delText>41</w:delText>
            </w:r>
            <w:r w:rsidR="00EA5310" w:rsidDel="00007616">
              <w:rPr>
                <w:noProof/>
                <w:webHidden/>
              </w:rPr>
              <w:fldChar w:fldCharType="end"/>
            </w:r>
            <w:r w:rsidDel="00007616">
              <w:rPr>
                <w:noProof/>
              </w:rPr>
              <w:fldChar w:fldCharType="end"/>
            </w:r>
          </w:del>
        </w:p>
        <w:p w14:paraId="072DC8C3" w14:textId="4FBA6D32" w:rsidR="00EA5310" w:rsidDel="00007616" w:rsidRDefault="0067573C">
          <w:pPr>
            <w:pStyle w:val="Sumrio3"/>
            <w:tabs>
              <w:tab w:val="left" w:pos="960"/>
              <w:tab w:val="right" w:leader="dot" w:pos="9061"/>
            </w:tabs>
            <w:rPr>
              <w:del w:id="310" w:author="Milene França" w:date="2020-11-03T09:20:00Z"/>
              <w:rFonts w:asciiTheme="minorHAnsi" w:eastAsiaTheme="minorEastAsia" w:hAnsiTheme="minorHAnsi" w:cstheme="minorBidi"/>
              <w:noProof/>
              <w:sz w:val="22"/>
              <w:szCs w:val="22"/>
            </w:rPr>
          </w:pPr>
          <w:del w:id="311" w:author="Milene França" w:date="2020-11-03T09:20:00Z">
            <w:r w:rsidDel="00007616">
              <w:rPr>
                <w:noProof/>
              </w:rPr>
              <w:fldChar w:fldCharType="begin"/>
            </w:r>
            <w:r w:rsidDel="00007616">
              <w:rPr>
                <w:noProof/>
              </w:rPr>
              <w:delInstrText xml:space="preserve"> HYPERLINK \l "_Toc54766901" </w:delInstrText>
            </w:r>
            <w:r w:rsidDel="00007616">
              <w:rPr>
                <w:noProof/>
              </w:rPr>
              <w:fldChar w:fldCharType="separate"/>
            </w:r>
          </w:del>
          <w:ins w:id="312" w:author="Milene França" w:date="2020-11-10T10:38:00Z">
            <w:r w:rsidR="00FE2072">
              <w:rPr>
                <w:b/>
                <w:bCs/>
                <w:noProof/>
              </w:rPr>
              <w:t>Erro! A referência de hiperlink não é válida.</w:t>
            </w:r>
          </w:ins>
          <w:del w:id="313" w:author="Milene França" w:date="2020-11-03T09:20:00Z">
            <w:r w:rsidR="00EA5310" w:rsidRPr="00A57480" w:rsidDel="00007616">
              <w:rPr>
                <w:rStyle w:val="Hyperlink"/>
                <w:noProof/>
              </w:rPr>
              <w:delText>5.2.3</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Restrições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_Toc54766901 \h </w:delInstrText>
            </w:r>
            <w:r w:rsidR="00EA5310" w:rsidDel="00007616">
              <w:rPr>
                <w:noProof/>
                <w:webHidden/>
              </w:rPr>
            </w:r>
            <w:r w:rsidR="00EA5310" w:rsidDel="00007616">
              <w:rPr>
                <w:noProof/>
                <w:webHidden/>
              </w:rPr>
              <w:fldChar w:fldCharType="separate"/>
            </w:r>
            <w:r w:rsidR="00EA5310" w:rsidDel="00007616">
              <w:rPr>
                <w:noProof/>
                <w:webHidden/>
              </w:rPr>
              <w:delText>42</w:delText>
            </w:r>
            <w:r w:rsidR="00EA5310" w:rsidDel="00007616">
              <w:rPr>
                <w:noProof/>
                <w:webHidden/>
              </w:rPr>
              <w:fldChar w:fldCharType="end"/>
            </w:r>
            <w:r w:rsidDel="00007616">
              <w:rPr>
                <w:noProof/>
              </w:rPr>
              <w:fldChar w:fldCharType="end"/>
            </w:r>
          </w:del>
        </w:p>
        <w:p w14:paraId="027B9418" w14:textId="07450EED" w:rsidR="00EA5310" w:rsidDel="00007616" w:rsidRDefault="0067573C">
          <w:pPr>
            <w:pStyle w:val="Sumrio3"/>
            <w:tabs>
              <w:tab w:val="left" w:pos="960"/>
              <w:tab w:val="right" w:leader="dot" w:pos="9061"/>
            </w:tabs>
            <w:rPr>
              <w:del w:id="314" w:author="Milene França" w:date="2020-11-03T09:20:00Z"/>
              <w:rFonts w:asciiTheme="minorHAnsi" w:eastAsiaTheme="minorEastAsia" w:hAnsiTheme="minorHAnsi" w:cstheme="minorBidi"/>
              <w:noProof/>
              <w:sz w:val="22"/>
              <w:szCs w:val="22"/>
            </w:rPr>
          </w:pPr>
          <w:del w:id="315" w:author="Milene França" w:date="2020-11-03T09:20:00Z">
            <w:r w:rsidDel="00007616">
              <w:rPr>
                <w:noProof/>
              </w:rPr>
              <w:fldChar w:fldCharType="begin"/>
            </w:r>
            <w:r w:rsidDel="00007616">
              <w:rPr>
                <w:noProof/>
              </w:rPr>
              <w:delInstrText xml:space="preserve"> HYPERLINK \l "_Toc54766902" </w:delInstrText>
            </w:r>
            <w:r w:rsidDel="00007616">
              <w:rPr>
                <w:noProof/>
              </w:rPr>
              <w:fldChar w:fldCharType="separate"/>
            </w:r>
          </w:del>
          <w:ins w:id="316" w:author="Milene França" w:date="2020-11-10T10:38:00Z">
            <w:r w:rsidR="00FE2072">
              <w:rPr>
                <w:b/>
                <w:bCs/>
                <w:noProof/>
              </w:rPr>
              <w:t>Erro! A referência de hiperlink não é válida.</w:t>
            </w:r>
          </w:ins>
          <w:del w:id="317" w:author="Milene França" w:date="2020-11-03T09:20:00Z">
            <w:r w:rsidR="00EA5310" w:rsidRPr="00A57480" w:rsidDel="00007616">
              <w:rPr>
                <w:rStyle w:val="Hyperlink"/>
                <w:noProof/>
              </w:rPr>
              <w:delText>5.2.4</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Definição da Função Objetivo</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_Toc54766902 \h </w:delInstrText>
            </w:r>
            <w:r w:rsidR="00EA5310" w:rsidDel="00007616">
              <w:rPr>
                <w:noProof/>
                <w:webHidden/>
              </w:rPr>
            </w:r>
            <w:r w:rsidR="00EA5310" w:rsidDel="00007616">
              <w:rPr>
                <w:noProof/>
                <w:webHidden/>
              </w:rPr>
              <w:fldChar w:fldCharType="separate"/>
            </w:r>
            <w:r w:rsidR="00EA5310" w:rsidDel="00007616">
              <w:rPr>
                <w:noProof/>
                <w:webHidden/>
              </w:rPr>
              <w:delText>43</w:delText>
            </w:r>
            <w:r w:rsidR="00EA5310" w:rsidDel="00007616">
              <w:rPr>
                <w:noProof/>
                <w:webHidden/>
              </w:rPr>
              <w:fldChar w:fldCharType="end"/>
            </w:r>
            <w:r w:rsidDel="00007616">
              <w:rPr>
                <w:noProof/>
              </w:rPr>
              <w:fldChar w:fldCharType="end"/>
            </w:r>
          </w:del>
        </w:p>
        <w:p w14:paraId="59ED197C" w14:textId="442E4B4B" w:rsidR="00EA5310" w:rsidDel="00007616" w:rsidRDefault="0067573C">
          <w:pPr>
            <w:pStyle w:val="Sumrio3"/>
            <w:tabs>
              <w:tab w:val="left" w:pos="960"/>
              <w:tab w:val="right" w:leader="dot" w:pos="9061"/>
            </w:tabs>
            <w:rPr>
              <w:del w:id="318" w:author="Milene França" w:date="2020-11-03T09:20:00Z"/>
              <w:rFonts w:asciiTheme="minorHAnsi" w:eastAsiaTheme="minorEastAsia" w:hAnsiTheme="minorHAnsi" w:cstheme="minorBidi"/>
              <w:noProof/>
              <w:sz w:val="22"/>
              <w:szCs w:val="22"/>
            </w:rPr>
          </w:pPr>
          <w:del w:id="319" w:author="Milene França" w:date="2020-11-03T09:20:00Z">
            <w:r w:rsidDel="00007616">
              <w:rPr>
                <w:noProof/>
              </w:rPr>
              <w:fldChar w:fldCharType="begin"/>
            </w:r>
            <w:r w:rsidDel="00007616">
              <w:rPr>
                <w:noProof/>
              </w:rPr>
              <w:delInstrText xml:space="preserve"> HYPERLINK \l "_Toc54766903" </w:delInstrText>
            </w:r>
            <w:r w:rsidDel="00007616">
              <w:rPr>
                <w:noProof/>
              </w:rPr>
              <w:fldChar w:fldCharType="separate"/>
            </w:r>
          </w:del>
          <w:ins w:id="320" w:author="Milene França" w:date="2020-11-10T10:38:00Z">
            <w:r w:rsidR="00FE2072">
              <w:rPr>
                <w:b/>
                <w:bCs/>
                <w:noProof/>
              </w:rPr>
              <w:t>Erro! A referência de hiperlink não é válida.</w:t>
            </w:r>
          </w:ins>
          <w:del w:id="321" w:author="Milene França" w:date="2020-11-03T09:20:00Z">
            <w:r w:rsidR="00EA5310" w:rsidRPr="00A57480" w:rsidDel="00007616">
              <w:rPr>
                <w:rStyle w:val="Hyperlink"/>
                <w:noProof/>
              </w:rPr>
              <w:delText>5.2.5</w:delText>
            </w:r>
            <w:r w:rsidR="00EA5310" w:rsidDel="00007616">
              <w:rPr>
                <w:rFonts w:asciiTheme="minorHAnsi" w:eastAsiaTheme="minorEastAsia" w:hAnsiTheme="minorHAnsi" w:cstheme="minorBidi"/>
                <w:noProof/>
                <w:sz w:val="22"/>
                <w:szCs w:val="22"/>
              </w:rPr>
              <w:tab/>
            </w:r>
            <w:r w:rsidR="00EA5310" w:rsidRPr="00A57480" w:rsidDel="00007616">
              <w:rPr>
                <w:rStyle w:val="Hyperlink"/>
                <w:noProof/>
              </w:rPr>
              <w:delText>Resultados obtidos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_Toc54766903 \h </w:delInstrText>
            </w:r>
            <w:r w:rsidR="00EA5310" w:rsidDel="00007616">
              <w:rPr>
                <w:noProof/>
                <w:webHidden/>
              </w:rPr>
            </w:r>
            <w:r w:rsidR="00EA5310" w:rsidDel="00007616">
              <w:rPr>
                <w:noProof/>
                <w:webHidden/>
              </w:rPr>
              <w:fldChar w:fldCharType="separate"/>
            </w:r>
            <w:r w:rsidR="00EA5310" w:rsidDel="00007616">
              <w:rPr>
                <w:noProof/>
                <w:webHidden/>
              </w:rPr>
              <w:delText>44</w:delText>
            </w:r>
            <w:r w:rsidR="00EA5310" w:rsidDel="00007616">
              <w:rPr>
                <w:noProof/>
                <w:webHidden/>
              </w:rPr>
              <w:fldChar w:fldCharType="end"/>
            </w:r>
            <w:r w:rsidDel="00007616">
              <w:rPr>
                <w:noProof/>
              </w:rPr>
              <w:fldChar w:fldCharType="end"/>
            </w:r>
          </w:del>
        </w:p>
        <w:p w14:paraId="77F78FCC" w14:textId="30965FCE" w:rsidR="00EA5310" w:rsidDel="00007616" w:rsidRDefault="0067573C">
          <w:pPr>
            <w:pStyle w:val="Sumrio1"/>
            <w:tabs>
              <w:tab w:val="left" w:pos="660"/>
            </w:tabs>
            <w:rPr>
              <w:del w:id="322" w:author="Milene França" w:date="2020-11-03T09:20:00Z"/>
              <w:rFonts w:asciiTheme="minorHAnsi" w:eastAsiaTheme="minorEastAsia" w:hAnsiTheme="minorHAnsi" w:cstheme="minorBidi"/>
              <w:noProof/>
              <w:sz w:val="22"/>
              <w:szCs w:val="22"/>
            </w:rPr>
          </w:pPr>
          <w:del w:id="323" w:author="Milene França" w:date="2020-11-03T09:20:00Z">
            <w:r w:rsidDel="00007616">
              <w:rPr>
                <w:noProof/>
              </w:rPr>
              <w:fldChar w:fldCharType="begin"/>
            </w:r>
            <w:r w:rsidDel="00007616">
              <w:rPr>
                <w:noProof/>
              </w:rPr>
              <w:delInstrText xml:space="preserve"> HYPERLINK \l "_Toc54766904" </w:delInstrText>
            </w:r>
            <w:r w:rsidDel="00007616">
              <w:rPr>
                <w:noProof/>
              </w:rPr>
              <w:fldChar w:fldCharType="separate"/>
            </w:r>
          </w:del>
          <w:ins w:id="324" w:author="Milene França" w:date="2020-11-10T10:38:00Z">
            <w:r w:rsidR="00FE2072">
              <w:rPr>
                <w:b/>
                <w:bCs/>
                <w:noProof/>
              </w:rPr>
              <w:t>Erro! A referência de hiperlink não é válida.</w:t>
            </w:r>
          </w:ins>
          <w:del w:id="325" w:author="Milene França" w:date="2020-11-03T09:20:00Z">
            <w:r w:rsidR="00EA5310" w:rsidRPr="00A57480" w:rsidDel="00007616">
              <w:rPr>
                <w:rStyle w:val="Hyperlink"/>
                <w:rFonts w:cs="Arial"/>
                <w:noProof/>
              </w:rPr>
              <w:delText>6.</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CONCLUSÕES E RECOMENDAÇÕES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_Toc54766904 \h </w:delInstrText>
            </w:r>
            <w:r w:rsidR="00EA5310" w:rsidDel="00007616">
              <w:rPr>
                <w:noProof/>
                <w:webHidden/>
              </w:rPr>
            </w:r>
            <w:r w:rsidR="00EA5310" w:rsidDel="00007616">
              <w:rPr>
                <w:noProof/>
                <w:webHidden/>
              </w:rPr>
              <w:fldChar w:fldCharType="separate"/>
            </w:r>
            <w:r w:rsidR="00EA5310" w:rsidDel="00007616">
              <w:rPr>
                <w:noProof/>
                <w:webHidden/>
              </w:rPr>
              <w:delText>49</w:delText>
            </w:r>
            <w:r w:rsidR="00EA5310" w:rsidDel="00007616">
              <w:rPr>
                <w:noProof/>
                <w:webHidden/>
              </w:rPr>
              <w:fldChar w:fldCharType="end"/>
            </w:r>
            <w:r w:rsidDel="00007616">
              <w:rPr>
                <w:noProof/>
              </w:rPr>
              <w:fldChar w:fldCharType="end"/>
            </w:r>
          </w:del>
        </w:p>
        <w:p w14:paraId="6F548F93" w14:textId="7F3F138A" w:rsidR="00EA5310" w:rsidDel="00007616" w:rsidRDefault="0067573C">
          <w:pPr>
            <w:pStyle w:val="Sumrio1"/>
            <w:tabs>
              <w:tab w:val="left" w:pos="660"/>
            </w:tabs>
            <w:rPr>
              <w:del w:id="326" w:author="Milene França" w:date="2020-11-03T09:20:00Z"/>
              <w:rFonts w:asciiTheme="minorHAnsi" w:eastAsiaTheme="minorEastAsia" w:hAnsiTheme="minorHAnsi" w:cstheme="minorBidi"/>
              <w:noProof/>
              <w:sz w:val="22"/>
              <w:szCs w:val="22"/>
            </w:rPr>
          </w:pPr>
          <w:del w:id="327" w:author="Milene França" w:date="2020-11-03T09:20:00Z">
            <w:r w:rsidDel="00007616">
              <w:rPr>
                <w:noProof/>
              </w:rPr>
              <w:fldChar w:fldCharType="begin"/>
            </w:r>
            <w:r w:rsidDel="00007616">
              <w:rPr>
                <w:noProof/>
              </w:rPr>
              <w:delInstrText xml:space="preserve"> HYPERLINK \l "_Toc54766905" </w:delInstrText>
            </w:r>
            <w:r w:rsidDel="00007616">
              <w:rPr>
                <w:noProof/>
              </w:rPr>
              <w:fldChar w:fldCharType="separate"/>
            </w:r>
          </w:del>
          <w:ins w:id="328" w:author="Milene França" w:date="2020-11-10T10:38:00Z">
            <w:r w:rsidR="00FE2072">
              <w:rPr>
                <w:b/>
                <w:bCs/>
                <w:noProof/>
              </w:rPr>
              <w:t>Erro! A referência de hiperlink não é válida.</w:t>
            </w:r>
          </w:ins>
          <w:del w:id="329" w:author="Milene França" w:date="2020-11-03T09:20:00Z">
            <w:r w:rsidR="00EA5310" w:rsidRPr="00A57480" w:rsidDel="00007616">
              <w:rPr>
                <w:rStyle w:val="Hyperlink"/>
                <w:rFonts w:cs="Arial"/>
                <w:noProof/>
              </w:rPr>
              <w:delText>7.</w:delText>
            </w:r>
            <w:r w:rsidR="00EA5310" w:rsidDel="00007616">
              <w:rPr>
                <w:rFonts w:asciiTheme="minorHAnsi" w:eastAsiaTheme="minorEastAsia" w:hAnsiTheme="minorHAnsi" w:cstheme="minorBidi"/>
                <w:noProof/>
                <w:sz w:val="22"/>
                <w:szCs w:val="22"/>
              </w:rPr>
              <w:tab/>
            </w:r>
            <w:r w:rsidR="00EA5310" w:rsidRPr="00A57480" w:rsidDel="00007616">
              <w:rPr>
                <w:rStyle w:val="Hyperlink"/>
                <w:rFonts w:cs="Arial"/>
                <w:noProof/>
              </w:rPr>
              <w:delText>REFERÊNCIAS BIBLIOGRÁFICAS</w:delText>
            </w:r>
            <w:r w:rsidR="00EA5310" w:rsidDel="00007616">
              <w:rPr>
                <w:noProof/>
                <w:webHidden/>
              </w:rPr>
              <w:tab/>
            </w:r>
            <w:r w:rsidR="00EA5310" w:rsidDel="00007616">
              <w:rPr>
                <w:noProof/>
                <w:webHidden/>
              </w:rPr>
              <w:fldChar w:fldCharType="begin"/>
            </w:r>
            <w:r w:rsidR="00EA5310" w:rsidDel="00007616">
              <w:rPr>
                <w:noProof/>
                <w:webHidden/>
              </w:rPr>
              <w:delInstrText xml:space="preserve"> PAGEREF _Toc54766905 \h </w:delInstrText>
            </w:r>
            <w:r w:rsidR="00EA5310" w:rsidDel="00007616">
              <w:rPr>
                <w:noProof/>
                <w:webHidden/>
              </w:rPr>
            </w:r>
            <w:r w:rsidR="00EA5310" w:rsidDel="00007616">
              <w:rPr>
                <w:noProof/>
                <w:webHidden/>
              </w:rPr>
              <w:fldChar w:fldCharType="separate"/>
            </w:r>
            <w:r w:rsidR="00EA5310" w:rsidDel="00007616">
              <w:rPr>
                <w:noProof/>
                <w:webHidden/>
              </w:rPr>
              <w:delText>51</w:delText>
            </w:r>
            <w:r w:rsidR="00EA5310" w:rsidDel="00007616">
              <w:rPr>
                <w:noProof/>
                <w:webHidden/>
              </w:rPr>
              <w:fldChar w:fldCharType="end"/>
            </w:r>
            <w:r w:rsidDel="00007616">
              <w:rPr>
                <w:noProof/>
              </w:rPr>
              <w:fldChar w:fldCharType="end"/>
            </w:r>
          </w:del>
        </w:p>
        <w:p w14:paraId="78E0C633" w14:textId="1A14EE05" w:rsidR="00434A98" w:rsidRPr="004515C9" w:rsidRDefault="00A20081" w:rsidP="00260178">
          <w:pPr>
            <w:tabs>
              <w:tab w:val="right" w:leader="dot" w:pos="8931"/>
            </w:tabs>
            <w:spacing w:line="276" w:lineRule="auto"/>
            <w:rPr>
              <w:rFonts w:cs="Arial"/>
            </w:rPr>
          </w:pPr>
          <w:r w:rsidRPr="004515C9">
            <w:rPr>
              <w:rFonts w:cs="Arial"/>
            </w:rPr>
            <w:fldChar w:fldCharType="end"/>
          </w:r>
        </w:p>
      </w:sdtContent>
    </w:sdt>
    <w:p w14:paraId="14509B29" w14:textId="46F3250A" w:rsidR="00AB626D" w:rsidRPr="004515C9" w:rsidRDefault="00AB626D">
      <w:pPr>
        <w:spacing w:after="160"/>
        <w:rPr>
          <w:rFonts w:cs="Arial"/>
        </w:rPr>
      </w:pPr>
      <w:r w:rsidRPr="004515C9">
        <w:rPr>
          <w:rFonts w:cs="Arial"/>
        </w:rPr>
        <w:br w:type="page"/>
      </w:r>
    </w:p>
    <w:p w14:paraId="065F834B" w14:textId="4F3E5D3F" w:rsidR="000C551A" w:rsidRDefault="005D6D43" w:rsidP="00D5542C">
      <w:pP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w:t>
      </w:r>
      <w:r w:rsidR="00AB626D"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Figuras</w:t>
      </w:r>
    </w:p>
    <w:p w14:paraId="268C22A3" w14:textId="77777777" w:rsidR="0097465A" w:rsidRPr="005D6D43" w:rsidRDefault="0097465A" w:rsidP="0097465A"/>
    <w:p w14:paraId="2698748C" w14:textId="2A7D9238" w:rsidR="00FE2072" w:rsidRDefault="000C551A">
      <w:pPr>
        <w:pStyle w:val="Sumrio1"/>
        <w:rPr>
          <w:ins w:id="330" w:author="Milene França" w:date="2020-11-10T10:38:00Z"/>
          <w:rFonts w:asciiTheme="minorHAnsi" w:eastAsiaTheme="minorEastAsia" w:hAnsiTheme="minorHAnsi" w:cstheme="minorBidi"/>
          <w:noProof/>
          <w:sz w:val="22"/>
          <w:szCs w:val="22"/>
        </w:rPr>
      </w:pPr>
      <w:r w:rsidRPr="004515C9">
        <w:fldChar w:fldCharType="begin"/>
      </w:r>
      <w:r w:rsidRPr="004515C9">
        <w:instrText xml:space="preserve"> TOC \h \z \t "Figura;1" </w:instrText>
      </w:r>
      <w:r w:rsidRPr="004515C9">
        <w:fldChar w:fldCharType="separate"/>
      </w:r>
      <w:ins w:id="331" w:author="Milene França" w:date="2020-11-10T10:38:00Z">
        <w:r w:rsidR="00FE2072" w:rsidRPr="00B822BF">
          <w:rPr>
            <w:rStyle w:val="Hyperlink"/>
            <w:noProof/>
          </w:rPr>
          <w:fldChar w:fldCharType="begin"/>
        </w:r>
        <w:r w:rsidR="00FE2072" w:rsidRPr="00B822BF">
          <w:rPr>
            <w:rStyle w:val="Hyperlink"/>
            <w:noProof/>
          </w:rPr>
          <w:instrText xml:space="preserve"> </w:instrText>
        </w:r>
        <w:r w:rsidR="00FE2072">
          <w:rPr>
            <w:noProof/>
          </w:rPr>
          <w:instrText>HYPERLINK \l "_Toc55897155"</w:instrText>
        </w:r>
        <w:r w:rsidR="00FE2072" w:rsidRPr="00B822BF">
          <w:rPr>
            <w:rStyle w:val="Hyperlink"/>
            <w:noProof/>
          </w:rPr>
          <w:instrText xml:space="preserve"> </w:instrText>
        </w:r>
        <w:r w:rsidR="00FE2072" w:rsidRPr="00B822BF">
          <w:rPr>
            <w:rStyle w:val="Hyperlink"/>
            <w:noProof/>
          </w:rPr>
          <w:fldChar w:fldCharType="separate"/>
        </w:r>
        <w:r w:rsidR="00FE2072" w:rsidRPr="00B822BF">
          <w:rPr>
            <w:rStyle w:val="Hyperlink"/>
            <w:b/>
            <w:bCs/>
            <w:noProof/>
          </w:rPr>
          <w:t>Figura 1</w:t>
        </w:r>
        <w:r w:rsidR="00FE2072" w:rsidRPr="00B822BF">
          <w:rPr>
            <w:rStyle w:val="Hyperlink"/>
            <w:noProof/>
          </w:rPr>
          <w:t xml:space="preserve"> – Esquema Simplificado ilustrando as interfaces do trecho riser</w:t>
        </w:r>
        <w:r w:rsidR="00FE2072">
          <w:rPr>
            <w:noProof/>
            <w:webHidden/>
          </w:rPr>
          <w:tab/>
        </w:r>
        <w:r w:rsidR="00FE2072">
          <w:rPr>
            <w:noProof/>
            <w:webHidden/>
          </w:rPr>
          <w:fldChar w:fldCharType="begin"/>
        </w:r>
        <w:r w:rsidR="00FE2072">
          <w:rPr>
            <w:noProof/>
            <w:webHidden/>
          </w:rPr>
          <w:instrText xml:space="preserve"> PAGEREF _Toc55897155 \h </w:instrText>
        </w:r>
      </w:ins>
      <w:r w:rsidR="00FE2072">
        <w:rPr>
          <w:noProof/>
          <w:webHidden/>
        </w:rPr>
      </w:r>
      <w:r w:rsidR="00FE2072">
        <w:rPr>
          <w:noProof/>
          <w:webHidden/>
        </w:rPr>
        <w:fldChar w:fldCharType="separate"/>
      </w:r>
      <w:ins w:id="332" w:author="Milene França" w:date="2020-11-10T10:38:00Z">
        <w:r w:rsidR="00FE2072">
          <w:rPr>
            <w:noProof/>
            <w:webHidden/>
          </w:rPr>
          <w:t>12</w:t>
        </w:r>
        <w:r w:rsidR="00FE2072">
          <w:rPr>
            <w:noProof/>
            <w:webHidden/>
          </w:rPr>
          <w:fldChar w:fldCharType="end"/>
        </w:r>
        <w:r w:rsidR="00FE2072" w:rsidRPr="00B822BF">
          <w:rPr>
            <w:rStyle w:val="Hyperlink"/>
            <w:noProof/>
          </w:rPr>
          <w:fldChar w:fldCharType="end"/>
        </w:r>
      </w:ins>
    </w:p>
    <w:p w14:paraId="41BBEFB5" w14:textId="6F8BB427" w:rsidR="00FE2072" w:rsidRDefault="00FE2072">
      <w:pPr>
        <w:pStyle w:val="Sumrio1"/>
        <w:rPr>
          <w:ins w:id="333" w:author="Milene França" w:date="2020-11-10T10:38:00Z"/>
          <w:rFonts w:asciiTheme="minorHAnsi" w:eastAsiaTheme="minorEastAsia" w:hAnsiTheme="minorHAnsi" w:cstheme="minorBidi"/>
          <w:noProof/>
          <w:sz w:val="22"/>
          <w:szCs w:val="22"/>
        </w:rPr>
      </w:pPr>
      <w:ins w:id="334"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"_Toc55897156"</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2</w:t>
        </w:r>
        <w:r w:rsidRPr="00B822BF">
          <w:rPr>
            <w:rStyle w:val="Hyperlink"/>
            <w:noProof/>
          </w:rPr>
          <w:t xml:space="preserve"> - Modelos de risers usados no Pré-Sal</w:t>
        </w:r>
        <w:r>
          <w:rPr>
            <w:noProof/>
            <w:webHidden/>
          </w:rPr>
          <w:tab/>
        </w:r>
        <w:r>
          <w:rPr>
            <w:noProof/>
            <w:webHidden/>
          </w:rPr>
          <w:fldChar w:fldCharType="begin"/>
        </w:r>
        <w:r>
          <w:rPr>
            <w:noProof/>
            <w:webHidden/>
          </w:rPr>
          <w:instrText xml:space="preserve"> PAGEREF _Toc55897156 \h </w:instrText>
        </w:r>
      </w:ins>
      <w:r>
        <w:rPr>
          <w:noProof/>
          <w:webHidden/>
        </w:rPr>
      </w:r>
      <w:r>
        <w:rPr>
          <w:noProof/>
          <w:webHidden/>
        </w:rPr>
        <w:fldChar w:fldCharType="separate"/>
      </w:r>
      <w:ins w:id="335" w:author="Milene França" w:date="2020-11-10T10:38:00Z">
        <w:r>
          <w:rPr>
            <w:noProof/>
            <w:webHidden/>
          </w:rPr>
          <w:t>13</w:t>
        </w:r>
        <w:r>
          <w:rPr>
            <w:noProof/>
            <w:webHidden/>
          </w:rPr>
          <w:fldChar w:fldCharType="end"/>
        </w:r>
        <w:r w:rsidRPr="00B822BF">
          <w:rPr>
            <w:rStyle w:val="Hyperlink"/>
            <w:noProof/>
          </w:rPr>
          <w:fldChar w:fldCharType="end"/>
        </w:r>
      </w:ins>
    </w:p>
    <w:p w14:paraId="61E7CC37" w14:textId="3604D730" w:rsidR="00FE2072" w:rsidRDefault="00FE2072">
      <w:pPr>
        <w:pStyle w:val="Sumrio1"/>
        <w:rPr>
          <w:ins w:id="336" w:author="Milene França" w:date="2020-11-10T10:38:00Z"/>
          <w:rFonts w:asciiTheme="minorHAnsi" w:eastAsiaTheme="minorEastAsia" w:hAnsiTheme="minorHAnsi" w:cstheme="minorBidi"/>
          <w:noProof/>
          <w:sz w:val="22"/>
          <w:szCs w:val="22"/>
        </w:rPr>
      </w:pPr>
      <w:ins w:id="337"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"_Toc55897157"</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3</w:t>
        </w:r>
        <w:r w:rsidRPr="00B822BF">
          <w:rPr>
            <w:rStyle w:val="Hyperlink"/>
            <w:noProof/>
          </w:rPr>
          <w:t xml:space="preserve"> – Linha flexível com camadas aparentes</w:t>
        </w:r>
        <w:r>
          <w:rPr>
            <w:noProof/>
            <w:webHidden/>
          </w:rPr>
          <w:tab/>
        </w:r>
        <w:r>
          <w:rPr>
            <w:noProof/>
            <w:webHidden/>
          </w:rPr>
          <w:fldChar w:fldCharType="begin"/>
        </w:r>
        <w:r>
          <w:rPr>
            <w:noProof/>
            <w:webHidden/>
          </w:rPr>
          <w:instrText xml:space="preserve"> PAGEREF _Toc55897157 \h </w:instrText>
        </w:r>
      </w:ins>
      <w:r>
        <w:rPr>
          <w:noProof/>
          <w:webHidden/>
        </w:rPr>
      </w:r>
      <w:r>
        <w:rPr>
          <w:noProof/>
          <w:webHidden/>
        </w:rPr>
        <w:fldChar w:fldCharType="separate"/>
      </w:r>
      <w:ins w:id="338" w:author="Milene França" w:date="2020-11-10T10:38:00Z">
        <w:r>
          <w:rPr>
            <w:noProof/>
            <w:webHidden/>
          </w:rPr>
          <w:t>13</w:t>
        </w:r>
        <w:r>
          <w:rPr>
            <w:noProof/>
            <w:webHidden/>
          </w:rPr>
          <w:fldChar w:fldCharType="end"/>
        </w:r>
        <w:r w:rsidRPr="00B822BF">
          <w:rPr>
            <w:rStyle w:val="Hyperlink"/>
            <w:noProof/>
          </w:rPr>
          <w:fldChar w:fldCharType="end"/>
        </w:r>
      </w:ins>
    </w:p>
    <w:p w14:paraId="1492558A" w14:textId="2AEBE7E0" w:rsidR="00FE2072" w:rsidRDefault="00FE2072">
      <w:pPr>
        <w:pStyle w:val="Sumrio1"/>
        <w:rPr>
          <w:ins w:id="339" w:author="Milene França" w:date="2020-11-10T10:38:00Z"/>
          <w:rFonts w:asciiTheme="minorHAnsi" w:eastAsiaTheme="minorEastAsia" w:hAnsiTheme="minorHAnsi" w:cstheme="minorBidi"/>
          <w:noProof/>
          <w:sz w:val="22"/>
          <w:szCs w:val="22"/>
        </w:rPr>
      </w:pPr>
      <w:ins w:id="340"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"_Toc55897158"</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4</w:t>
        </w:r>
        <w:r w:rsidRPr="00B822BF">
          <w:rPr>
            <w:rStyle w:val="Hyperlink"/>
            <w:noProof/>
          </w:rPr>
          <w:t xml:space="preserve"> – </w:t>
        </w:r>
        <w:r w:rsidRPr="00B822BF">
          <w:rPr>
            <w:rStyle w:val="Hyperlink"/>
            <w:i/>
            <w:iCs/>
            <w:noProof/>
          </w:rPr>
          <w:t>Pull out</w:t>
        </w:r>
        <w:r w:rsidRPr="00B822BF">
          <w:rPr>
            <w:rStyle w:val="Hyperlink"/>
            <w:noProof/>
          </w:rPr>
          <w:t xml:space="preserve"> de 1ª extremidade (esquerda) e de 2ª extremidade (direita)</w:t>
        </w:r>
        <w:r>
          <w:rPr>
            <w:noProof/>
            <w:webHidden/>
          </w:rPr>
          <w:tab/>
        </w:r>
        <w:r>
          <w:rPr>
            <w:noProof/>
            <w:webHidden/>
          </w:rPr>
          <w:fldChar w:fldCharType="begin"/>
        </w:r>
        <w:r>
          <w:rPr>
            <w:noProof/>
            <w:webHidden/>
          </w:rPr>
          <w:instrText xml:space="preserve"> PAGEREF _Toc55897158 \h </w:instrText>
        </w:r>
      </w:ins>
      <w:r>
        <w:rPr>
          <w:noProof/>
          <w:webHidden/>
        </w:rPr>
      </w:r>
      <w:r>
        <w:rPr>
          <w:noProof/>
          <w:webHidden/>
        </w:rPr>
        <w:fldChar w:fldCharType="separate"/>
      </w:r>
      <w:ins w:id="341" w:author="Milene França" w:date="2020-11-10T10:38:00Z">
        <w:r>
          <w:rPr>
            <w:noProof/>
            <w:webHidden/>
          </w:rPr>
          <w:t>14</w:t>
        </w:r>
        <w:r>
          <w:rPr>
            <w:noProof/>
            <w:webHidden/>
          </w:rPr>
          <w:fldChar w:fldCharType="end"/>
        </w:r>
        <w:r w:rsidRPr="00B822BF">
          <w:rPr>
            <w:rStyle w:val="Hyperlink"/>
            <w:noProof/>
          </w:rPr>
          <w:fldChar w:fldCharType="end"/>
        </w:r>
      </w:ins>
    </w:p>
    <w:p w14:paraId="4CE856C4" w14:textId="6BEBE60D" w:rsidR="00FE2072" w:rsidRDefault="00FE2072">
      <w:pPr>
        <w:pStyle w:val="Sumrio1"/>
        <w:rPr>
          <w:ins w:id="342" w:author="Milene França" w:date="2020-11-10T10:38:00Z"/>
          <w:rFonts w:asciiTheme="minorHAnsi" w:eastAsiaTheme="minorEastAsia" w:hAnsiTheme="minorHAnsi" w:cstheme="minorBidi"/>
          <w:noProof/>
          <w:sz w:val="22"/>
          <w:szCs w:val="22"/>
        </w:rPr>
      </w:pPr>
      <w:ins w:id="343"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"_Toc55897159"</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 xml:space="preserve">Figura 5 </w:t>
        </w:r>
        <w:r w:rsidRPr="00B822BF">
          <w:rPr>
            <w:rStyle w:val="Hyperlink"/>
            <w:noProof/>
          </w:rPr>
          <w:t>– Conexão flangeada de lado riser e flowline</w:t>
        </w:r>
        <w:r>
          <w:rPr>
            <w:noProof/>
            <w:webHidden/>
          </w:rPr>
          <w:tab/>
        </w:r>
        <w:r>
          <w:rPr>
            <w:noProof/>
            <w:webHidden/>
          </w:rPr>
          <w:fldChar w:fldCharType="begin"/>
        </w:r>
        <w:r>
          <w:rPr>
            <w:noProof/>
            <w:webHidden/>
          </w:rPr>
          <w:instrText xml:space="preserve"> PAGEREF _Toc55897159 \h </w:instrText>
        </w:r>
      </w:ins>
      <w:r>
        <w:rPr>
          <w:noProof/>
          <w:webHidden/>
        </w:rPr>
      </w:r>
      <w:r>
        <w:rPr>
          <w:noProof/>
          <w:webHidden/>
        </w:rPr>
        <w:fldChar w:fldCharType="separate"/>
      </w:r>
      <w:ins w:id="344" w:author="Milene França" w:date="2020-11-10T10:38:00Z">
        <w:r>
          <w:rPr>
            <w:noProof/>
            <w:webHidden/>
          </w:rPr>
          <w:t>14</w:t>
        </w:r>
        <w:r>
          <w:rPr>
            <w:noProof/>
            <w:webHidden/>
          </w:rPr>
          <w:fldChar w:fldCharType="end"/>
        </w:r>
        <w:r w:rsidRPr="00B822BF">
          <w:rPr>
            <w:rStyle w:val="Hyperlink"/>
            <w:noProof/>
          </w:rPr>
          <w:fldChar w:fldCharType="end"/>
        </w:r>
      </w:ins>
    </w:p>
    <w:p w14:paraId="0855698F" w14:textId="04A1E0AC" w:rsidR="00FE2072" w:rsidRDefault="00FE2072">
      <w:pPr>
        <w:pStyle w:val="Sumrio1"/>
        <w:rPr>
          <w:ins w:id="345" w:author="Milene França" w:date="2020-11-10T10:38:00Z"/>
          <w:rFonts w:asciiTheme="minorHAnsi" w:eastAsiaTheme="minorEastAsia" w:hAnsiTheme="minorHAnsi" w:cstheme="minorBidi"/>
          <w:noProof/>
          <w:sz w:val="22"/>
          <w:szCs w:val="22"/>
        </w:rPr>
      </w:pPr>
      <w:ins w:id="346"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"_Toc55897160"</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6</w:t>
        </w:r>
        <w:r w:rsidRPr="00B822BF">
          <w:rPr>
            <w:rStyle w:val="Hyperlink"/>
            <w:noProof/>
          </w:rPr>
          <w:t xml:space="preserve"> – Posicionamento de duto flexível submarino sobre cavalete/poita para desconexão entre trechos</w:t>
        </w:r>
        <w:r>
          <w:rPr>
            <w:noProof/>
            <w:webHidden/>
          </w:rPr>
          <w:tab/>
        </w:r>
        <w:r>
          <w:rPr>
            <w:noProof/>
            <w:webHidden/>
          </w:rPr>
          <w:fldChar w:fldCharType="begin"/>
        </w:r>
        <w:r>
          <w:rPr>
            <w:noProof/>
            <w:webHidden/>
          </w:rPr>
          <w:instrText xml:space="preserve"> PAGEREF _Toc55897160 \h </w:instrText>
        </w:r>
      </w:ins>
      <w:r>
        <w:rPr>
          <w:noProof/>
          <w:webHidden/>
        </w:rPr>
      </w:r>
      <w:r>
        <w:rPr>
          <w:noProof/>
          <w:webHidden/>
        </w:rPr>
        <w:fldChar w:fldCharType="separate"/>
      </w:r>
      <w:ins w:id="347" w:author="Milene França" w:date="2020-11-10T10:38:00Z">
        <w:r>
          <w:rPr>
            <w:noProof/>
            <w:webHidden/>
          </w:rPr>
          <w:t>15</w:t>
        </w:r>
        <w:r>
          <w:rPr>
            <w:noProof/>
            <w:webHidden/>
          </w:rPr>
          <w:fldChar w:fldCharType="end"/>
        </w:r>
        <w:r w:rsidRPr="00B822BF">
          <w:rPr>
            <w:rStyle w:val="Hyperlink"/>
            <w:noProof/>
          </w:rPr>
          <w:fldChar w:fldCharType="end"/>
        </w:r>
      </w:ins>
    </w:p>
    <w:p w14:paraId="4FBF49F2" w14:textId="2AD5CD61" w:rsidR="00FE2072" w:rsidRDefault="00FE2072">
      <w:pPr>
        <w:pStyle w:val="Sumrio1"/>
        <w:rPr>
          <w:ins w:id="348" w:author="Milene França" w:date="2020-11-10T10:38:00Z"/>
          <w:rFonts w:asciiTheme="minorHAnsi" w:eastAsiaTheme="minorEastAsia" w:hAnsiTheme="minorHAnsi" w:cstheme="minorBidi"/>
          <w:noProof/>
          <w:sz w:val="22"/>
          <w:szCs w:val="22"/>
        </w:rPr>
      </w:pPr>
      <w:ins w:id="349"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"_Toc55897161"</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7</w:t>
        </w:r>
        <w:r w:rsidRPr="00B822BF">
          <w:rPr>
            <w:rStyle w:val="Hyperlink"/>
            <w:noProof/>
          </w:rPr>
          <w:t xml:space="preserve"> - Corte de duto flexível utilizando ferramenta do tipo “disco rotativo”</w:t>
        </w:r>
        <w:r>
          <w:rPr>
            <w:noProof/>
            <w:webHidden/>
          </w:rPr>
          <w:tab/>
        </w:r>
        <w:r>
          <w:rPr>
            <w:noProof/>
            <w:webHidden/>
          </w:rPr>
          <w:fldChar w:fldCharType="begin"/>
        </w:r>
        <w:r>
          <w:rPr>
            <w:noProof/>
            <w:webHidden/>
          </w:rPr>
          <w:instrText xml:space="preserve"> PAGEREF _Toc55897161 \h </w:instrText>
        </w:r>
      </w:ins>
      <w:r>
        <w:rPr>
          <w:noProof/>
          <w:webHidden/>
        </w:rPr>
      </w:r>
      <w:r>
        <w:rPr>
          <w:noProof/>
          <w:webHidden/>
        </w:rPr>
        <w:fldChar w:fldCharType="separate"/>
      </w:r>
      <w:ins w:id="350" w:author="Milene França" w:date="2020-11-10T10:38:00Z">
        <w:r>
          <w:rPr>
            <w:noProof/>
            <w:webHidden/>
          </w:rPr>
          <w:t>15</w:t>
        </w:r>
        <w:r>
          <w:rPr>
            <w:noProof/>
            <w:webHidden/>
          </w:rPr>
          <w:fldChar w:fldCharType="end"/>
        </w:r>
        <w:r w:rsidRPr="00B822BF">
          <w:rPr>
            <w:rStyle w:val="Hyperlink"/>
            <w:noProof/>
          </w:rPr>
          <w:fldChar w:fldCharType="end"/>
        </w:r>
      </w:ins>
    </w:p>
    <w:p w14:paraId="7884AF30" w14:textId="4C40DE6D" w:rsidR="00FE2072" w:rsidRDefault="00FE2072">
      <w:pPr>
        <w:pStyle w:val="Sumrio1"/>
        <w:rPr>
          <w:ins w:id="351" w:author="Milene França" w:date="2020-11-10T10:38:00Z"/>
          <w:rFonts w:asciiTheme="minorHAnsi" w:eastAsiaTheme="minorEastAsia" w:hAnsiTheme="minorHAnsi" w:cstheme="minorBidi"/>
          <w:noProof/>
          <w:sz w:val="22"/>
          <w:szCs w:val="22"/>
        </w:rPr>
      </w:pPr>
      <w:ins w:id="352"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"_Toc55897162"</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8</w:t>
        </w:r>
        <w:r w:rsidRPr="00B822BF">
          <w:rPr>
            <w:rStyle w:val="Hyperlink"/>
            <w:noProof/>
          </w:rPr>
          <w:t xml:space="preserve"> - Representação do funcionamento da tributação de carbono e de sistemas de comércio de emissões</w:t>
        </w:r>
        <w:r>
          <w:rPr>
            <w:noProof/>
            <w:webHidden/>
          </w:rPr>
          <w:tab/>
        </w:r>
        <w:r>
          <w:rPr>
            <w:noProof/>
            <w:webHidden/>
          </w:rPr>
          <w:fldChar w:fldCharType="begin"/>
        </w:r>
        <w:r>
          <w:rPr>
            <w:noProof/>
            <w:webHidden/>
          </w:rPr>
          <w:instrText xml:space="preserve"> PAGEREF _Toc55897162 \h </w:instrText>
        </w:r>
      </w:ins>
      <w:r>
        <w:rPr>
          <w:noProof/>
          <w:webHidden/>
        </w:rPr>
      </w:r>
      <w:r>
        <w:rPr>
          <w:noProof/>
          <w:webHidden/>
        </w:rPr>
        <w:fldChar w:fldCharType="separate"/>
      </w:r>
      <w:ins w:id="353" w:author="Milene França" w:date="2020-11-10T10:38:00Z">
        <w:r>
          <w:rPr>
            <w:noProof/>
            <w:webHidden/>
          </w:rPr>
          <w:t>18</w:t>
        </w:r>
        <w:r>
          <w:rPr>
            <w:noProof/>
            <w:webHidden/>
          </w:rPr>
          <w:fldChar w:fldCharType="end"/>
        </w:r>
        <w:r w:rsidRPr="00B822BF">
          <w:rPr>
            <w:rStyle w:val="Hyperlink"/>
            <w:noProof/>
          </w:rPr>
          <w:fldChar w:fldCharType="end"/>
        </w:r>
      </w:ins>
    </w:p>
    <w:p w14:paraId="1541C252" w14:textId="7188F48A" w:rsidR="00FE2072" w:rsidRDefault="00FE2072">
      <w:pPr>
        <w:pStyle w:val="Sumrio1"/>
        <w:rPr>
          <w:ins w:id="354" w:author="Milene França" w:date="2020-11-10T10:38:00Z"/>
          <w:rFonts w:asciiTheme="minorHAnsi" w:eastAsiaTheme="minorEastAsia" w:hAnsiTheme="minorHAnsi" w:cstheme="minorBidi"/>
          <w:noProof/>
          <w:sz w:val="22"/>
          <w:szCs w:val="22"/>
        </w:rPr>
      </w:pPr>
      <w:ins w:id="355"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"_Toc55897163"</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9</w:t>
        </w:r>
        <w:r w:rsidRPr="00B822BF">
          <w:rPr>
            <w:rStyle w:val="Hyperlink"/>
            <w:noProof/>
          </w:rPr>
          <w:t xml:space="preserve"> – Mapa de status da precificação no mundo</w:t>
        </w:r>
        <w:r>
          <w:rPr>
            <w:noProof/>
            <w:webHidden/>
          </w:rPr>
          <w:tab/>
        </w:r>
        <w:r>
          <w:rPr>
            <w:noProof/>
            <w:webHidden/>
          </w:rPr>
          <w:fldChar w:fldCharType="begin"/>
        </w:r>
        <w:r>
          <w:rPr>
            <w:noProof/>
            <w:webHidden/>
          </w:rPr>
          <w:instrText xml:space="preserve"> PAGEREF _Toc55897163 \h </w:instrText>
        </w:r>
      </w:ins>
      <w:r>
        <w:rPr>
          <w:noProof/>
          <w:webHidden/>
        </w:rPr>
      </w:r>
      <w:r>
        <w:rPr>
          <w:noProof/>
          <w:webHidden/>
        </w:rPr>
        <w:fldChar w:fldCharType="separate"/>
      </w:r>
      <w:ins w:id="356" w:author="Milene França" w:date="2020-11-10T10:38:00Z">
        <w:r>
          <w:rPr>
            <w:noProof/>
            <w:webHidden/>
          </w:rPr>
          <w:t>19</w:t>
        </w:r>
        <w:r>
          <w:rPr>
            <w:noProof/>
            <w:webHidden/>
          </w:rPr>
          <w:fldChar w:fldCharType="end"/>
        </w:r>
        <w:r w:rsidRPr="00B822BF">
          <w:rPr>
            <w:rStyle w:val="Hyperlink"/>
            <w:noProof/>
          </w:rPr>
          <w:fldChar w:fldCharType="end"/>
        </w:r>
      </w:ins>
    </w:p>
    <w:p w14:paraId="16C87D43" w14:textId="7B8254C3" w:rsidR="00FE2072" w:rsidRDefault="00FE2072">
      <w:pPr>
        <w:pStyle w:val="Sumrio1"/>
        <w:rPr>
          <w:ins w:id="357" w:author="Milene França" w:date="2020-11-10T10:38:00Z"/>
          <w:rFonts w:asciiTheme="minorHAnsi" w:eastAsiaTheme="minorEastAsia" w:hAnsiTheme="minorHAnsi" w:cstheme="minorBidi"/>
          <w:noProof/>
          <w:sz w:val="22"/>
          <w:szCs w:val="22"/>
        </w:rPr>
      </w:pPr>
      <w:ins w:id="358"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"_Toc55897164"</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10</w:t>
        </w:r>
        <w:r w:rsidRPr="00B822BF">
          <w:rPr>
            <w:rStyle w:val="Hyperlink"/>
            <w:noProof/>
          </w:rPr>
          <w:t xml:space="preserve"> – Esquemática da resolução de um problema de otimização</w:t>
        </w:r>
        <w:r>
          <w:rPr>
            <w:noProof/>
            <w:webHidden/>
          </w:rPr>
          <w:tab/>
        </w:r>
        <w:r>
          <w:rPr>
            <w:noProof/>
            <w:webHidden/>
          </w:rPr>
          <w:fldChar w:fldCharType="begin"/>
        </w:r>
        <w:r>
          <w:rPr>
            <w:noProof/>
            <w:webHidden/>
          </w:rPr>
          <w:instrText xml:space="preserve"> PAGEREF _Toc55897164 \h </w:instrText>
        </w:r>
      </w:ins>
      <w:r>
        <w:rPr>
          <w:noProof/>
          <w:webHidden/>
        </w:rPr>
      </w:r>
      <w:r>
        <w:rPr>
          <w:noProof/>
          <w:webHidden/>
        </w:rPr>
        <w:fldChar w:fldCharType="separate"/>
      </w:r>
      <w:ins w:id="359" w:author="Milene França" w:date="2020-11-10T10:38:00Z">
        <w:r>
          <w:rPr>
            <w:noProof/>
            <w:webHidden/>
          </w:rPr>
          <w:t>21</w:t>
        </w:r>
        <w:r>
          <w:rPr>
            <w:noProof/>
            <w:webHidden/>
          </w:rPr>
          <w:fldChar w:fldCharType="end"/>
        </w:r>
        <w:r w:rsidRPr="00B822BF">
          <w:rPr>
            <w:rStyle w:val="Hyperlink"/>
            <w:noProof/>
          </w:rPr>
          <w:fldChar w:fldCharType="end"/>
        </w:r>
      </w:ins>
    </w:p>
    <w:p w14:paraId="247A3308" w14:textId="1D7F7D7E" w:rsidR="00FE2072" w:rsidRDefault="00FE2072">
      <w:pPr>
        <w:pStyle w:val="Sumrio1"/>
        <w:rPr>
          <w:ins w:id="360" w:author="Milene França" w:date="2020-11-10T10:38:00Z"/>
          <w:rFonts w:asciiTheme="minorHAnsi" w:eastAsiaTheme="minorEastAsia" w:hAnsiTheme="minorHAnsi" w:cstheme="minorBidi"/>
          <w:noProof/>
          <w:sz w:val="22"/>
          <w:szCs w:val="22"/>
        </w:rPr>
      </w:pPr>
      <w:ins w:id="361"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"_Toc55897165"</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11</w:t>
        </w:r>
        <w:r w:rsidRPr="00B822BF">
          <w:rPr>
            <w:rStyle w:val="Hyperlink"/>
            <w:noProof/>
          </w:rPr>
          <w:t xml:space="preserve"> – Representação cromossomial para a solução do problema n-Rainhas</w:t>
        </w:r>
        <w:r>
          <w:rPr>
            <w:noProof/>
            <w:webHidden/>
          </w:rPr>
          <w:tab/>
        </w:r>
        <w:r>
          <w:rPr>
            <w:noProof/>
            <w:webHidden/>
          </w:rPr>
          <w:fldChar w:fldCharType="begin"/>
        </w:r>
        <w:r>
          <w:rPr>
            <w:noProof/>
            <w:webHidden/>
          </w:rPr>
          <w:instrText xml:space="preserve"> PAGEREF _Toc55897165 \h </w:instrText>
        </w:r>
      </w:ins>
      <w:r>
        <w:rPr>
          <w:noProof/>
          <w:webHidden/>
        </w:rPr>
      </w:r>
      <w:r>
        <w:rPr>
          <w:noProof/>
          <w:webHidden/>
        </w:rPr>
        <w:fldChar w:fldCharType="separate"/>
      </w:r>
      <w:ins w:id="362" w:author="Milene França" w:date="2020-11-10T10:38:00Z">
        <w:r>
          <w:rPr>
            <w:noProof/>
            <w:webHidden/>
          </w:rPr>
          <w:t>25</w:t>
        </w:r>
        <w:r>
          <w:rPr>
            <w:noProof/>
            <w:webHidden/>
          </w:rPr>
          <w:fldChar w:fldCharType="end"/>
        </w:r>
        <w:r w:rsidRPr="00B822BF">
          <w:rPr>
            <w:rStyle w:val="Hyperlink"/>
            <w:noProof/>
          </w:rPr>
          <w:fldChar w:fldCharType="end"/>
        </w:r>
      </w:ins>
    </w:p>
    <w:p w14:paraId="7F047C84" w14:textId="01DC5926" w:rsidR="00FE2072" w:rsidRDefault="00FE2072">
      <w:pPr>
        <w:pStyle w:val="Sumrio1"/>
        <w:rPr>
          <w:ins w:id="363" w:author="Milene França" w:date="2020-11-10T10:38:00Z"/>
          <w:rFonts w:asciiTheme="minorHAnsi" w:eastAsiaTheme="minorEastAsia" w:hAnsiTheme="minorHAnsi" w:cstheme="minorBidi"/>
          <w:noProof/>
          <w:sz w:val="22"/>
          <w:szCs w:val="22"/>
        </w:rPr>
      </w:pPr>
      <w:ins w:id="364"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"_Toc55897166"</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12</w:t>
        </w:r>
        <w:r w:rsidRPr="00B822BF">
          <w:rPr>
            <w:rStyle w:val="Hyperlink"/>
            <w:noProof/>
          </w:rPr>
          <w:t xml:space="preserve"> – Solução proposta para </w:t>
        </w:r>
        <w:r w:rsidRPr="00B822BF">
          <w:rPr>
            <w:rStyle w:val="Hyperlink"/>
            <w:i/>
            <w:iCs/>
            <w:noProof/>
          </w:rPr>
          <w:t>n</w:t>
        </w:r>
        <w:r w:rsidRPr="00B822BF">
          <w:rPr>
            <w:rStyle w:val="Hyperlink"/>
            <w:noProof/>
          </w:rPr>
          <w:t xml:space="preserve"> = 8</w:t>
        </w:r>
        <w:r>
          <w:rPr>
            <w:noProof/>
            <w:webHidden/>
          </w:rPr>
          <w:tab/>
        </w:r>
        <w:r>
          <w:rPr>
            <w:noProof/>
            <w:webHidden/>
          </w:rPr>
          <w:fldChar w:fldCharType="begin"/>
        </w:r>
        <w:r>
          <w:rPr>
            <w:noProof/>
            <w:webHidden/>
          </w:rPr>
          <w:instrText xml:space="preserve"> PAGEREF _Toc55897166 \h </w:instrText>
        </w:r>
      </w:ins>
      <w:r>
        <w:rPr>
          <w:noProof/>
          <w:webHidden/>
        </w:rPr>
      </w:r>
      <w:r>
        <w:rPr>
          <w:noProof/>
          <w:webHidden/>
        </w:rPr>
        <w:fldChar w:fldCharType="separate"/>
      </w:r>
      <w:ins w:id="365" w:author="Milene França" w:date="2020-11-10T10:38:00Z">
        <w:r>
          <w:rPr>
            <w:noProof/>
            <w:webHidden/>
          </w:rPr>
          <w:t>26</w:t>
        </w:r>
        <w:r>
          <w:rPr>
            <w:noProof/>
            <w:webHidden/>
          </w:rPr>
          <w:fldChar w:fldCharType="end"/>
        </w:r>
        <w:r w:rsidRPr="00B822BF">
          <w:rPr>
            <w:rStyle w:val="Hyperlink"/>
            <w:noProof/>
          </w:rPr>
          <w:fldChar w:fldCharType="end"/>
        </w:r>
      </w:ins>
    </w:p>
    <w:p w14:paraId="6A29C026" w14:textId="36D4E25C" w:rsidR="00FE2072" w:rsidRDefault="00FE2072">
      <w:pPr>
        <w:pStyle w:val="Sumrio1"/>
        <w:rPr>
          <w:ins w:id="366" w:author="Milene França" w:date="2020-11-10T10:38:00Z"/>
          <w:rFonts w:asciiTheme="minorHAnsi" w:eastAsiaTheme="minorEastAsia" w:hAnsiTheme="minorHAnsi" w:cstheme="minorBidi"/>
          <w:noProof/>
          <w:sz w:val="22"/>
          <w:szCs w:val="22"/>
        </w:rPr>
      </w:pPr>
      <w:ins w:id="367"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"_Toc55897167"</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13</w:t>
        </w:r>
        <w:r w:rsidRPr="00B822BF">
          <w:rPr>
            <w:rStyle w:val="Hyperlink"/>
            <w:noProof/>
          </w:rPr>
          <w:t xml:space="preserve"> – Aplicação dos operadores Crossover e Mutação no problema de n-Rainhas (n=8)</w:t>
        </w:r>
        <w:r>
          <w:rPr>
            <w:noProof/>
            <w:webHidden/>
          </w:rPr>
          <w:tab/>
        </w:r>
        <w:r>
          <w:rPr>
            <w:noProof/>
            <w:webHidden/>
          </w:rPr>
          <w:fldChar w:fldCharType="begin"/>
        </w:r>
        <w:r>
          <w:rPr>
            <w:noProof/>
            <w:webHidden/>
          </w:rPr>
          <w:instrText xml:space="preserve"> PAGEREF _Toc55897167 \h </w:instrText>
        </w:r>
      </w:ins>
      <w:r>
        <w:rPr>
          <w:noProof/>
          <w:webHidden/>
        </w:rPr>
      </w:r>
      <w:r>
        <w:rPr>
          <w:noProof/>
          <w:webHidden/>
        </w:rPr>
        <w:fldChar w:fldCharType="separate"/>
      </w:r>
      <w:ins w:id="368" w:author="Milene França" w:date="2020-11-10T10:38:00Z">
        <w:r>
          <w:rPr>
            <w:noProof/>
            <w:webHidden/>
          </w:rPr>
          <w:t>27</w:t>
        </w:r>
        <w:r>
          <w:rPr>
            <w:noProof/>
            <w:webHidden/>
          </w:rPr>
          <w:fldChar w:fldCharType="end"/>
        </w:r>
        <w:r w:rsidRPr="00B822BF">
          <w:rPr>
            <w:rStyle w:val="Hyperlink"/>
            <w:noProof/>
          </w:rPr>
          <w:fldChar w:fldCharType="end"/>
        </w:r>
      </w:ins>
    </w:p>
    <w:p w14:paraId="5EBD56BB" w14:textId="2985D7AD" w:rsidR="00FE2072" w:rsidRDefault="00FE2072">
      <w:pPr>
        <w:pStyle w:val="Sumrio1"/>
        <w:rPr>
          <w:ins w:id="369" w:author="Milene França" w:date="2020-11-10T10:38:00Z"/>
          <w:rFonts w:asciiTheme="minorHAnsi" w:eastAsiaTheme="minorEastAsia" w:hAnsiTheme="minorHAnsi" w:cstheme="minorBidi"/>
          <w:noProof/>
          <w:sz w:val="22"/>
          <w:szCs w:val="22"/>
        </w:rPr>
      </w:pPr>
      <w:ins w:id="370" w:author="Milene França" w:date="2020-11-10T10:38:00Z">
        <w:r w:rsidRPr="00B822BF">
          <w:rPr>
            <w:rStyle w:val="Hyperlink"/>
            <w:noProof/>
          </w:rPr>
          <w:fldChar w:fldCharType="begin"/>
        </w:r>
        <w:r w:rsidRPr="00B822BF">
          <w:rPr>
            <w:rStyle w:val="Hyperlink"/>
            <w:noProof/>
          </w:rPr>
          <w:instrText xml:space="preserve"> </w:instrText>
        </w:r>
        <w:r>
          <w:rPr>
            <w:noProof/>
          </w:rPr>
          <w:instrText>HYPERLINK \l "_Toc55897168"</w:instrText>
        </w:r>
        <w:r w:rsidRPr="00B822BF">
          <w:rPr>
            <w:rStyle w:val="Hyperlink"/>
            <w:noProof/>
          </w:rPr>
          <w:instrText xml:space="preserve"> </w:instrText>
        </w:r>
        <w:r w:rsidRPr="00B822BF">
          <w:rPr>
            <w:rStyle w:val="Hyperlink"/>
            <w:noProof/>
          </w:rPr>
          <w:fldChar w:fldCharType="separate"/>
        </w:r>
        <w:r w:rsidRPr="00B822BF">
          <w:rPr>
            <w:rStyle w:val="Hyperlink"/>
            <w:b/>
            <w:bCs/>
            <w:noProof/>
          </w:rPr>
          <w:t>Figura 14</w:t>
        </w:r>
        <w:r w:rsidRPr="00B822BF">
          <w:rPr>
            <w:rStyle w:val="Hyperlink"/>
            <w:noProof/>
          </w:rPr>
          <w:t xml:space="preserve"> – Esquemático de execução de um GA</w:t>
        </w:r>
        <w:r>
          <w:rPr>
            <w:noProof/>
            <w:webHidden/>
          </w:rPr>
          <w:tab/>
        </w:r>
        <w:r>
          <w:rPr>
            <w:noProof/>
            <w:webHidden/>
          </w:rPr>
          <w:fldChar w:fldCharType="begin"/>
        </w:r>
        <w:r>
          <w:rPr>
            <w:noProof/>
            <w:webHidden/>
          </w:rPr>
          <w:instrText xml:space="preserve"> PAGEREF _Toc55897168 \h </w:instrText>
        </w:r>
      </w:ins>
      <w:r>
        <w:rPr>
          <w:noProof/>
          <w:webHidden/>
        </w:rPr>
      </w:r>
      <w:r>
        <w:rPr>
          <w:noProof/>
          <w:webHidden/>
        </w:rPr>
        <w:fldChar w:fldCharType="separate"/>
      </w:r>
      <w:ins w:id="371" w:author="Milene França" w:date="2020-11-10T10:38:00Z">
        <w:r>
          <w:rPr>
            <w:noProof/>
            <w:webHidden/>
          </w:rPr>
          <w:t>28</w:t>
        </w:r>
        <w:r>
          <w:rPr>
            <w:noProof/>
            <w:webHidden/>
          </w:rPr>
          <w:fldChar w:fldCharType="end"/>
        </w:r>
        <w:r w:rsidRPr="00B822BF">
          <w:rPr>
            <w:rStyle w:val="Hyperlink"/>
            <w:noProof/>
          </w:rPr>
          <w:fldChar w:fldCharType="end"/>
        </w:r>
      </w:ins>
    </w:p>
    <w:p w14:paraId="479B251B" w14:textId="0B4F9BAD" w:rsidR="009A07AC" w:rsidDel="006372E4" w:rsidRDefault="0067573C">
      <w:pPr>
        <w:pStyle w:val="Sumrio1"/>
        <w:rPr>
          <w:del w:id="372" w:author="Milene França" w:date="2020-11-03T09:52:00Z"/>
          <w:rFonts w:asciiTheme="minorHAnsi" w:eastAsiaTheme="minorEastAsia" w:hAnsiTheme="minorHAnsi" w:cstheme="minorBidi"/>
          <w:noProof/>
          <w:sz w:val="22"/>
          <w:szCs w:val="22"/>
        </w:rPr>
      </w:pPr>
      <w:del w:id="373" w:author="Milene França" w:date="2020-11-03T09:52:00Z">
        <w:r w:rsidDel="006372E4">
          <w:rPr>
            <w:noProof/>
          </w:rPr>
          <w:fldChar w:fldCharType="begin"/>
        </w:r>
        <w:r w:rsidDel="006372E4">
          <w:rPr>
            <w:noProof/>
          </w:rPr>
          <w:delInstrText xml:space="preserve"> HYPERLINK \l "_Toc54766922" </w:delInstrText>
        </w:r>
        <w:r w:rsidDel="006372E4">
          <w:rPr>
            <w:noProof/>
          </w:rPr>
          <w:fldChar w:fldCharType="separate"/>
        </w:r>
      </w:del>
      <w:ins w:id="374" w:author="Milene França" w:date="2020-11-10T10:38:00Z">
        <w:r w:rsidR="00FE2072">
          <w:rPr>
            <w:b/>
            <w:bCs/>
            <w:noProof/>
          </w:rPr>
          <w:t>Erro! A referência de hiperlink não é válida.</w:t>
        </w:r>
      </w:ins>
      <w:del w:id="375" w:author="Milene França" w:date="2020-11-03T09:52:00Z">
        <w:r w:rsidR="009A07AC" w:rsidRPr="00554792" w:rsidDel="006372E4">
          <w:rPr>
            <w:rStyle w:val="Hyperlink"/>
            <w:b/>
            <w:bCs/>
            <w:noProof/>
          </w:rPr>
          <w:delText>Figura 1</w:delText>
        </w:r>
        <w:r w:rsidR="009A07AC" w:rsidRPr="00554792" w:rsidDel="006372E4">
          <w:rPr>
            <w:rStyle w:val="Hyperlink"/>
            <w:noProof/>
          </w:rPr>
          <w:delText xml:space="preserve"> – Esquema Simplificado ilustrando as interfaces do trecho riser</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_Toc54766922 \h </w:delInstrText>
        </w:r>
        <w:r w:rsidR="009A07AC" w:rsidDel="006372E4">
          <w:rPr>
            <w:noProof/>
            <w:webHidden/>
          </w:rPr>
        </w:r>
        <w:r w:rsidR="009A07AC" w:rsidDel="006372E4">
          <w:rPr>
            <w:noProof/>
            <w:webHidden/>
          </w:rPr>
          <w:fldChar w:fldCharType="separate"/>
        </w:r>
        <w:r w:rsidR="009A07AC" w:rsidDel="006372E4">
          <w:rPr>
            <w:noProof/>
            <w:webHidden/>
          </w:rPr>
          <w:delText>12</w:delText>
        </w:r>
        <w:r w:rsidR="009A07AC" w:rsidDel="006372E4">
          <w:rPr>
            <w:noProof/>
            <w:webHidden/>
          </w:rPr>
          <w:fldChar w:fldCharType="end"/>
        </w:r>
        <w:r w:rsidDel="006372E4">
          <w:rPr>
            <w:noProof/>
          </w:rPr>
          <w:fldChar w:fldCharType="end"/>
        </w:r>
      </w:del>
    </w:p>
    <w:p w14:paraId="25EB51DB" w14:textId="7EE27F8E" w:rsidR="009A07AC" w:rsidDel="006372E4" w:rsidRDefault="0067573C">
      <w:pPr>
        <w:pStyle w:val="Sumrio1"/>
        <w:rPr>
          <w:del w:id="376" w:author="Milene França" w:date="2020-11-03T09:52:00Z"/>
          <w:rFonts w:asciiTheme="minorHAnsi" w:eastAsiaTheme="minorEastAsia" w:hAnsiTheme="minorHAnsi" w:cstheme="minorBidi"/>
          <w:noProof/>
          <w:sz w:val="22"/>
          <w:szCs w:val="22"/>
        </w:rPr>
      </w:pPr>
      <w:del w:id="377" w:author="Milene França" w:date="2020-11-03T09:52:00Z">
        <w:r w:rsidDel="006372E4">
          <w:rPr>
            <w:noProof/>
          </w:rPr>
          <w:fldChar w:fldCharType="begin"/>
        </w:r>
        <w:r w:rsidDel="006372E4">
          <w:rPr>
            <w:noProof/>
          </w:rPr>
          <w:delInstrText xml:space="preserve"> HYPERLINK \l "_Toc54766923" </w:delInstrText>
        </w:r>
        <w:r w:rsidDel="006372E4">
          <w:rPr>
            <w:noProof/>
          </w:rPr>
          <w:fldChar w:fldCharType="separate"/>
        </w:r>
      </w:del>
      <w:ins w:id="378" w:author="Milene França" w:date="2020-11-10T10:38:00Z">
        <w:r w:rsidR="00FE2072">
          <w:rPr>
            <w:b/>
            <w:bCs/>
            <w:noProof/>
          </w:rPr>
          <w:t>Erro! A referência de hiperlink não é válida.</w:t>
        </w:r>
      </w:ins>
      <w:del w:id="379" w:author="Milene França" w:date="2020-11-03T09:52:00Z">
        <w:r w:rsidR="009A07AC" w:rsidRPr="00554792" w:rsidDel="006372E4">
          <w:rPr>
            <w:rStyle w:val="Hyperlink"/>
            <w:b/>
            <w:bCs/>
            <w:noProof/>
          </w:rPr>
          <w:delText>Figura 2</w:delText>
        </w:r>
        <w:r w:rsidR="009A07AC" w:rsidRPr="00554792" w:rsidDel="006372E4">
          <w:rPr>
            <w:rStyle w:val="Hyperlink"/>
            <w:noProof/>
          </w:rPr>
          <w:delText xml:space="preserve"> - Modelos de risers usados no Pré-Sal</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_Toc54766923 \h </w:delInstrText>
        </w:r>
        <w:r w:rsidR="009A07AC" w:rsidDel="006372E4">
          <w:rPr>
            <w:noProof/>
            <w:webHidden/>
          </w:rPr>
        </w:r>
        <w:r w:rsidR="009A07AC" w:rsidDel="006372E4">
          <w:rPr>
            <w:noProof/>
            <w:webHidden/>
          </w:rPr>
          <w:fldChar w:fldCharType="separate"/>
        </w:r>
        <w:r w:rsidR="009A07AC" w:rsidDel="006372E4">
          <w:rPr>
            <w:noProof/>
            <w:webHidden/>
          </w:rPr>
          <w:delText>13</w:delText>
        </w:r>
        <w:r w:rsidR="009A07AC" w:rsidDel="006372E4">
          <w:rPr>
            <w:noProof/>
            <w:webHidden/>
          </w:rPr>
          <w:fldChar w:fldCharType="end"/>
        </w:r>
        <w:r w:rsidDel="006372E4">
          <w:rPr>
            <w:noProof/>
          </w:rPr>
          <w:fldChar w:fldCharType="end"/>
        </w:r>
      </w:del>
    </w:p>
    <w:p w14:paraId="4FAFF841" w14:textId="2534BF8B" w:rsidR="009A07AC" w:rsidDel="006372E4" w:rsidRDefault="0067573C">
      <w:pPr>
        <w:pStyle w:val="Sumrio1"/>
        <w:rPr>
          <w:del w:id="380" w:author="Milene França" w:date="2020-11-03T09:52:00Z"/>
          <w:rFonts w:asciiTheme="minorHAnsi" w:eastAsiaTheme="minorEastAsia" w:hAnsiTheme="minorHAnsi" w:cstheme="minorBidi"/>
          <w:noProof/>
          <w:sz w:val="22"/>
          <w:szCs w:val="22"/>
        </w:rPr>
      </w:pPr>
      <w:del w:id="381" w:author="Milene França" w:date="2020-11-03T09:52:00Z">
        <w:r w:rsidDel="006372E4">
          <w:rPr>
            <w:noProof/>
          </w:rPr>
          <w:fldChar w:fldCharType="begin"/>
        </w:r>
        <w:r w:rsidDel="006372E4">
          <w:rPr>
            <w:noProof/>
          </w:rPr>
          <w:delInstrText xml:space="preserve"> HYPERLINK \l "_Toc54766924" </w:delInstrText>
        </w:r>
        <w:r w:rsidDel="006372E4">
          <w:rPr>
            <w:noProof/>
          </w:rPr>
          <w:fldChar w:fldCharType="separate"/>
        </w:r>
      </w:del>
      <w:ins w:id="382" w:author="Milene França" w:date="2020-11-10T10:38:00Z">
        <w:r w:rsidR="00FE2072">
          <w:rPr>
            <w:b/>
            <w:bCs/>
            <w:noProof/>
          </w:rPr>
          <w:t>Erro! A referência de hiperlink não é válida.</w:t>
        </w:r>
      </w:ins>
      <w:del w:id="383" w:author="Milene França" w:date="2020-11-03T09:52:00Z">
        <w:r w:rsidR="009A07AC" w:rsidRPr="00554792" w:rsidDel="006372E4">
          <w:rPr>
            <w:rStyle w:val="Hyperlink"/>
            <w:b/>
            <w:bCs/>
            <w:noProof/>
          </w:rPr>
          <w:delText>Figura 3</w:delText>
        </w:r>
        <w:r w:rsidR="009A07AC" w:rsidRPr="00554792" w:rsidDel="006372E4">
          <w:rPr>
            <w:rStyle w:val="Hyperlink"/>
            <w:noProof/>
          </w:rPr>
          <w:delText xml:space="preserve"> – Linha flexível com camadas aparentes</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_Toc54766924 \h </w:delInstrText>
        </w:r>
        <w:r w:rsidR="009A07AC" w:rsidDel="006372E4">
          <w:rPr>
            <w:noProof/>
            <w:webHidden/>
          </w:rPr>
        </w:r>
        <w:r w:rsidR="009A07AC" w:rsidDel="006372E4">
          <w:rPr>
            <w:noProof/>
            <w:webHidden/>
          </w:rPr>
          <w:fldChar w:fldCharType="separate"/>
        </w:r>
        <w:r w:rsidR="009A07AC" w:rsidDel="006372E4">
          <w:rPr>
            <w:noProof/>
            <w:webHidden/>
          </w:rPr>
          <w:delText>13</w:delText>
        </w:r>
        <w:r w:rsidR="009A07AC" w:rsidDel="006372E4">
          <w:rPr>
            <w:noProof/>
            <w:webHidden/>
          </w:rPr>
          <w:fldChar w:fldCharType="end"/>
        </w:r>
        <w:r w:rsidDel="006372E4">
          <w:rPr>
            <w:noProof/>
          </w:rPr>
          <w:fldChar w:fldCharType="end"/>
        </w:r>
      </w:del>
    </w:p>
    <w:p w14:paraId="2CD3AA35" w14:textId="1C609B65" w:rsidR="009A07AC" w:rsidDel="006372E4" w:rsidRDefault="0067573C">
      <w:pPr>
        <w:pStyle w:val="Sumrio1"/>
        <w:rPr>
          <w:del w:id="384" w:author="Milene França" w:date="2020-11-03T09:52:00Z"/>
          <w:rFonts w:asciiTheme="minorHAnsi" w:eastAsiaTheme="minorEastAsia" w:hAnsiTheme="minorHAnsi" w:cstheme="minorBidi"/>
          <w:noProof/>
          <w:sz w:val="22"/>
          <w:szCs w:val="22"/>
        </w:rPr>
      </w:pPr>
      <w:del w:id="385" w:author="Milene França" w:date="2020-11-03T09:52:00Z">
        <w:r w:rsidDel="006372E4">
          <w:rPr>
            <w:noProof/>
          </w:rPr>
          <w:fldChar w:fldCharType="begin"/>
        </w:r>
        <w:r w:rsidDel="006372E4">
          <w:rPr>
            <w:noProof/>
          </w:rPr>
          <w:delInstrText xml:space="preserve"> HYPERLINK \l "_Toc54766925" </w:delInstrText>
        </w:r>
        <w:r w:rsidDel="006372E4">
          <w:rPr>
            <w:noProof/>
          </w:rPr>
          <w:fldChar w:fldCharType="separate"/>
        </w:r>
      </w:del>
      <w:ins w:id="386" w:author="Milene França" w:date="2020-11-10T10:38:00Z">
        <w:r w:rsidR="00FE2072">
          <w:rPr>
            <w:b/>
            <w:bCs/>
            <w:noProof/>
          </w:rPr>
          <w:t>Erro! A referência de hiperlink não é válida.</w:t>
        </w:r>
      </w:ins>
      <w:del w:id="387" w:author="Milene França" w:date="2020-11-03T09:52:00Z">
        <w:r w:rsidR="009A07AC" w:rsidRPr="00554792" w:rsidDel="006372E4">
          <w:rPr>
            <w:rStyle w:val="Hyperlink"/>
            <w:b/>
            <w:bCs/>
            <w:noProof/>
          </w:rPr>
          <w:delText>Figura 4</w:delText>
        </w:r>
        <w:r w:rsidR="009A07AC" w:rsidRPr="00554792" w:rsidDel="006372E4">
          <w:rPr>
            <w:rStyle w:val="Hyperlink"/>
            <w:noProof/>
          </w:rPr>
          <w:delText xml:space="preserve"> – </w:delText>
        </w:r>
        <w:r w:rsidR="009A07AC" w:rsidRPr="00554792" w:rsidDel="006372E4">
          <w:rPr>
            <w:rStyle w:val="Hyperlink"/>
            <w:i/>
            <w:iCs/>
            <w:noProof/>
          </w:rPr>
          <w:delText>Pull out</w:delText>
        </w:r>
        <w:r w:rsidR="009A07AC" w:rsidRPr="00554792" w:rsidDel="006372E4">
          <w:rPr>
            <w:rStyle w:val="Hyperlink"/>
            <w:noProof/>
          </w:rPr>
          <w:delText xml:space="preserve"> de 1ª extremidade (esquerda) e de 2ª extremidade (direita)</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_Toc54766925 \h </w:delInstrText>
        </w:r>
        <w:r w:rsidR="009A07AC" w:rsidDel="006372E4">
          <w:rPr>
            <w:noProof/>
            <w:webHidden/>
          </w:rPr>
        </w:r>
        <w:r w:rsidR="009A07AC" w:rsidDel="006372E4">
          <w:rPr>
            <w:noProof/>
            <w:webHidden/>
          </w:rPr>
          <w:fldChar w:fldCharType="separate"/>
        </w:r>
        <w:r w:rsidR="009A07AC" w:rsidDel="006372E4">
          <w:rPr>
            <w:noProof/>
            <w:webHidden/>
          </w:rPr>
          <w:delText>14</w:delText>
        </w:r>
        <w:r w:rsidR="009A07AC" w:rsidDel="006372E4">
          <w:rPr>
            <w:noProof/>
            <w:webHidden/>
          </w:rPr>
          <w:fldChar w:fldCharType="end"/>
        </w:r>
        <w:r w:rsidDel="006372E4">
          <w:rPr>
            <w:noProof/>
          </w:rPr>
          <w:fldChar w:fldCharType="end"/>
        </w:r>
      </w:del>
    </w:p>
    <w:p w14:paraId="4F358FDD" w14:textId="561CEA34" w:rsidR="009A07AC" w:rsidDel="006372E4" w:rsidRDefault="0067573C">
      <w:pPr>
        <w:pStyle w:val="Sumrio1"/>
        <w:rPr>
          <w:del w:id="388" w:author="Milene França" w:date="2020-11-03T09:52:00Z"/>
          <w:rFonts w:asciiTheme="minorHAnsi" w:eastAsiaTheme="minorEastAsia" w:hAnsiTheme="minorHAnsi" w:cstheme="minorBidi"/>
          <w:noProof/>
          <w:sz w:val="22"/>
          <w:szCs w:val="22"/>
        </w:rPr>
      </w:pPr>
      <w:del w:id="389" w:author="Milene França" w:date="2020-11-03T09:52:00Z">
        <w:r w:rsidDel="006372E4">
          <w:rPr>
            <w:noProof/>
          </w:rPr>
          <w:fldChar w:fldCharType="begin"/>
        </w:r>
        <w:r w:rsidDel="006372E4">
          <w:rPr>
            <w:noProof/>
          </w:rPr>
          <w:delInstrText xml:space="preserve"> HYPERLINK \l "_Toc54766926" </w:delInstrText>
        </w:r>
        <w:r w:rsidDel="006372E4">
          <w:rPr>
            <w:noProof/>
          </w:rPr>
          <w:fldChar w:fldCharType="separate"/>
        </w:r>
      </w:del>
      <w:ins w:id="390" w:author="Milene França" w:date="2020-11-10T10:38:00Z">
        <w:r w:rsidR="00FE2072">
          <w:rPr>
            <w:b/>
            <w:bCs/>
            <w:noProof/>
          </w:rPr>
          <w:t>Erro! A referência de hiperlink não é válida.</w:t>
        </w:r>
      </w:ins>
      <w:del w:id="391" w:author="Milene França" w:date="2020-11-03T09:52:00Z">
        <w:r w:rsidR="009A07AC" w:rsidRPr="00554792" w:rsidDel="006372E4">
          <w:rPr>
            <w:rStyle w:val="Hyperlink"/>
            <w:b/>
            <w:bCs/>
            <w:noProof/>
          </w:rPr>
          <w:delText xml:space="preserve">Figura 5 </w:delText>
        </w:r>
        <w:r w:rsidR="009A07AC" w:rsidRPr="00554792" w:rsidDel="006372E4">
          <w:rPr>
            <w:rStyle w:val="Hyperlink"/>
            <w:noProof/>
          </w:rPr>
          <w:delText>– Conexão entre os dois tramos de umbilical de controle através de caixa de emenda</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_Toc54766926 \h </w:delInstrText>
        </w:r>
        <w:r w:rsidR="009A07AC" w:rsidDel="006372E4">
          <w:rPr>
            <w:noProof/>
            <w:webHidden/>
          </w:rPr>
        </w:r>
        <w:r w:rsidR="009A07AC" w:rsidDel="006372E4">
          <w:rPr>
            <w:noProof/>
            <w:webHidden/>
          </w:rPr>
          <w:fldChar w:fldCharType="separate"/>
        </w:r>
        <w:r w:rsidR="009A07AC" w:rsidDel="006372E4">
          <w:rPr>
            <w:noProof/>
            <w:webHidden/>
          </w:rPr>
          <w:delText>14</w:delText>
        </w:r>
        <w:r w:rsidR="009A07AC" w:rsidDel="006372E4">
          <w:rPr>
            <w:noProof/>
            <w:webHidden/>
          </w:rPr>
          <w:fldChar w:fldCharType="end"/>
        </w:r>
        <w:r w:rsidDel="006372E4">
          <w:rPr>
            <w:noProof/>
          </w:rPr>
          <w:fldChar w:fldCharType="end"/>
        </w:r>
      </w:del>
    </w:p>
    <w:p w14:paraId="54DCFE9B" w14:textId="10F6FD42" w:rsidR="009A07AC" w:rsidDel="006372E4" w:rsidRDefault="0067573C">
      <w:pPr>
        <w:pStyle w:val="Sumrio1"/>
        <w:rPr>
          <w:del w:id="392" w:author="Milene França" w:date="2020-11-03T09:52:00Z"/>
          <w:rFonts w:asciiTheme="minorHAnsi" w:eastAsiaTheme="minorEastAsia" w:hAnsiTheme="minorHAnsi" w:cstheme="minorBidi"/>
          <w:noProof/>
          <w:sz w:val="22"/>
          <w:szCs w:val="22"/>
        </w:rPr>
      </w:pPr>
      <w:del w:id="393" w:author="Milene França" w:date="2020-11-03T09:52:00Z">
        <w:r w:rsidDel="006372E4">
          <w:rPr>
            <w:noProof/>
          </w:rPr>
          <w:fldChar w:fldCharType="begin"/>
        </w:r>
        <w:r w:rsidDel="006372E4">
          <w:rPr>
            <w:noProof/>
          </w:rPr>
          <w:delInstrText xml:space="preserve"> HYPERLINK \l "_Toc54766927" </w:delInstrText>
        </w:r>
        <w:r w:rsidDel="006372E4">
          <w:rPr>
            <w:noProof/>
          </w:rPr>
          <w:fldChar w:fldCharType="separate"/>
        </w:r>
      </w:del>
      <w:ins w:id="394" w:author="Milene França" w:date="2020-11-10T10:38:00Z">
        <w:r w:rsidR="00FE2072">
          <w:rPr>
            <w:b/>
            <w:bCs/>
            <w:noProof/>
          </w:rPr>
          <w:t>Erro! A referência de hiperlink não é válida.</w:t>
        </w:r>
      </w:ins>
      <w:del w:id="395" w:author="Milene França" w:date="2020-11-03T09:52:00Z">
        <w:r w:rsidR="009A07AC" w:rsidRPr="00554792" w:rsidDel="006372E4">
          <w:rPr>
            <w:rStyle w:val="Hyperlink"/>
            <w:b/>
            <w:bCs/>
            <w:noProof/>
          </w:rPr>
          <w:delText>Figura 6</w:delText>
        </w:r>
        <w:r w:rsidR="009A07AC" w:rsidRPr="00554792" w:rsidDel="006372E4">
          <w:rPr>
            <w:rStyle w:val="Hyperlink"/>
            <w:noProof/>
          </w:rPr>
          <w:delText xml:space="preserve"> – Posicionamento de duto flexível submarino sobre cavalete/poita para desconexão entre trechos</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_Toc54766927 \h </w:delInstrText>
        </w:r>
        <w:r w:rsidR="009A07AC" w:rsidDel="006372E4">
          <w:rPr>
            <w:noProof/>
            <w:webHidden/>
          </w:rPr>
        </w:r>
        <w:r w:rsidR="009A07AC" w:rsidDel="006372E4">
          <w:rPr>
            <w:noProof/>
            <w:webHidden/>
          </w:rPr>
          <w:fldChar w:fldCharType="separate"/>
        </w:r>
        <w:r w:rsidR="009A07AC" w:rsidDel="006372E4">
          <w:rPr>
            <w:noProof/>
            <w:webHidden/>
          </w:rPr>
          <w:delText>15</w:delText>
        </w:r>
        <w:r w:rsidR="009A07AC" w:rsidDel="006372E4">
          <w:rPr>
            <w:noProof/>
            <w:webHidden/>
          </w:rPr>
          <w:fldChar w:fldCharType="end"/>
        </w:r>
        <w:r w:rsidDel="006372E4">
          <w:rPr>
            <w:noProof/>
          </w:rPr>
          <w:fldChar w:fldCharType="end"/>
        </w:r>
      </w:del>
    </w:p>
    <w:p w14:paraId="3D205AAC" w14:textId="3D2A5484" w:rsidR="009A07AC" w:rsidDel="006372E4" w:rsidRDefault="0067573C">
      <w:pPr>
        <w:pStyle w:val="Sumrio1"/>
        <w:rPr>
          <w:del w:id="396" w:author="Milene França" w:date="2020-11-03T09:52:00Z"/>
          <w:rFonts w:asciiTheme="minorHAnsi" w:eastAsiaTheme="minorEastAsia" w:hAnsiTheme="minorHAnsi" w:cstheme="minorBidi"/>
          <w:noProof/>
          <w:sz w:val="22"/>
          <w:szCs w:val="22"/>
        </w:rPr>
      </w:pPr>
      <w:del w:id="397" w:author="Milene França" w:date="2020-11-03T09:52:00Z">
        <w:r w:rsidDel="006372E4">
          <w:rPr>
            <w:noProof/>
          </w:rPr>
          <w:fldChar w:fldCharType="begin"/>
        </w:r>
        <w:r w:rsidDel="006372E4">
          <w:rPr>
            <w:noProof/>
          </w:rPr>
          <w:delInstrText xml:space="preserve"> HYPERLINK \l "_Toc54766928" </w:delInstrText>
        </w:r>
        <w:r w:rsidDel="006372E4">
          <w:rPr>
            <w:noProof/>
          </w:rPr>
          <w:fldChar w:fldCharType="separate"/>
        </w:r>
      </w:del>
      <w:ins w:id="398" w:author="Milene França" w:date="2020-11-10T10:38:00Z">
        <w:r w:rsidR="00FE2072">
          <w:rPr>
            <w:b/>
            <w:bCs/>
            <w:noProof/>
          </w:rPr>
          <w:t>Erro! A referência de hiperlink não é válida.</w:t>
        </w:r>
      </w:ins>
      <w:del w:id="399" w:author="Milene França" w:date="2020-11-03T09:52:00Z">
        <w:r w:rsidR="009A07AC" w:rsidRPr="00554792" w:rsidDel="006372E4">
          <w:rPr>
            <w:rStyle w:val="Hyperlink"/>
            <w:b/>
            <w:bCs/>
            <w:noProof/>
          </w:rPr>
          <w:delText>Figura 7</w:delText>
        </w:r>
        <w:r w:rsidR="009A07AC" w:rsidRPr="00554792" w:rsidDel="006372E4">
          <w:rPr>
            <w:rStyle w:val="Hyperlink"/>
            <w:noProof/>
          </w:rPr>
          <w:delText xml:space="preserve"> - Corte de duto flexível utilizando ferramenta do tipo “disco rotativo”</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_Toc54766928 \h </w:delInstrText>
        </w:r>
        <w:r w:rsidR="009A07AC" w:rsidDel="006372E4">
          <w:rPr>
            <w:noProof/>
            <w:webHidden/>
          </w:rPr>
        </w:r>
        <w:r w:rsidR="009A07AC" w:rsidDel="006372E4">
          <w:rPr>
            <w:noProof/>
            <w:webHidden/>
          </w:rPr>
          <w:fldChar w:fldCharType="separate"/>
        </w:r>
        <w:r w:rsidR="009A07AC" w:rsidDel="006372E4">
          <w:rPr>
            <w:noProof/>
            <w:webHidden/>
          </w:rPr>
          <w:delText>15</w:delText>
        </w:r>
        <w:r w:rsidR="009A07AC" w:rsidDel="006372E4">
          <w:rPr>
            <w:noProof/>
            <w:webHidden/>
          </w:rPr>
          <w:fldChar w:fldCharType="end"/>
        </w:r>
        <w:r w:rsidDel="006372E4">
          <w:rPr>
            <w:noProof/>
          </w:rPr>
          <w:fldChar w:fldCharType="end"/>
        </w:r>
      </w:del>
    </w:p>
    <w:p w14:paraId="1D435493" w14:textId="40202EF0" w:rsidR="009A07AC" w:rsidDel="006372E4" w:rsidRDefault="0067573C">
      <w:pPr>
        <w:pStyle w:val="Sumrio1"/>
        <w:rPr>
          <w:del w:id="400" w:author="Milene França" w:date="2020-11-03T09:52:00Z"/>
          <w:rFonts w:asciiTheme="minorHAnsi" w:eastAsiaTheme="minorEastAsia" w:hAnsiTheme="minorHAnsi" w:cstheme="minorBidi"/>
          <w:noProof/>
          <w:sz w:val="22"/>
          <w:szCs w:val="22"/>
        </w:rPr>
      </w:pPr>
      <w:del w:id="401" w:author="Milene França" w:date="2020-11-03T09:52:00Z">
        <w:r w:rsidDel="006372E4">
          <w:rPr>
            <w:noProof/>
          </w:rPr>
          <w:fldChar w:fldCharType="begin"/>
        </w:r>
        <w:r w:rsidDel="006372E4">
          <w:rPr>
            <w:noProof/>
          </w:rPr>
          <w:delInstrText xml:space="preserve"> HYPERLINK \l "_Toc54766929" </w:delInstrText>
        </w:r>
        <w:r w:rsidDel="006372E4">
          <w:rPr>
            <w:noProof/>
          </w:rPr>
          <w:fldChar w:fldCharType="separate"/>
        </w:r>
      </w:del>
      <w:ins w:id="402" w:author="Milene França" w:date="2020-11-10T10:38:00Z">
        <w:r w:rsidR="00FE2072">
          <w:rPr>
            <w:b/>
            <w:bCs/>
            <w:noProof/>
          </w:rPr>
          <w:t>Erro! A referência de hiperlink não é válida.</w:t>
        </w:r>
      </w:ins>
      <w:del w:id="403" w:author="Milene França" w:date="2020-11-03T09:52:00Z">
        <w:r w:rsidR="009A07AC" w:rsidRPr="00554792" w:rsidDel="006372E4">
          <w:rPr>
            <w:rStyle w:val="Hyperlink"/>
            <w:b/>
            <w:bCs/>
            <w:noProof/>
          </w:rPr>
          <w:delText>Figura 8</w:delText>
        </w:r>
        <w:r w:rsidR="009A07AC" w:rsidRPr="00554792" w:rsidDel="006372E4">
          <w:rPr>
            <w:rStyle w:val="Hyperlink"/>
            <w:noProof/>
          </w:rPr>
          <w:delText xml:space="preserve"> - Representação do funcionamento da tributação de carbono e de sistemas de comércio de emissões</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_Toc54766929 \h </w:delInstrText>
        </w:r>
        <w:r w:rsidR="009A07AC" w:rsidDel="006372E4">
          <w:rPr>
            <w:noProof/>
            <w:webHidden/>
          </w:rPr>
        </w:r>
        <w:r w:rsidR="009A07AC" w:rsidDel="006372E4">
          <w:rPr>
            <w:noProof/>
            <w:webHidden/>
          </w:rPr>
          <w:fldChar w:fldCharType="separate"/>
        </w:r>
        <w:r w:rsidR="009A07AC" w:rsidDel="006372E4">
          <w:rPr>
            <w:noProof/>
            <w:webHidden/>
          </w:rPr>
          <w:delText>18</w:delText>
        </w:r>
        <w:r w:rsidR="009A07AC" w:rsidDel="006372E4">
          <w:rPr>
            <w:noProof/>
            <w:webHidden/>
          </w:rPr>
          <w:fldChar w:fldCharType="end"/>
        </w:r>
        <w:r w:rsidDel="006372E4">
          <w:rPr>
            <w:noProof/>
          </w:rPr>
          <w:fldChar w:fldCharType="end"/>
        </w:r>
      </w:del>
    </w:p>
    <w:p w14:paraId="3B1047F2" w14:textId="24B14FC2" w:rsidR="009A07AC" w:rsidDel="006372E4" w:rsidRDefault="0067573C">
      <w:pPr>
        <w:pStyle w:val="Sumrio1"/>
        <w:rPr>
          <w:del w:id="404" w:author="Milene França" w:date="2020-11-03T09:52:00Z"/>
          <w:rFonts w:asciiTheme="minorHAnsi" w:eastAsiaTheme="minorEastAsia" w:hAnsiTheme="minorHAnsi" w:cstheme="minorBidi"/>
          <w:noProof/>
          <w:sz w:val="22"/>
          <w:szCs w:val="22"/>
        </w:rPr>
      </w:pPr>
      <w:del w:id="405" w:author="Milene França" w:date="2020-11-03T09:52:00Z">
        <w:r w:rsidDel="006372E4">
          <w:rPr>
            <w:noProof/>
          </w:rPr>
          <w:fldChar w:fldCharType="begin"/>
        </w:r>
        <w:r w:rsidDel="006372E4">
          <w:rPr>
            <w:noProof/>
          </w:rPr>
          <w:delInstrText xml:space="preserve"> HYPERLINK \l "_Toc54766930" </w:delInstrText>
        </w:r>
        <w:r w:rsidDel="006372E4">
          <w:rPr>
            <w:noProof/>
          </w:rPr>
          <w:fldChar w:fldCharType="separate"/>
        </w:r>
      </w:del>
      <w:ins w:id="406" w:author="Milene França" w:date="2020-11-10T10:38:00Z">
        <w:r w:rsidR="00FE2072">
          <w:rPr>
            <w:b/>
            <w:bCs/>
            <w:noProof/>
          </w:rPr>
          <w:t>Erro! A referência de hiperlink não é válida.</w:t>
        </w:r>
      </w:ins>
      <w:del w:id="407" w:author="Milene França" w:date="2020-11-03T09:52:00Z">
        <w:r w:rsidR="009A07AC" w:rsidRPr="00554792" w:rsidDel="006372E4">
          <w:rPr>
            <w:rStyle w:val="Hyperlink"/>
            <w:b/>
            <w:bCs/>
            <w:noProof/>
          </w:rPr>
          <w:delText>Figura 9</w:delText>
        </w:r>
        <w:r w:rsidR="009A07AC" w:rsidRPr="00554792" w:rsidDel="006372E4">
          <w:rPr>
            <w:rStyle w:val="Hyperlink"/>
            <w:noProof/>
          </w:rPr>
          <w:delText xml:space="preserve"> – Mapa de status da precificação no mundo</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_Toc54766930 \h </w:delInstrText>
        </w:r>
        <w:r w:rsidR="009A07AC" w:rsidDel="006372E4">
          <w:rPr>
            <w:noProof/>
            <w:webHidden/>
          </w:rPr>
        </w:r>
        <w:r w:rsidR="009A07AC" w:rsidDel="006372E4">
          <w:rPr>
            <w:noProof/>
            <w:webHidden/>
          </w:rPr>
          <w:fldChar w:fldCharType="separate"/>
        </w:r>
        <w:r w:rsidR="009A07AC" w:rsidDel="006372E4">
          <w:rPr>
            <w:noProof/>
            <w:webHidden/>
          </w:rPr>
          <w:delText>19</w:delText>
        </w:r>
        <w:r w:rsidR="009A07AC" w:rsidDel="006372E4">
          <w:rPr>
            <w:noProof/>
            <w:webHidden/>
          </w:rPr>
          <w:fldChar w:fldCharType="end"/>
        </w:r>
        <w:r w:rsidDel="006372E4">
          <w:rPr>
            <w:noProof/>
          </w:rPr>
          <w:fldChar w:fldCharType="end"/>
        </w:r>
      </w:del>
    </w:p>
    <w:p w14:paraId="7AA4DFC2" w14:textId="5425FA50" w:rsidR="009A07AC" w:rsidDel="006372E4" w:rsidRDefault="0067573C">
      <w:pPr>
        <w:pStyle w:val="Sumrio1"/>
        <w:rPr>
          <w:del w:id="408" w:author="Milene França" w:date="2020-11-03T09:52:00Z"/>
          <w:rFonts w:asciiTheme="minorHAnsi" w:eastAsiaTheme="minorEastAsia" w:hAnsiTheme="minorHAnsi" w:cstheme="minorBidi"/>
          <w:noProof/>
          <w:sz w:val="22"/>
          <w:szCs w:val="22"/>
        </w:rPr>
      </w:pPr>
      <w:del w:id="409" w:author="Milene França" w:date="2020-11-03T09:52:00Z">
        <w:r w:rsidDel="006372E4">
          <w:rPr>
            <w:noProof/>
          </w:rPr>
          <w:fldChar w:fldCharType="begin"/>
        </w:r>
        <w:r w:rsidDel="006372E4">
          <w:rPr>
            <w:noProof/>
          </w:rPr>
          <w:delInstrText xml:space="preserve"> HYPERLINK \l "_Toc54766931" </w:delInstrText>
        </w:r>
        <w:r w:rsidDel="006372E4">
          <w:rPr>
            <w:noProof/>
          </w:rPr>
          <w:fldChar w:fldCharType="separate"/>
        </w:r>
      </w:del>
      <w:ins w:id="410" w:author="Milene França" w:date="2020-11-10T10:38:00Z">
        <w:r w:rsidR="00FE2072">
          <w:rPr>
            <w:b/>
            <w:bCs/>
            <w:noProof/>
          </w:rPr>
          <w:t>Erro! A referência de hiperlink não é válida.</w:t>
        </w:r>
      </w:ins>
      <w:del w:id="411" w:author="Milene França" w:date="2020-11-03T09:52:00Z">
        <w:r w:rsidR="009A07AC" w:rsidRPr="00554792" w:rsidDel="006372E4">
          <w:rPr>
            <w:rStyle w:val="Hyperlink"/>
            <w:b/>
            <w:bCs/>
            <w:noProof/>
          </w:rPr>
          <w:delText>Figura 10</w:delText>
        </w:r>
        <w:r w:rsidR="009A07AC" w:rsidRPr="00554792" w:rsidDel="006372E4">
          <w:rPr>
            <w:rStyle w:val="Hyperlink"/>
            <w:noProof/>
          </w:rPr>
          <w:delText xml:space="preserve"> – Esquemática da resolução de um problema de otimização</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_Toc54766931 \h </w:delInstrText>
        </w:r>
        <w:r w:rsidR="009A07AC" w:rsidDel="006372E4">
          <w:rPr>
            <w:noProof/>
            <w:webHidden/>
          </w:rPr>
        </w:r>
        <w:r w:rsidR="009A07AC" w:rsidDel="006372E4">
          <w:rPr>
            <w:noProof/>
            <w:webHidden/>
          </w:rPr>
          <w:fldChar w:fldCharType="separate"/>
        </w:r>
        <w:r w:rsidR="009A07AC" w:rsidDel="006372E4">
          <w:rPr>
            <w:noProof/>
            <w:webHidden/>
          </w:rPr>
          <w:delText>21</w:delText>
        </w:r>
        <w:r w:rsidR="009A07AC" w:rsidDel="006372E4">
          <w:rPr>
            <w:noProof/>
            <w:webHidden/>
          </w:rPr>
          <w:fldChar w:fldCharType="end"/>
        </w:r>
        <w:r w:rsidDel="006372E4">
          <w:rPr>
            <w:noProof/>
          </w:rPr>
          <w:fldChar w:fldCharType="end"/>
        </w:r>
      </w:del>
    </w:p>
    <w:p w14:paraId="2229154E" w14:textId="444B385E" w:rsidR="009A07AC" w:rsidDel="006372E4" w:rsidRDefault="0067573C">
      <w:pPr>
        <w:pStyle w:val="Sumrio1"/>
        <w:rPr>
          <w:del w:id="412" w:author="Milene França" w:date="2020-11-03T09:52:00Z"/>
          <w:rFonts w:asciiTheme="minorHAnsi" w:eastAsiaTheme="minorEastAsia" w:hAnsiTheme="minorHAnsi" w:cstheme="minorBidi"/>
          <w:noProof/>
          <w:sz w:val="22"/>
          <w:szCs w:val="22"/>
        </w:rPr>
      </w:pPr>
      <w:del w:id="413" w:author="Milene França" w:date="2020-11-03T09:52:00Z">
        <w:r w:rsidDel="006372E4">
          <w:rPr>
            <w:noProof/>
          </w:rPr>
          <w:fldChar w:fldCharType="begin"/>
        </w:r>
        <w:r w:rsidDel="006372E4">
          <w:rPr>
            <w:noProof/>
          </w:rPr>
          <w:delInstrText xml:space="preserve"> HYPERLINK \l "_Toc54766932" </w:delInstrText>
        </w:r>
        <w:r w:rsidDel="006372E4">
          <w:rPr>
            <w:noProof/>
          </w:rPr>
          <w:fldChar w:fldCharType="separate"/>
        </w:r>
      </w:del>
      <w:ins w:id="414" w:author="Milene França" w:date="2020-11-10T10:38:00Z">
        <w:r w:rsidR="00FE2072">
          <w:rPr>
            <w:b/>
            <w:bCs/>
            <w:noProof/>
          </w:rPr>
          <w:t>Erro! A referência de hiperlink não é válida.</w:t>
        </w:r>
      </w:ins>
      <w:del w:id="415" w:author="Milene França" w:date="2020-11-03T09:52:00Z">
        <w:r w:rsidR="009A07AC" w:rsidRPr="00554792" w:rsidDel="006372E4">
          <w:rPr>
            <w:rStyle w:val="Hyperlink"/>
            <w:b/>
            <w:bCs/>
            <w:noProof/>
          </w:rPr>
          <w:delText>Figura 11</w:delText>
        </w:r>
        <w:r w:rsidR="009A07AC" w:rsidRPr="00554792" w:rsidDel="006372E4">
          <w:rPr>
            <w:rStyle w:val="Hyperlink"/>
            <w:noProof/>
          </w:rPr>
          <w:delText xml:space="preserve"> – Representação cromossomial para a solução do problema n-Rainhas</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_Toc54766932 \h </w:delInstrText>
        </w:r>
        <w:r w:rsidR="009A07AC" w:rsidDel="006372E4">
          <w:rPr>
            <w:noProof/>
            <w:webHidden/>
          </w:rPr>
        </w:r>
        <w:r w:rsidR="009A07AC" w:rsidDel="006372E4">
          <w:rPr>
            <w:noProof/>
            <w:webHidden/>
          </w:rPr>
          <w:fldChar w:fldCharType="separate"/>
        </w:r>
        <w:r w:rsidR="009A07AC" w:rsidDel="006372E4">
          <w:rPr>
            <w:noProof/>
            <w:webHidden/>
          </w:rPr>
          <w:delText>25</w:delText>
        </w:r>
        <w:r w:rsidR="009A07AC" w:rsidDel="006372E4">
          <w:rPr>
            <w:noProof/>
            <w:webHidden/>
          </w:rPr>
          <w:fldChar w:fldCharType="end"/>
        </w:r>
        <w:r w:rsidDel="006372E4">
          <w:rPr>
            <w:noProof/>
          </w:rPr>
          <w:fldChar w:fldCharType="end"/>
        </w:r>
      </w:del>
    </w:p>
    <w:p w14:paraId="1D2326AF" w14:textId="60C01EE5" w:rsidR="009A07AC" w:rsidDel="006372E4" w:rsidRDefault="0067573C">
      <w:pPr>
        <w:pStyle w:val="Sumrio1"/>
        <w:rPr>
          <w:del w:id="416" w:author="Milene França" w:date="2020-11-03T09:52:00Z"/>
          <w:rFonts w:asciiTheme="minorHAnsi" w:eastAsiaTheme="minorEastAsia" w:hAnsiTheme="minorHAnsi" w:cstheme="minorBidi"/>
          <w:noProof/>
          <w:sz w:val="22"/>
          <w:szCs w:val="22"/>
        </w:rPr>
      </w:pPr>
      <w:del w:id="417" w:author="Milene França" w:date="2020-11-03T09:52:00Z">
        <w:r w:rsidDel="006372E4">
          <w:rPr>
            <w:noProof/>
          </w:rPr>
          <w:fldChar w:fldCharType="begin"/>
        </w:r>
        <w:r w:rsidDel="006372E4">
          <w:rPr>
            <w:noProof/>
          </w:rPr>
          <w:delInstrText xml:space="preserve"> HYPERLINK \l "_Toc54766933" </w:delInstrText>
        </w:r>
        <w:r w:rsidDel="006372E4">
          <w:rPr>
            <w:noProof/>
          </w:rPr>
          <w:fldChar w:fldCharType="separate"/>
        </w:r>
      </w:del>
      <w:ins w:id="418" w:author="Milene França" w:date="2020-11-10T10:38:00Z">
        <w:r w:rsidR="00FE2072">
          <w:rPr>
            <w:b/>
            <w:bCs/>
            <w:noProof/>
          </w:rPr>
          <w:t>Erro! A referência de hiperlink não é válida.</w:t>
        </w:r>
      </w:ins>
      <w:del w:id="419" w:author="Milene França" w:date="2020-11-03T09:52:00Z">
        <w:r w:rsidR="009A07AC" w:rsidRPr="00554792" w:rsidDel="006372E4">
          <w:rPr>
            <w:rStyle w:val="Hyperlink"/>
            <w:b/>
            <w:bCs/>
            <w:noProof/>
          </w:rPr>
          <w:delText>Figura 12</w:delText>
        </w:r>
        <w:r w:rsidR="009A07AC" w:rsidRPr="00554792" w:rsidDel="006372E4">
          <w:rPr>
            <w:rStyle w:val="Hyperlink"/>
            <w:noProof/>
          </w:rPr>
          <w:delText xml:space="preserve"> – Solução proposta para </w:delText>
        </w:r>
        <w:r w:rsidR="009A07AC" w:rsidRPr="00554792" w:rsidDel="006372E4">
          <w:rPr>
            <w:rStyle w:val="Hyperlink"/>
            <w:i/>
            <w:iCs/>
            <w:noProof/>
          </w:rPr>
          <w:delText>n</w:delText>
        </w:r>
        <w:r w:rsidR="009A07AC" w:rsidRPr="00554792" w:rsidDel="006372E4">
          <w:rPr>
            <w:rStyle w:val="Hyperlink"/>
            <w:noProof/>
          </w:rPr>
          <w:delText xml:space="preserve"> = 8</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_Toc54766933 \h </w:delInstrText>
        </w:r>
        <w:r w:rsidR="009A07AC" w:rsidDel="006372E4">
          <w:rPr>
            <w:noProof/>
            <w:webHidden/>
          </w:rPr>
        </w:r>
        <w:r w:rsidR="009A07AC" w:rsidDel="006372E4">
          <w:rPr>
            <w:noProof/>
            <w:webHidden/>
          </w:rPr>
          <w:fldChar w:fldCharType="separate"/>
        </w:r>
        <w:r w:rsidR="009A07AC" w:rsidDel="006372E4">
          <w:rPr>
            <w:noProof/>
            <w:webHidden/>
          </w:rPr>
          <w:delText>26</w:delText>
        </w:r>
        <w:r w:rsidR="009A07AC" w:rsidDel="006372E4">
          <w:rPr>
            <w:noProof/>
            <w:webHidden/>
          </w:rPr>
          <w:fldChar w:fldCharType="end"/>
        </w:r>
        <w:r w:rsidDel="006372E4">
          <w:rPr>
            <w:noProof/>
          </w:rPr>
          <w:fldChar w:fldCharType="end"/>
        </w:r>
      </w:del>
    </w:p>
    <w:p w14:paraId="688FB6C7" w14:textId="2B9E656C" w:rsidR="009A07AC" w:rsidDel="006372E4" w:rsidRDefault="0067573C">
      <w:pPr>
        <w:pStyle w:val="Sumrio1"/>
        <w:rPr>
          <w:del w:id="420" w:author="Milene França" w:date="2020-11-03T09:52:00Z"/>
          <w:rFonts w:asciiTheme="minorHAnsi" w:eastAsiaTheme="minorEastAsia" w:hAnsiTheme="minorHAnsi" w:cstheme="minorBidi"/>
          <w:noProof/>
          <w:sz w:val="22"/>
          <w:szCs w:val="22"/>
        </w:rPr>
      </w:pPr>
      <w:del w:id="421" w:author="Milene França" w:date="2020-11-03T09:52:00Z">
        <w:r w:rsidDel="006372E4">
          <w:rPr>
            <w:noProof/>
          </w:rPr>
          <w:fldChar w:fldCharType="begin"/>
        </w:r>
        <w:r w:rsidDel="006372E4">
          <w:rPr>
            <w:noProof/>
          </w:rPr>
          <w:delInstrText xml:space="preserve"> HYPERLINK \l "_Toc54766934" </w:delInstrText>
        </w:r>
        <w:r w:rsidDel="006372E4">
          <w:rPr>
            <w:noProof/>
          </w:rPr>
          <w:fldChar w:fldCharType="separate"/>
        </w:r>
      </w:del>
      <w:ins w:id="422" w:author="Milene França" w:date="2020-11-10T10:38:00Z">
        <w:r w:rsidR="00FE2072">
          <w:rPr>
            <w:b/>
            <w:bCs/>
            <w:noProof/>
          </w:rPr>
          <w:t>Erro! A referência de hiperlink não é válida.</w:t>
        </w:r>
      </w:ins>
      <w:del w:id="423" w:author="Milene França" w:date="2020-11-03T09:52:00Z">
        <w:r w:rsidR="009A07AC" w:rsidRPr="00554792" w:rsidDel="006372E4">
          <w:rPr>
            <w:rStyle w:val="Hyperlink"/>
            <w:b/>
            <w:bCs/>
            <w:noProof/>
          </w:rPr>
          <w:delText>Figura 13</w:delText>
        </w:r>
        <w:r w:rsidR="009A07AC" w:rsidRPr="00554792" w:rsidDel="006372E4">
          <w:rPr>
            <w:rStyle w:val="Hyperlink"/>
            <w:noProof/>
          </w:rPr>
          <w:delText xml:space="preserve"> – Aplicação dos operadores Crossover e Mutação no problema de n-Rainhas (n=8)</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_Toc54766934 \h </w:delInstrText>
        </w:r>
        <w:r w:rsidR="009A07AC" w:rsidDel="006372E4">
          <w:rPr>
            <w:noProof/>
            <w:webHidden/>
          </w:rPr>
        </w:r>
        <w:r w:rsidR="009A07AC" w:rsidDel="006372E4">
          <w:rPr>
            <w:noProof/>
            <w:webHidden/>
          </w:rPr>
          <w:fldChar w:fldCharType="separate"/>
        </w:r>
        <w:r w:rsidR="009A07AC" w:rsidDel="006372E4">
          <w:rPr>
            <w:noProof/>
            <w:webHidden/>
          </w:rPr>
          <w:delText>27</w:delText>
        </w:r>
        <w:r w:rsidR="009A07AC" w:rsidDel="006372E4">
          <w:rPr>
            <w:noProof/>
            <w:webHidden/>
          </w:rPr>
          <w:fldChar w:fldCharType="end"/>
        </w:r>
        <w:r w:rsidDel="006372E4">
          <w:rPr>
            <w:noProof/>
          </w:rPr>
          <w:fldChar w:fldCharType="end"/>
        </w:r>
      </w:del>
    </w:p>
    <w:p w14:paraId="6C63DAC4" w14:textId="4E3F43D1" w:rsidR="009A07AC" w:rsidDel="006372E4" w:rsidRDefault="0067573C">
      <w:pPr>
        <w:pStyle w:val="Sumrio1"/>
        <w:rPr>
          <w:del w:id="424" w:author="Milene França" w:date="2020-11-03T09:52:00Z"/>
          <w:rFonts w:asciiTheme="minorHAnsi" w:eastAsiaTheme="minorEastAsia" w:hAnsiTheme="minorHAnsi" w:cstheme="minorBidi"/>
          <w:noProof/>
          <w:sz w:val="22"/>
          <w:szCs w:val="22"/>
        </w:rPr>
      </w:pPr>
      <w:del w:id="425" w:author="Milene França" w:date="2020-11-03T09:52:00Z">
        <w:r w:rsidDel="006372E4">
          <w:rPr>
            <w:noProof/>
          </w:rPr>
          <w:fldChar w:fldCharType="begin"/>
        </w:r>
        <w:r w:rsidDel="006372E4">
          <w:rPr>
            <w:noProof/>
          </w:rPr>
          <w:delInstrText xml:space="preserve"> HYPERLINK \l "_Toc54766935" </w:delInstrText>
        </w:r>
        <w:r w:rsidDel="006372E4">
          <w:rPr>
            <w:noProof/>
          </w:rPr>
          <w:fldChar w:fldCharType="separate"/>
        </w:r>
      </w:del>
      <w:ins w:id="426" w:author="Milene França" w:date="2020-11-10T10:38:00Z">
        <w:r w:rsidR="00FE2072">
          <w:rPr>
            <w:b/>
            <w:bCs/>
            <w:noProof/>
          </w:rPr>
          <w:t>Erro! A referência de hiperlink não é válida.</w:t>
        </w:r>
      </w:ins>
      <w:del w:id="427" w:author="Milene França" w:date="2020-11-03T09:52:00Z">
        <w:r w:rsidR="009A07AC" w:rsidRPr="00554792" w:rsidDel="006372E4">
          <w:rPr>
            <w:rStyle w:val="Hyperlink"/>
            <w:b/>
            <w:bCs/>
            <w:noProof/>
          </w:rPr>
          <w:delText>Figura 14</w:delText>
        </w:r>
        <w:r w:rsidR="009A07AC" w:rsidRPr="00554792" w:rsidDel="006372E4">
          <w:rPr>
            <w:rStyle w:val="Hyperlink"/>
            <w:noProof/>
          </w:rPr>
          <w:delText xml:space="preserve"> – Esquemático de execução de um GA</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_Toc54766935 \h </w:delInstrText>
        </w:r>
        <w:r w:rsidR="009A07AC" w:rsidDel="006372E4">
          <w:rPr>
            <w:noProof/>
            <w:webHidden/>
          </w:rPr>
        </w:r>
        <w:r w:rsidR="009A07AC" w:rsidDel="006372E4">
          <w:rPr>
            <w:noProof/>
            <w:webHidden/>
          </w:rPr>
          <w:fldChar w:fldCharType="separate"/>
        </w:r>
        <w:r w:rsidR="009A07AC" w:rsidDel="006372E4">
          <w:rPr>
            <w:noProof/>
            <w:webHidden/>
          </w:rPr>
          <w:delText>28</w:delText>
        </w:r>
        <w:r w:rsidR="009A07AC" w:rsidDel="006372E4">
          <w:rPr>
            <w:noProof/>
            <w:webHidden/>
          </w:rPr>
          <w:fldChar w:fldCharType="end"/>
        </w:r>
        <w:r w:rsidDel="006372E4">
          <w:rPr>
            <w:noProof/>
          </w:rPr>
          <w:fldChar w:fldCharType="end"/>
        </w:r>
      </w:del>
    </w:p>
    <w:p w14:paraId="4794E949" w14:textId="4DCC6F50" w:rsidR="00434A98" w:rsidRPr="004515C9" w:rsidRDefault="000C551A" w:rsidP="00260178">
      <w:pPr>
        <w:rPr>
          <w:rFonts w:cs="Arial"/>
        </w:rPr>
      </w:pPr>
      <w:r w:rsidRPr="004515C9">
        <w:rPr>
          <w:rFonts w:cs="Arial"/>
        </w:rPr>
        <w:fldChar w:fldCharType="end"/>
      </w:r>
      <w:r w:rsidR="008E1699" w:rsidRPr="004515C9">
        <w:rPr>
          <w:rFonts w:cs="Arial"/>
        </w:rPr>
        <w:br w:type="page"/>
      </w:r>
    </w:p>
    <w:p w14:paraId="371AA9ED" w14:textId="69199E81" w:rsidR="008E1699" w:rsidRDefault="005D6D43" w:rsidP="00D5542C">
      <w:pPr>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w:t>
      </w:r>
      <w:r w:rsidR="00434A98" w:rsidRPr="005D6D43">
        <w:rPr>
          <w:rFonts w:cs="Arial"/>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Tabelas</w:t>
      </w:r>
    </w:p>
    <w:p w14:paraId="16E2AC28" w14:textId="77777777" w:rsidR="0097465A" w:rsidRPr="005D6D43" w:rsidRDefault="0097465A" w:rsidP="0097465A"/>
    <w:p w14:paraId="6B8673D3" w14:textId="14BE1C18" w:rsidR="00FE2072" w:rsidRDefault="00434A98">
      <w:pPr>
        <w:pStyle w:val="Sumrio1"/>
        <w:rPr>
          <w:ins w:id="428" w:author="Milene França" w:date="2020-11-10T10:38:00Z"/>
          <w:rFonts w:asciiTheme="minorHAnsi" w:eastAsiaTheme="minorEastAsia" w:hAnsiTheme="minorHAnsi" w:cstheme="minorBidi"/>
          <w:noProof/>
          <w:sz w:val="22"/>
          <w:szCs w:val="22"/>
        </w:rPr>
      </w:pPr>
      <w:r w:rsidRPr="004515C9">
        <w:rPr>
          <w:kern w:val="32"/>
        </w:rPr>
        <w:fldChar w:fldCharType="begin"/>
      </w:r>
      <w:r w:rsidRPr="004515C9">
        <w:rPr>
          <w:kern w:val="32"/>
        </w:rPr>
        <w:instrText xml:space="preserve"> TOC \h \z \t "ICA Titulo 1;1;ICA Titulo 2;2;ICA Titulo 3;3;Tabela;1" </w:instrText>
      </w:r>
      <w:r w:rsidRPr="004515C9">
        <w:rPr>
          <w:kern w:val="32"/>
        </w:rPr>
        <w:fldChar w:fldCharType="separate"/>
      </w:r>
      <w:ins w:id="429" w:author="Milene França" w:date="2020-11-10T10:38:00Z">
        <w:r w:rsidR="00FE2072" w:rsidRPr="00BC6598">
          <w:rPr>
            <w:rStyle w:val="Hyperlink"/>
            <w:noProof/>
          </w:rPr>
          <w:fldChar w:fldCharType="begin"/>
        </w:r>
        <w:r w:rsidR="00FE2072" w:rsidRPr="00BC6598">
          <w:rPr>
            <w:rStyle w:val="Hyperlink"/>
            <w:noProof/>
          </w:rPr>
          <w:instrText xml:space="preserve"> </w:instrText>
        </w:r>
        <w:r w:rsidR="00FE2072">
          <w:rPr>
            <w:noProof/>
          </w:rPr>
          <w:instrText>HYPERLINK \l "_Toc55897169"</w:instrText>
        </w:r>
        <w:r w:rsidR="00FE2072" w:rsidRPr="00BC6598">
          <w:rPr>
            <w:rStyle w:val="Hyperlink"/>
            <w:noProof/>
          </w:rPr>
          <w:instrText xml:space="preserve"> </w:instrText>
        </w:r>
        <w:r w:rsidR="00FE2072" w:rsidRPr="00BC6598">
          <w:rPr>
            <w:rStyle w:val="Hyperlink"/>
            <w:noProof/>
          </w:rPr>
          <w:fldChar w:fldCharType="separate"/>
        </w:r>
        <w:r w:rsidR="00FE2072" w:rsidRPr="00BC6598">
          <w:rPr>
            <w:rStyle w:val="Hyperlink"/>
            <w:rFonts w:cs="Arial"/>
            <w:b/>
            <w:bCs/>
            <w:noProof/>
          </w:rPr>
          <w:t>Tabela 1</w:t>
        </w:r>
        <w:r w:rsidR="00FE2072" w:rsidRPr="00BC6598">
          <w:rPr>
            <w:rStyle w:val="Hyperlink"/>
            <w:rFonts w:cs="Arial"/>
            <w:noProof/>
          </w:rPr>
          <w:t xml:space="preserve"> – Configuração proposta para otimização do problema</w:t>
        </w:r>
        <w:r w:rsidR="00FE2072">
          <w:rPr>
            <w:noProof/>
            <w:webHidden/>
          </w:rPr>
          <w:tab/>
        </w:r>
        <w:r w:rsidR="00FE2072">
          <w:rPr>
            <w:noProof/>
            <w:webHidden/>
          </w:rPr>
          <w:fldChar w:fldCharType="begin"/>
        </w:r>
        <w:r w:rsidR="00FE2072">
          <w:rPr>
            <w:noProof/>
            <w:webHidden/>
          </w:rPr>
          <w:instrText xml:space="preserve"> PAGEREF _Toc55897169 \h </w:instrText>
        </w:r>
      </w:ins>
      <w:r w:rsidR="00FE2072">
        <w:rPr>
          <w:noProof/>
          <w:webHidden/>
        </w:rPr>
      </w:r>
      <w:r w:rsidR="00FE2072">
        <w:rPr>
          <w:noProof/>
          <w:webHidden/>
        </w:rPr>
        <w:fldChar w:fldCharType="separate"/>
      </w:r>
      <w:ins w:id="430" w:author="Milene França" w:date="2020-11-10T10:38:00Z">
        <w:r w:rsidR="00FE2072">
          <w:rPr>
            <w:noProof/>
            <w:webHidden/>
          </w:rPr>
          <w:t>30</w:t>
        </w:r>
        <w:r w:rsidR="00FE2072">
          <w:rPr>
            <w:noProof/>
            <w:webHidden/>
          </w:rPr>
          <w:fldChar w:fldCharType="end"/>
        </w:r>
        <w:r w:rsidR="00FE2072" w:rsidRPr="00BC6598">
          <w:rPr>
            <w:rStyle w:val="Hyperlink"/>
            <w:noProof/>
          </w:rPr>
          <w:fldChar w:fldCharType="end"/>
        </w:r>
      </w:ins>
    </w:p>
    <w:p w14:paraId="20164E41" w14:textId="50065CA9" w:rsidR="00FE2072" w:rsidRDefault="00FE2072">
      <w:pPr>
        <w:pStyle w:val="Sumrio1"/>
        <w:rPr>
          <w:ins w:id="431" w:author="Milene França" w:date="2020-11-10T10:38:00Z"/>
          <w:rFonts w:asciiTheme="minorHAnsi" w:eastAsiaTheme="minorEastAsia" w:hAnsiTheme="minorHAnsi" w:cstheme="minorBidi"/>
          <w:noProof/>
          <w:sz w:val="22"/>
          <w:szCs w:val="22"/>
        </w:rPr>
      </w:pPr>
      <w:ins w:id="432"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"_Toc55897170"</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2</w:t>
        </w:r>
        <w:r w:rsidRPr="00BC6598">
          <w:rPr>
            <w:rStyle w:val="Hyperlink"/>
            <w:rFonts w:cs="Arial"/>
            <w:noProof/>
          </w:rPr>
          <w:t xml:space="preserve"> – Consumo de combustível para embarcações tipo RSV e PSLV</w:t>
        </w:r>
        <w:r>
          <w:rPr>
            <w:noProof/>
            <w:webHidden/>
          </w:rPr>
          <w:tab/>
        </w:r>
        <w:r>
          <w:rPr>
            <w:noProof/>
            <w:webHidden/>
          </w:rPr>
          <w:fldChar w:fldCharType="begin"/>
        </w:r>
        <w:r>
          <w:rPr>
            <w:noProof/>
            <w:webHidden/>
          </w:rPr>
          <w:instrText xml:space="preserve"> PAGEREF _Toc55897170 \h </w:instrText>
        </w:r>
      </w:ins>
      <w:r>
        <w:rPr>
          <w:noProof/>
          <w:webHidden/>
        </w:rPr>
      </w:r>
      <w:r>
        <w:rPr>
          <w:noProof/>
          <w:webHidden/>
        </w:rPr>
        <w:fldChar w:fldCharType="separate"/>
      </w:r>
      <w:ins w:id="433" w:author="Milene França" w:date="2020-11-10T10:38:00Z">
        <w:r>
          <w:rPr>
            <w:noProof/>
            <w:webHidden/>
          </w:rPr>
          <w:t>31</w:t>
        </w:r>
        <w:r>
          <w:rPr>
            <w:noProof/>
            <w:webHidden/>
          </w:rPr>
          <w:fldChar w:fldCharType="end"/>
        </w:r>
        <w:r w:rsidRPr="00BC6598">
          <w:rPr>
            <w:rStyle w:val="Hyperlink"/>
            <w:noProof/>
          </w:rPr>
          <w:fldChar w:fldCharType="end"/>
        </w:r>
      </w:ins>
    </w:p>
    <w:p w14:paraId="12C4DCF9" w14:textId="59E989AE" w:rsidR="00FE2072" w:rsidRDefault="00FE2072">
      <w:pPr>
        <w:pStyle w:val="Sumrio1"/>
        <w:rPr>
          <w:ins w:id="434" w:author="Milene França" w:date="2020-11-10T10:38:00Z"/>
          <w:rFonts w:asciiTheme="minorHAnsi" w:eastAsiaTheme="minorEastAsia" w:hAnsiTheme="minorHAnsi" w:cstheme="minorBidi"/>
          <w:noProof/>
          <w:sz w:val="22"/>
          <w:szCs w:val="22"/>
        </w:rPr>
      </w:pPr>
      <w:ins w:id="435"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"_Toc55897171"</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 xml:space="preserve">Tabela 3 </w:t>
        </w:r>
        <w:r w:rsidRPr="00BC6598">
          <w:rPr>
            <w:rStyle w:val="Hyperlink"/>
            <w:rFonts w:cs="Arial"/>
            <w:noProof/>
          </w:rPr>
          <w:t>– Emissões de gases durante operações marítimas</w:t>
        </w:r>
        <w:r>
          <w:rPr>
            <w:noProof/>
            <w:webHidden/>
          </w:rPr>
          <w:tab/>
        </w:r>
        <w:r>
          <w:rPr>
            <w:noProof/>
            <w:webHidden/>
          </w:rPr>
          <w:fldChar w:fldCharType="begin"/>
        </w:r>
        <w:r>
          <w:rPr>
            <w:noProof/>
            <w:webHidden/>
          </w:rPr>
          <w:instrText xml:space="preserve"> PAGEREF _Toc55897171 \h </w:instrText>
        </w:r>
      </w:ins>
      <w:r>
        <w:rPr>
          <w:noProof/>
          <w:webHidden/>
        </w:rPr>
      </w:r>
      <w:r>
        <w:rPr>
          <w:noProof/>
          <w:webHidden/>
        </w:rPr>
        <w:fldChar w:fldCharType="separate"/>
      </w:r>
      <w:ins w:id="436" w:author="Milene França" w:date="2020-11-10T10:38:00Z">
        <w:r>
          <w:rPr>
            <w:noProof/>
            <w:webHidden/>
          </w:rPr>
          <w:t>32</w:t>
        </w:r>
        <w:r>
          <w:rPr>
            <w:noProof/>
            <w:webHidden/>
          </w:rPr>
          <w:fldChar w:fldCharType="end"/>
        </w:r>
        <w:r w:rsidRPr="00BC6598">
          <w:rPr>
            <w:rStyle w:val="Hyperlink"/>
            <w:noProof/>
          </w:rPr>
          <w:fldChar w:fldCharType="end"/>
        </w:r>
      </w:ins>
    </w:p>
    <w:p w14:paraId="255DE944" w14:textId="46D21BAE" w:rsidR="00FE2072" w:rsidRDefault="00FE2072">
      <w:pPr>
        <w:pStyle w:val="Sumrio1"/>
        <w:rPr>
          <w:ins w:id="437" w:author="Milene França" w:date="2020-11-10T10:38:00Z"/>
          <w:rFonts w:asciiTheme="minorHAnsi" w:eastAsiaTheme="minorEastAsia" w:hAnsiTheme="minorHAnsi" w:cstheme="minorBidi"/>
          <w:noProof/>
          <w:sz w:val="22"/>
          <w:szCs w:val="22"/>
        </w:rPr>
      </w:pPr>
      <w:ins w:id="438"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"_Toc55897172"</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4</w:t>
        </w:r>
        <w:r w:rsidRPr="00BC6598">
          <w:rPr>
            <w:rStyle w:val="Hyperlink"/>
            <w:rFonts w:cs="Arial"/>
            <w:noProof/>
          </w:rPr>
          <w:t xml:space="preserve"> – Configuração das atividades de </w:t>
        </w:r>
        <w:r w:rsidRPr="00BC6598">
          <w:rPr>
            <w:rStyle w:val="Hyperlink"/>
            <w:rFonts w:cs="Arial"/>
            <w:i/>
            <w:iCs/>
            <w:noProof/>
          </w:rPr>
          <w:t>pull out</w:t>
        </w:r>
        <w:r w:rsidRPr="00BC6598">
          <w:rPr>
            <w:rStyle w:val="Hyperlink"/>
            <w:rFonts w:cs="Arial"/>
            <w:noProof/>
          </w:rPr>
          <w:t xml:space="preserve"> de risers para “Alternativa A”</w:t>
        </w:r>
        <w:r>
          <w:rPr>
            <w:noProof/>
            <w:webHidden/>
          </w:rPr>
          <w:tab/>
        </w:r>
        <w:r>
          <w:rPr>
            <w:noProof/>
            <w:webHidden/>
          </w:rPr>
          <w:fldChar w:fldCharType="begin"/>
        </w:r>
        <w:r>
          <w:rPr>
            <w:noProof/>
            <w:webHidden/>
          </w:rPr>
          <w:instrText xml:space="preserve"> PAGEREF _Toc55897172 \h </w:instrText>
        </w:r>
      </w:ins>
      <w:r>
        <w:rPr>
          <w:noProof/>
          <w:webHidden/>
        </w:rPr>
      </w:r>
      <w:r>
        <w:rPr>
          <w:noProof/>
          <w:webHidden/>
        </w:rPr>
        <w:fldChar w:fldCharType="separate"/>
      </w:r>
      <w:ins w:id="439" w:author="Milene França" w:date="2020-11-10T10:38:00Z">
        <w:r>
          <w:rPr>
            <w:noProof/>
            <w:webHidden/>
          </w:rPr>
          <w:t>32</w:t>
        </w:r>
        <w:r>
          <w:rPr>
            <w:noProof/>
            <w:webHidden/>
          </w:rPr>
          <w:fldChar w:fldCharType="end"/>
        </w:r>
        <w:r w:rsidRPr="00BC6598">
          <w:rPr>
            <w:rStyle w:val="Hyperlink"/>
            <w:noProof/>
          </w:rPr>
          <w:fldChar w:fldCharType="end"/>
        </w:r>
      </w:ins>
    </w:p>
    <w:p w14:paraId="1ECAA102" w14:textId="2E274926" w:rsidR="00FE2072" w:rsidRDefault="00FE2072">
      <w:pPr>
        <w:pStyle w:val="Sumrio1"/>
        <w:rPr>
          <w:ins w:id="440" w:author="Milene França" w:date="2020-11-10T10:38:00Z"/>
          <w:rFonts w:asciiTheme="minorHAnsi" w:eastAsiaTheme="minorEastAsia" w:hAnsiTheme="minorHAnsi" w:cstheme="minorBidi"/>
          <w:noProof/>
          <w:sz w:val="22"/>
          <w:szCs w:val="22"/>
        </w:rPr>
      </w:pPr>
      <w:ins w:id="441"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"_Toc55897173"</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5</w:t>
        </w:r>
        <w:r w:rsidRPr="00BC6598">
          <w:rPr>
            <w:rStyle w:val="Hyperlink"/>
            <w:rFonts w:cs="Arial"/>
            <w:noProof/>
          </w:rPr>
          <w:t xml:space="preserve"> - Configuração das funções objetivo para a utilização do GA na resolução do problema</w:t>
        </w:r>
        <w:r>
          <w:rPr>
            <w:noProof/>
            <w:webHidden/>
          </w:rPr>
          <w:tab/>
        </w:r>
        <w:r>
          <w:rPr>
            <w:noProof/>
            <w:webHidden/>
          </w:rPr>
          <w:fldChar w:fldCharType="begin"/>
        </w:r>
        <w:r>
          <w:rPr>
            <w:noProof/>
            <w:webHidden/>
          </w:rPr>
          <w:instrText xml:space="preserve"> PAGEREF _Toc55897173 \h </w:instrText>
        </w:r>
      </w:ins>
      <w:r>
        <w:rPr>
          <w:noProof/>
          <w:webHidden/>
        </w:rPr>
      </w:r>
      <w:r>
        <w:rPr>
          <w:noProof/>
          <w:webHidden/>
        </w:rPr>
        <w:fldChar w:fldCharType="separate"/>
      </w:r>
      <w:ins w:id="442" w:author="Milene França" w:date="2020-11-10T10:38:00Z">
        <w:r>
          <w:rPr>
            <w:noProof/>
            <w:webHidden/>
          </w:rPr>
          <w:t>33</w:t>
        </w:r>
        <w:r>
          <w:rPr>
            <w:noProof/>
            <w:webHidden/>
          </w:rPr>
          <w:fldChar w:fldCharType="end"/>
        </w:r>
        <w:r w:rsidRPr="00BC6598">
          <w:rPr>
            <w:rStyle w:val="Hyperlink"/>
            <w:noProof/>
          </w:rPr>
          <w:fldChar w:fldCharType="end"/>
        </w:r>
      </w:ins>
    </w:p>
    <w:p w14:paraId="5E8F9241" w14:textId="78F7B05D" w:rsidR="00FE2072" w:rsidRDefault="00FE2072">
      <w:pPr>
        <w:pStyle w:val="Sumrio1"/>
        <w:rPr>
          <w:ins w:id="443" w:author="Milene França" w:date="2020-11-10T10:38:00Z"/>
          <w:rFonts w:asciiTheme="minorHAnsi" w:eastAsiaTheme="minorEastAsia" w:hAnsiTheme="minorHAnsi" w:cstheme="minorBidi"/>
          <w:noProof/>
          <w:sz w:val="22"/>
          <w:szCs w:val="22"/>
        </w:rPr>
      </w:pPr>
      <w:ins w:id="444"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"_Toc55897174"</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6</w:t>
        </w:r>
        <w:r w:rsidRPr="00BC6598">
          <w:rPr>
            <w:rStyle w:val="Hyperlink"/>
            <w:rFonts w:cs="Arial"/>
            <w:noProof/>
          </w:rPr>
          <w:t xml:space="preserve"> - Configuração da função objetivo para a utilização do GA na resolução do problema, considerando somente o custo das atividades de </w:t>
        </w:r>
        <w:r w:rsidRPr="00BC6598">
          <w:rPr>
            <w:rStyle w:val="Hyperlink"/>
            <w:rFonts w:cs="Arial"/>
            <w:i/>
            <w:iCs/>
            <w:noProof/>
          </w:rPr>
          <w:t>pull out</w:t>
        </w:r>
        <w:r>
          <w:rPr>
            <w:noProof/>
            <w:webHidden/>
          </w:rPr>
          <w:tab/>
        </w:r>
        <w:r>
          <w:rPr>
            <w:noProof/>
            <w:webHidden/>
          </w:rPr>
          <w:fldChar w:fldCharType="begin"/>
        </w:r>
        <w:r>
          <w:rPr>
            <w:noProof/>
            <w:webHidden/>
          </w:rPr>
          <w:instrText xml:space="preserve"> PAGEREF _Toc55897174 \h </w:instrText>
        </w:r>
      </w:ins>
      <w:r>
        <w:rPr>
          <w:noProof/>
          <w:webHidden/>
        </w:rPr>
      </w:r>
      <w:r>
        <w:rPr>
          <w:noProof/>
          <w:webHidden/>
        </w:rPr>
        <w:fldChar w:fldCharType="separate"/>
      </w:r>
      <w:ins w:id="445" w:author="Milene França" w:date="2020-11-10T10:38:00Z">
        <w:r>
          <w:rPr>
            <w:noProof/>
            <w:webHidden/>
          </w:rPr>
          <w:t>33</w:t>
        </w:r>
        <w:r>
          <w:rPr>
            <w:noProof/>
            <w:webHidden/>
          </w:rPr>
          <w:fldChar w:fldCharType="end"/>
        </w:r>
        <w:r w:rsidRPr="00BC6598">
          <w:rPr>
            <w:rStyle w:val="Hyperlink"/>
            <w:noProof/>
          </w:rPr>
          <w:fldChar w:fldCharType="end"/>
        </w:r>
      </w:ins>
    </w:p>
    <w:p w14:paraId="44EAC139" w14:textId="16947C8C" w:rsidR="00FE2072" w:rsidRDefault="00FE2072">
      <w:pPr>
        <w:pStyle w:val="Sumrio1"/>
        <w:rPr>
          <w:ins w:id="446" w:author="Milene França" w:date="2020-11-10T10:38:00Z"/>
          <w:rFonts w:asciiTheme="minorHAnsi" w:eastAsiaTheme="minorEastAsia" w:hAnsiTheme="minorHAnsi" w:cstheme="minorBidi"/>
          <w:noProof/>
          <w:sz w:val="22"/>
          <w:szCs w:val="22"/>
        </w:rPr>
      </w:pPr>
      <w:ins w:id="447"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"_Toc55897175"</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 xml:space="preserve">Tabela 7 </w:t>
        </w:r>
        <w:r w:rsidRPr="00BC6598">
          <w:rPr>
            <w:rStyle w:val="Hyperlink"/>
            <w:rFonts w:cs="Arial"/>
            <w:noProof/>
          </w:rPr>
          <w:t>- Configuração de várias opções para a função objetivo</w:t>
        </w:r>
        <w:r>
          <w:rPr>
            <w:noProof/>
            <w:webHidden/>
          </w:rPr>
          <w:tab/>
        </w:r>
        <w:r>
          <w:rPr>
            <w:noProof/>
            <w:webHidden/>
          </w:rPr>
          <w:fldChar w:fldCharType="begin"/>
        </w:r>
        <w:r>
          <w:rPr>
            <w:noProof/>
            <w:webHidden/>
          </w:rPr>
          <w:instrText xml:space="preserve"> PAGEREF _Toc55897175 \h </w:instrText>
        </w:r>
      </w:ins>
      <w:r>
        <w:rPr>
          <w:noProof/>
          <w:webHidden/>
        </w:rPr>
      </w:r>
      <w:r>
        <w:rPr>
          <w:noProof/>
          <w:webHidden/>
        </w:rPr>
        <w:fldChar w:fldCharType="separate"/>
      </w:r>
      <w:ins w:id="448" w:author="Milene França" w:date="2020-11-10T10:38:00Z">
        <w:r>
          <w:rPr>
            <w:noProof/>
            <w:webHidden/>
          </w:rPr>
          <w:t>34</w:t>
        </w:r>
        <w:r>
          <w:rPr>
            <w:noProof/>
            <w:webHidden/>
          </w:rPr>
          <w:fldChar w:fldCharType="end"/>
        </w:r>
        <w:r w:rsidRPr="00BC6598">
          <w:rPr>
            <w:rStyle w:val="Hyperlink"/>
            <w:noProof/>
          </w:rPr>
          <w:fldChar w:fldCharType="end"/>
        </w:r>
      </w:ins>
    </w:p>
    <w:p w14:paraId="7D0379FA" w14:textId="63C92156" w:rsidR="00FE2072" w:rsidRDefault="00FE2072">
      <w:pPr>
        <w:pStyle w:val="Sumrio1"/>
        <w:rPr>
          <w:ins w:id="449" w:author="Milene França" w:date="2020-11-10T10:38:00Z"/>
          <w:rFonts w:asciiTheme="minorHAnsi" w:eastAsiaTheme="minorEastAsia" w:hAnsiTheme="minorHAnsi" w:cstheme="minorBidi"/>
          <w:noProof/>
          <w:sz w:val="22"/>
          <w:szCs w:val="22"/>
        </w:rPr>
      </w:pPr>
      <w:ins w:id="450"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"_Toc55897176"</w:instrText>
        </w:r>
        <w:r w:rsidRPr="00BC6598">
          <w:rPr>
            <w:rStyle w:val="Hyperlink"/>
            <w:noProof/>
          </w:rPr>
          <w:instrText xml:space="preserve"> </w:instrText>
        </w:r>
        <w:r w:rsidRPr="00BC6598">
          <w:rPr>
            <w:rStyle w:val="Hyperlink"/>
            <w:noProof/>
          </w:rPr>
          <w:fldChar w:fldCharType="separate"/>
        </w:r>
        <w:r w:rsidRPr="00BC6598">
          <w:rPr>
            <w:rStyle w:val="Hyperlink"/>
            <w:b/>
            <w:bCs/>
            <w:noProof/>
          </w:rPr>
          <w:t xml:space="preserve">Tabela 8 </w:t>
        </w:r>
        <w:r w:rsidRPr="00BC6598">
          <w:rPr>
            <w:rStyle w:val="Hyperlink"/>
            <w:noProof/>
          </w:rPr>
          <w:t xml:space="preserve">– Decodificação das Alternativas de </w:t>
        </w:r>
        <w:r w:rsidRPr="00BC6598">
          <w:rPr>
            <w:rStyle w:val="Hyperlink"/>
            <w:i/>
            <w:iCs/>
            <w:noProof/>
          </w:rPr>
          <w:t>Pull Out</w:t>
        </w:r>
        <w:r w:rsidRPr="00BC6598">
          <w:rPr>
            <w:rStyle w:val="Hyperlink"/>
            <w:noProof/>
          </w:rPr>
          <w:t xml:space="preserve"> de Risers para o Estudo de Caso UEP-1</w:t>
        </w:r>
        <w:r>
          <w:rPr>
            <w:noProof/>
            <w:webHidden/>
          </w:rPr>
          <w:tab/>
        </w:r>
        <w:r>
          <w:rPr>
            <w:noProof/>
            <w:webHidden/>
          </w:rPr>
          <w:fldChar w:fldCharType="begin"/>
        </w:r>
        <w:r>
          <w:rPr>
            <w:noProof/>
            <w:webHidden/>
          </w:rPr>
          <w:instrText xml:space="preserve"> PAGEREF _Toc55897176 \h </w:instrText>
        </w:r>
      </w:ins>
      <w:r>
        <w:rPr>
          <w:noProof/>
          <w:webHidden/>
        </w:rPr>
      </w:r>
      <w:r>
        <w:rPr>
          <w:noProof/>
          <w:webHidden/>
        </w:rPr>
        <w:fldChar w:fldCharType="separate"/>
      </w:r>
      <w:ins w:id="451" w:author="Milene França" w:date="2020-11-10T10:38:00Z">
        <w:r>
          <w:rPr>
            <w:noProof/>
            <w:webHidden/>
          </w:rPr>
          <w:t>36</w:t>
        </w:r>
        <w:r>
          <w:rPr>
            <w:noProof/>
            <w:webHidden/>
          </w:rPr>
          <w:fldChar w:fldCharType="end"/>
        </w:r>
        <w:r w:rsidRPr="00BC6598">
          <w:rPr>
            <w:rStyle w:val="Hyperlink"/>
            <w:noProof/>
          </w:rPr>
          <w:fldChar w:fldCharType="end"/>
        </w:r>
      </w:ins>
    </w:p>
    <w:p w14:paraId="096B5699" w14:textId="542DF65F" w:rsidR="00FE2072" w:rsidRDefault="00FE2072">
      <w:pPr>
        <w:pStyle w:val="Sumrio1"/>
        <w:rPr>
          <w:ins w:id="452" w:author="Milene França" w:date="2020-11-10T10:38:00Z"/>
          <w:rFonts w:asciiTheme="minorHAnsi" w:eastAsiaTheme="minorEastAsia" w:hAnsiTheme="minorHAnsi" w:cstheme="minorBidi"/>
          <w:noProof/>
          <w:sz w:val="22"/>
          <w:szCs w:val="22"/>
        </w:rPr>
      </w:pPr>
      <w:ins w:id="453"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"_Toc55897177"</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9</w:t>
        </w:r>
        <w:r w:rsidRPr="00BC6598">
          <w:rPr>
            <w:rStyle w:val="Hyperlink"/>
            <w:rFonts w:cs="Arial"/>
            <w:noProof/>
          </w:rPr>
          <w:t xml:space="preserve"> – Comprimento e alternativas “caso base” de </w:t>
        </w:r>
        <w:r w:rsidRPr="00BC6598">
          <w:rPr>
            <w:rStyle w:val="Hyperlink"/>
            <w:rFonts w:cs="Arial"/>
            <w:i/>
            <w:iCs/>
            <w:noProof/>
          </w:rPr>
          <w:t>Pull out</w:t>
        </w:r>
        <w:r w:rsidRPr="00BC6598">
          <w:rPr>
            <w:rStyle w:val="Hyperlink"/>
            <w:rFonts w:cs="Arial"/>
            <w:noProof/>
          </w:rPr>
          <w:t xml:space="preserve"> dos risers do Estudo de Caso UEP-1</w:t>
        </w:r>
        <w:r>
          <w:rPr>
            <w:noProof/>
            <w:webHidden/>
          </w:rPr>
          <w:tab/>
        </w:r>
        <w:r>
          <w:rPr>
            <w:noProof/>
            <w:webHidden/>
          </w:rPr>
          <w:fldChar w:fldCharType="begin"/>
        </w:r>
        <w:r>
          <w:rPr>
            <w:noProof/>
            <w:webHidden/>
          </w:rPr>
          <w:instrText xml:space="preserve"> PAGEREF _Toc55897177 \h </w:instrText>
        </w:r>
      </w:ins>
      <w:r>
        <w:rPr>
          <w:noProof/>
          <w:webHidden/>
        </w:rPr>
      </w:r>
      <w:r>
        <w:rPr>
          <w:noProof/>
          <w:webHidden/>
        </w:rPr>
        <w:fldChar w:fldCharType="separate"/>
      </w:r>
      <w:ins w:id="454" w:author="Milene França" w:date="2020-11-10T10:38:00Z">
        <w:r>
          <w:rPr>
            <w:noProof/>
            <w:webHidden/>
          </w:rPr>
          <w:t>36</w:t>
        </w:r>
        <w:r>
          <w:rPr>
            <w:noProof/>
            <w:webHidden/>
          </w:rPr>
          <w:fldChar w:fldCharType="end"/>
        </w:r>
        <w:r w:rsidRPr="00BC6598">
          <w:rPr>
            <w:rStyle w:val="Hyperlink"/>
            <w:noProof/>
          </w:rPr>
          <w:fldChar w:fldCharType="end"/>
        </w:r>
      </w:ins>
    </w:p>
    <w:p w14:paraId="75E5D8E9" w14:textId="1FDED848" w:rsidR="00FE2072" w:rsidRDefault="00FE2072">
      <w:pPr>
        <w:pStyle w:val="Sumrio1"/>
        <w:rPr>
          <w:ins w:id="455" w:author="Milene França" w:date="2020-11-10T10:38:00Z"/>
          <w:rFonts w:asciiTheme="minorHAnsi" w:eastAsiaTheme="minorEastAsia" w:hAnsiTheme="minorHAnsi" w:cstheme="minorBidi"/>
          <w:noProof/>
          <w:sz w:val="22"/>
          <w:szCs w:val="22"/>
        </w:rPr>
      </w:pPr>
      <w:ins w:id="456"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"_Toc55897178"</w:instrText>
        </w:r>
        <w:r w:rsidRPr="00BC6598">
          <w:rPr>
            <w:rStyle w:val="Hyperlink"/>
            <w:noProof/>
          </w:rPr>
          <w:instrText xml:space="preserve"> </w:instrText>
        </w:r>
        <w:r w:rsidRPr="00BC6598">
          <w:rPr>
            <w:rStyle w:val="Hyperlink"/>
            <w:noProof/>
          </w:rPr>
          <w:fldChar w:fldCharType="separate"/>
        </w:r>
        <w:r w:rsidRPr="00BC6598">
          <w:rPr>
            <w:rStyle w:val="Hyperlink"/>
            <w:b/>
            <w:bCs/>
            <w:noProof/>
          </w:rPr>
          <w:t>Tabela 10</w:t>
        </w:r>
        <w:r w:rsidRPr="00BC6598">
          <w:rPr>
            <w:rStyle w:val="Hyperlink"/>
            <w:noProof/>
          </w:rPr>
          <w:t xml:space="preserve"> – Resultados do “caso base” para as possíveis funções objetivo do Estudo de Caso UEP-1</w:t>
        </w:r>
        <w:r>
          <w:rPr>
            <w:noProof/>
            <w:webHidden/>
          </w:rPr>
          <w:tab/>
        </w:r>
        <w:r>
          <w:rPr>
            <w:noProof/>
            <w:webHidden/>
          </w:rPr>
          <w:fldChar w:fldCharType="begin"/>
        </w:r>
        <w:r>
          <w:rPr>
            <w:noProof/>
            <w:webHidden/>
          </w:rPr>
          <w:instrText xml:space="preserve"> PAGEREF _Toc55897178 \h </w:instrText>
        </w:r>
      </w:ins>
      <w:r>
        <w:rPr>
          <w:noProof/>
          <w:webHidden/>
        </w:rPr>
      </w:r>
      <w:r>
        <w:rPr>
          <w:noProof/>
          <w:webHidden/>
        </w:rPr>
        <w:fldChar w:fldCharType="separate"/>
      </w:r>
      <w:ins w:id="457" w:author="Milene França" w:date="2020-11-10T10:38:00Z">
        <w:r>
          <w:rPr>
            <w:noProof/>
            <w:webHidden/>
          </w:rPr>
          <w:t>37</w:t>
        </w:r>
        <w:r>
          <w:rPr>
            <w:noProof/>
            <w:webHidden/>
          </w:rPr>
          <w:fldChar w:fldCharType="end"/>
        </w:r>
        <w:r w:rsidRPr="00BC6598">
          <w:rPr>
            <w:rStyle w:val="Hyperlink"/>
            <w:noProof/>
          </w:rPr>
          <w:fldChar w:fldCharType="end"/>
        </w:r>
      </w:ins>
    </w:p>
    <w:p w14:paraId="0DBF5EBB" w14:textId="20092C15" w:rsidR="00FE2072" w:rsidRDefault="00FE2072">
      <w:pPr>
        <w:pStyle w:val="Sumrio1"/>
        <w:rPr>
          <w:ins w:id="458" w:author="Milene França" w:date="2020-11-10T10:38:00Z"/>
          <w:rFonts w:asciiTheme="minorHAnsi" w:eastAsiaTheme="minorEastAsia" w:hAnsiTheme="minorHAnsi" w:cstheme="minorBidi"/>
          <w:noProof/>
          <w:sz w:val="22"/>
          <w:szCs w:val="22"/>
        </w:rPr>
      </w:pPr>
      <w:ins w:id="459"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"_Toc55897179"</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11</w:t>
        </w:r>
        <w:r w:rsidRPr="00BC6598">
          <w:rPr>
            <w:rStyle w:val="Hyperlink"/>
            <w:rFonts w:cs="Arial"/>
            <w:noProof/>
          </w:rPr>
          <w:t xml:space="preserve"> – Resultados das otimizações realizadas para o Estudo de Caso UEP-1</w:t>
        </w:r>
        <w:r>
          <w:rPr>
            <w:noProof/>
            <w:webHidden/>
          </w:rPr>
          <w:tab/>
        </w:r>
        <w:r>
          <w:rPr>
            <w:noProof/>
            <w:webHidden/>
          </w:rPr>
          <w:fldChar w:fldCharType="begin"/>
        </w:r>
        <w:r>
          <w:rPr>
            <w:noProof/>
            <w:webHidden/>
          </w:rPr>
          <w:instrText xml:space="preserve"> PAGEREF _Toc55897179 \h </w:instrText>
        </w:r>
      </w:ins>
      <w:r>
        <w:rPr>
          <w:noProof/>
          <w:webHidden/>
        </w:rPr>
      </w:r>
      <w:r>
        <w:rPr>
          <w:noProof/>
          <w:webHidden/>
        </w:rPr>
        <w:fldChar w:fldCharType="separate"/>
      </w:r>
      <w:ins w:id="460" w:author="Milene França" w:date="2020-11-10T10:38:00Z">
        <w:r>
          <w:rPr>
            <w:noProof/>
            <w:webHidden/>
          </w:rPr>
          <w:t>38</w:t>
        </w:r>
        <w:r>
          <w:rPr>
            <w:noProof/>
            <w:webHidden/>
          </w:rPr>
          <w:fldChar w:fldCharType="end"/>
        </w:r>
        <w:r w:rsidRPr="00BC6598">
          <w:rPr>
            <w:rStyle w:val="Hyperlink"/>
            <w:noProof/>
          </w:rPr>
          <w:fldChar w:fldCharType="end"/>
        </w:r>
      </w:ins>
    </w:p>
    <w:p w14:paraId="01A1D79F" w14:textId="5E13C10A" w:rsidR="00FE2072" w:rsidRDefault="00FE2072">
      <w:pPr>
        <w:pStyle w:val="Sumrio1"/>
        <w:rPr>
          <w:ins w:id="461" w:author="Milene França" w:date="2020-11-10T10:38:00Z"/>
          <w:rFonts w:asciiTheme="minorHAnsi" w:eastAsiaTheme="minorEastAsia" w:hAnsiTheme="minorHAnsi" w:cstheme="minorBidi"/>
          <w:noProof/>
          <w:sz w:val="22"/>
          <w:szCs w:val="22"/>
        </w:rPr>
      </w:pPr>
      <w:ins w:id="462"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"_Toc55897180"</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 xml:space="preserve">Tabela 12 </w:t>
        </w:r>
        <w:r w:rsidRPr="00BC6598">
          <w:rPr>
            <w:rStyle w:val="Hyperlink"/>
            <w:rFonts w:cs="Arial"/>
            <w:noProof/>
          </w:rPr>
          <w:t>– Resultados das otimizações realizadas para o Estudo de Caso UEP-1, considerando embarcações do tipo RSV e PLSV e somente PLSV</w:t>
        </w:r>
        <w:r>
          <w:rPr>
            <w:noProof/>
            <w:webHidden/>
          </w:rPr>
          <w:tab/>
        </w:r>
        <w:r>
          <w:rPr>
            <w:noProof/>
            <w:webHidden/>
          </w:rPr>
          <w:fldChar w:fldCharType="begin"/>
        </w:r>
        <w:r>
          <w:rPr>
            <w:noProof/>
            <w:webHidden/>
          </w:rPr>
          <w:instrText xml:space="preserve"> PAGEREF _Toc55897180 \h </w:instrText>
        </w:r>
      </w:ins>
      <w:r>
        <w:rPr>
          <w:noProof/>
          <w:webHidden/>
        </w:rPr>
      </w:r>
      <w:r>
        <w:rPr>
          <w:noProof/>
          <w:webHidden/>
        </w:rPr>
        <w:fldChar w:fldCharType="separate"/>
      </w:r>
      <w:ins w:id="463" w:author="Milene França" w:date="2020-11-10T10:38:00Z">
        <w:r>
          <w:rPr>
            <w:noProof/>
            <w:webHidden/>
          </w:rPr>
          <w:t>39</w:t>
        </w:r>
        <w:r>
          <w:rPr>
            <w:noProof/>
            <w:webHidden/>
          </w:rPr>
          <w:fldChar w:fldCharType="end"/>
        </w:r>
        <w:r w:rsidRPr="00BC6598">
          <w:rPr>
            <w:rStyle w:val="Hyperlink"/>
            <w:noProof/>
          </w:rPr>
          <w:fldChar w:fldCharType="end"/>
        </w:r>
      </w:ins>
    </w:p>
    <w:p w14:paraId="38D99E44" w14:textId="6F0EEFCF" w:rsidR="00FE2072" w:rsidRDefault="00FE2072">
      <w:pPr>
        <w:pStyle w:val="Sumrio1"/>
        <w:rPr>
          <w:ins w:id="464" w:author="Milene França" w:date="2020-11-10T10:38:00Z"/>
          <w:rFonts w:asciiTheme="minorHAnsi" w:eastAsiaTheme="minorEastAsia" w:hAnsiTheme="minorHAnsi" w:cstheme="minorBidi"/>
          <w:noProof/>
          <w:sz w:val="22"/>
          <w:szCs w:val="22"/>
        </w:rPr>
      </w:pPr>
      <w:ins w:id="465"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"_Toc55897181"</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 xml:space="preserve">Tabela 13 </w:t>
        </w:r>
        <w:r w:rsidRPr="00BC6598">
          <w:rPr>
            <w:rStyle w:val="Hyperlink"/>
            <w:rFonts w:cs="Arial"/>
            <w:noProof/>
          </w:rPr>
          <w:t xml:space="preserve">– Decodificação das Alternativas de </w:t>
        </w:r>
        <w:r w:rsidRPr="00BC6598">
          <w:rPr>
            <w:rStyle w:val="Hyperlink"/>
            <w:rFonts w:cs="Arial"/>
            <w:i/>
            <w:iCs/>
            <w:noProof/>
          </w:rPr>
          <w:t>Pull Out</w:t>
        </w:r>
        <w:r w:rsidRPr="00BC6598">
          <w:rPr>
            <w:rStyle w:val="Hyperlink"/>
            <w:rFonts w:cs="Arial"/>
            <w:noProof/>
          </w:rPr>
          <w:t xml:space="preserve"> de Risers para o Estudo de Caso UEP-2</w:t>
        </w:r>
        <w:r>
          <w:rPr>
            <w:noProof/>
            <w:webHidden/>
          </w:rPr>
          <w:tab/>
        </w:r>
        <w:r>
          <w:rPr>
            <w:noProof/>
            <w:webHidden/>
          </w:rPr>
          <w:fldChar w:fldCharType="begin"/>
        </w:r>
        <w:r>
          <w:rPr>
            <w:noProof/>
            <w:webHidden/>
          </w:rPr>
          <w:instrText xml:space="preserve"> PAGEREF _Toc55897181 \h </w:instrText>
        </w:r>
      </w:ins>
      <w:r>
        <w:rPr>
          <w:noProof/>
          <w:webHidden/>
        </w:rPr>
      </w:r>
      <w:r>
        <w:rPr>
          <w:noProof/>
          <w:webHidden/>
        </w:rPr>
        <w:fldChar w:fldCharType="separate"/>
      </w:r>
      <w:ins w:id="466" w:author="Milene França" w:date="2020-11-10T10:38:00Z">
        <w:r>
          <w:rPr>
            <w:noProof/>
            <w:webHidden/>
          </w:rPr>
          <w:t>41</w:t>
        </w:r>
        <w:r>
          <w:rPr>
            <w:noProof/>
            <w:webHidden/>
          </w:rPr>
          <w:fldChar w:fldCharType="end"/>
        </w:r>
        <w:r w:rsidRPr="00BC6598">
          <w:rPr>
            <w:rStyle w:val="Hyperlink"/>
            <w:noProof/>
          </w:rPr>
          <w:fldChar w:fldCharType="end"/>
        </w:r>
      </w:ins>
    </w:p>
    <w:p w14:paraId="0F9976B1" w14:textId="72421B68" w:rsidR="00FE2072" w:rsidRDefault="00FE2072">
      <w:pPr>
        <w:pStyle w:val="Sumrio1"/>
        <w:rPr>
          <w:ins w:id="467" w:author="Milene França" w:date="2020-11-10T10:38:00Z"/>
          <w:rFonts w:asciiTheme="minorHAnsi" w:eastAsiaTheme="minorEastAsia" w:hAnsiTheme="minorHAnsi" w:cstheme="minorBidi"/>
          <w:noProof/>
          <w:sz w:val="22"/>
          <w:szCs w:val="22"/>
        </w:rPr>
      </w:pPr>
      <w:ins w:id="468"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"_Toc55897182"</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14</w:t>
        </w:r>
        <w:r w:rsidRPr="00BC6598">
          <w:rPr>
            <w:rStyle w:val="Hyperlink"/>
            <w:rFonts w:cs="Arial"/>
            <w:noProof/>
          </w:rPr>
          <w:t xml:space="preserve"> – Comprimento, tipo de linha, restrições e alternativas de </w:t>
        </w:r>
        <w:r w:rsidRPr="00BC6598">
          <w:rPr>
            <w:rStyle w:val="Hyperlink"/>
            <w:rFonts w:cs="Arial"/>
            <w:i/>
            <w:iCs/>
            <w:noProof/>
          </w:rPr>
          <w:t>Pull out</w:t>
        </w:r>
        <w:r w:rsidRPr="00BC6598">
          <w:rPr>
            <w:rStyle w:val="Hyperlink"/>
            <w:rFonts w:cs="Arial"/>
            <w:noProof/>
          </w:rPr>
          <w:t xml:space="preserve"> dos risers do Estudo de Caso UEP-2</w:t>
        </w:r>
        <w:r>
          <w:rPr>
            <w:noProof/>
            <w:webHidden/>
          </w:rPr>
          <w:tab/>
        </w:r>
        <w:r>
          <w:rPr>
            <w:noProof/>
            <w:webHidden/>
          </w:rPr>
          <w:fldChar w:fldCharType="begin"/>
        </w:r>
        <w:r>
          <w:rPr>
            <w:noProof/>
            <w:webHidden/>
          </w:rPr>
          <w:instrText xml:space="preserve"> PAGEREF _Toc55897182 \h </w:instrText>
        </w:r>
      </w:ins>
      <w:r>
        <w:rPr>
          <w:noProof/>
          <w:webHidden/>
        </w:rPr>
      </w:r>
      <w:r>
        <w:rPr>
          <w:noProof/>
          <w:webHidden/>
        </w:rPr>
        <w:fldChar w:fldCharType="separate"/>
      </w:r>
      <w:ins w:id="469" w:author="Milene França" w:date="2020-11-10T10:38:00Z">
        <w:r>
          <w:rPr>
            <w:noProof/>
            <w:webHidden/>
          </w:rPr>
          <w:t>42</w:t>
        </w:r>
        <w:r>
          <w:rPr>
            <w:noProof/>
            <w:webHidden/>
          </w:rPr>
          <w:fldChar w:fldCharType="end"/>
        </w:r>
        <w:r w:rsidRPr="00BC6598">
          <w:rPr>
            <w:rStyle w:val="Hyperlink"/>
            <w:noProof/>
          </w:rPr>
          <w:fldChar w:fldCharType="end"/>
        </w:r>
      </w:ins>
    </w:p>
    <w:p w14:paraId="0D6B1708" w14:textId="734202AC" w:rsidR="00FE2072" w:rsidRDefault="00FE2072">
      <w:pPr>
        <w:pStyle w:val="Sumrio1"/>
        <w:rPr>
          <w:ins w:id="470" w:author="Milene França" w:date="2020-11-10T10:38:00Z"/>
          <w:rFonts w:asciiTheme="minorHAnsi" w:eastAsiaTheme="minorEastAsia" w:hAnsiTheme="minorHAnsi" w:cstheme="minorBidi"/>
          <w:noProof/>
          <w:sz w:val="22"/>
          <w:szCs w:val="22"/>
        </w:rPr>
      </w:pPr>
      <w:ins w:id="471"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"_Toc55897183"</w:instrText>
        </w:r>
        <w:r w:rsidRPr="00BC6598">
          <w:rPr>
            <w:rStyle w:val="Hyperlink"/>
            <w:noProof/>
          </w:rPr>
          <w:instrText xml:space="preserve"> </w:instrText>
        </w:r>
        <w:r w:rsidRPr="00BC6598">
          <w:rPr>
            <w:rStyle w:val="Hyperlink"/>
            <w:noProof/>
          </w:rPr>
          <w:fldChar w:fldCharType="separate"/>
        </w:r>
        <w:r w:rsidRPr="00BC6598">
          <w:rPr>
            <w:rStyle w:val="Hyperlink"/>
            <w:b/>
            <w:bCs/>
            <w:noProof/>
          </w:rPr>
          <w:t>Tabela 15</w:t>
        </w:r>
        <w:r w:rsidRPr="00BC6598">
          <w:rPr>
            <w:rStyle w:val="Hyperlink"/>
            <w:noProof/>
          </w:rPr>
          <w:t xml:space="preserve"> – Definição da função objetivo e consolidação dos resultados para o “caso base”</w:t>
        </w:r>
        <w:r>
          <w:rPr>
            <w:noProof/>
            <w:webHidden/>
          </w:rPr>
          <w:tab/>
        </w:r>
        <w:r>
          <w:rPr>
            <w:noProof/>
            <w:webHidden/>
          </w:rPr>
          <w:fldChar w:fldCharType="begin"/>
        </w:r>
        <w:r>
          <w:rPr>
            <w:noProof/>
            <w:webHidden/>
          </w:rPr>
          <w:instrText xml:space="preserve"> PAGEREF _Toc55897183 \h </w:instrText>
        </w:r>
      </w:ins>
      <w:r>
        <w:rPr>
          <w:noProof/>
          <w:webHidden/>
        </w:rPr>
      </w:r>
      <w:r>
        <w:rPr>
          <w:noProof/>
          <w:webHidden/>
        </w:rPr>
        <w:fldChar w:fldCharType="separate"/>
      </w:r>
      <w:ins w:id="472" w:author="Milene França" w:date="2020-11-10T10:38:00Z">
        <w:r>
          <w:rPr>
            <w:noProof/>
            <w:webHidden/>
          </w:rPr>
          <w:t>43</w:t>
        </w:r>
        <w:r>
          <w:rPr>
            <w:noProof/>
            <w:webHidden/>
          </w:rPr>
          <w:fldChar w:fldCharType="end"/>
        </w:r>
        <w:r w:rsidRPr="00BC6598">
          <w:rPr>
            <w:rStyle w:val="Hyperlink"/>
            <w:noProof/>
          </w:rPr>
          <w:fldChar w:fldCharType="end"/>
        </w:r>
      </w:ins>
    </w:p>
    <w:p w14:paraId="605F4042" w14:textId="6052BAAB" w:rsidR="00FE2072" w:rsidRDefault="00FE2072">
      <w:pPr>
        <w:pStyle w:val="Sumrio1"/>
        <w:rPr>
          <w:ins w:id="473" w:author="Milene França" w:date="2020-11-10T10:38:00Z"/>
          <w:rFonts w:asciiTheme="minorHAnsi" w:eastAsiaTheme="minorEastAsia" w:hAnsiTheme="minorHAnsi" w:cstheme="minorBidi"/>
          <w:noProof/>
          <w:sz w:val="22"/>
          <w:szCs w:val="22"/>
        </w:rPr>
      </w:pPr>
      <w:ins w:id="474"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"_Toc55897184"</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16</w:t>
        </w:r>
        <w:r w:rsidRPr="00BC6598">
          <w:rPr>
            <w:rStyle w:val="Hyperlink"/>
            <w:rFonts w:cs="Arial"/>
            <w:noProof/>
          </w:rPr>
          <w:t xml:space="preserve"> – Resultados das otimizações realizadas para o Estudo de Caso UEP-2</w:t>
        </w:r>
        <w:r>
          <w:rPr>
            <w:noProof/>
            <w:webHidden/>
          </w:rPr>
          <w:tab/>
        </w:r>
        <w:r>
          <w:rPr>
            <w:noProof/>
            <w:webHidden/>
          </w:rPr>
          <w:fldChar w:fldCharType="begin"/>
        </w:r>
        <w:r>
          <w:rPr>
            <w:noProof/>
            <w:webHidden/>
          </w:rPr>
          <w:instrText xml:space="preserve"> PAGEREF _Toc55897184 \h </w:instrText>
        </w:r>
      </w:ins>
      <w:r>
        <w:rPr>
          <w:noProof/>
          <w:webHidden/>
        </w:rPr>
      </w:r>
      <w:r>
        <w:rPr>
          <w:noProof/>
          <w:webHidden/>
        </w:rPr>
        <w:fldChar w:fldCharType="separate"/>
      </w:r>
      <w:ins w:id="475" w:author="Milene França" w:date="2020-11-10T10:38:00Z">
        <w:r>
          <w:rPr>
            <w:noProof/>
            <w:webHidden/>
          </w:rPr>
          <w:t>45</w:t>
        </w:r>
        <w:r>
          <w:rPr>
            <w:noProof/>
            <w:webHidden/>
          </w:rPr>
          <w:fldChar w:fldCharType="end"/>
        </w:r>
        <w:r w:rsidRPr="00BC6598">
          <w:rPr>
            <w:rStyle w:val="Hyperlink"/>
            <w:noProof/>
          </w:rPr>
          <w:fldChar w:fldCharType="end"/>
        </w:r>
      </w:ins>
    </w:p>
    <w:p w14:paraId="41310037" w14:textId="51503EDF" w:rsidR="00FE2072" w:rsidRDefault="00FE2072">
      <w:pPr>
        <w:pStyle w:val="Sumrio1"/>
        <w:rPr>
          <w:ins w:id="476" w:author="Milene França" w:date="2020-11-10T10:38:00Z"/>
          <w:rFonts w:asciiTheme="minorHAnsi" w:eastAsiaTheme="minorEastAsia" w:hAnsiTheme="minorHAnsi" w:cstheme="minorBidi"/>
          <w:noProof/>
          <w:sz w:val="22"/>
          <w:szCs w:val="22"/>
        </w:rPr>
      </w:pPr>
      <w:ins w:id="477"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"_Toc55897185"</w:instrText>
        </w:r>
        <w:r w:rsidRPr="00BC6598">
          <w:rPr>
            <w:rStyle w:val="Hyperlink"/>
            <w:noProof/>
          </w:rPr>
          <w:instrText xml:space="preserve"> </w:instrText>
        </w:r>
        <w:r w:rsidRPr="00BC6598">
          <w:rPr>
            <w:rStyle w:val="Hyperlink"/>
            <w:noProof/>
          </w:rPr>
          <w:fldChar w:fldCharType="separate"/>
        </w:r>
        <w:r w:rsidRPr="00BC6598">
          <w:rPr>
            <w:rStyle w:val="Hyperlink"/>
            <w:rFonts w:cs="Arial"/>
            <w:b/>
            <w:bCs/>
            <w:noProof/>
          </w:rPr>
          <w:t>Tabela 17</w:t>
        </w:r>
        <w:r w:rsidRPr="00BC6598">
          <w:rPr>
            <w:rStyle w:val="Hyperlink"/>
            <w:rFonts w:cs="Arial"/>
            <w:noProof/>
          </w:rPr>
          <w:t xml:space="preserve"> – Resultados das otimizações realizadas para o Estudo de Caso UEP-2, considerando embarcações do tipo RSV e PLSV e somente PLSV</w:t>
        </w:r>
        <w:r>
          <w:rPr>
            <w:noProof/>
            <w:webHidden/>
          </w:rPr>
          <w:tab/>
        </w:r>
        <w:r>
          <w:rPr>
            <w:noProof/>
            <w:webHidden/>
          </w:rPr>
          <w:fldChar w:fldCharType="begin"/>
        </w:r>
        <w:r>
          <w:rPr>
            <w:noProof/>
            <w:webHidden/>
          </w:rPr>
          <w:instrText xml:space="preserve"> PAGEREF _Toc55897185 \h </w:instrText>
        </w:r>
      </w:ins>
      <w:r>
        <w:rPr>
          <w:noProof/>
          <w:webHidden/>
        </w:rPr>
      </w:r>
      <w:r>
        <w:rPr>
          <w:noProof/>
          <w:webHidden/>
        </w:rPr>
        <w:fldChar w:fldCharType="separate"/>
      </w:r>
      <w:ins w:id="478" w:author="Milene França" w:date="2020-11-10T10:38:00Z">
        <w:r>
          <w:rPr>
            <w:noProof/>
            <w:webHidden/>
          </w:rPr>
          <w:t>47</w:t>
        </w:r>
        <w:r>
          <w:rPr>
            <w:noProof/>
            <w:webHidden/>
          </w:rPr>
          <w:fldChar w:fldCharType="end"/>
        </w:r>
        <w:r w:rsidRPr="00BC6598">
          <w:rPr>
            <w:rStyle w:val="Hyperlink"/>
            <w:noProof/>
          </w:rPr>
          <w:fldChar w:fldCharType="end"/>
        </w:r>
      </w:ins>
    </w:p>
    <w:p w14:paraId="0FE20876" w14:textId="0C0752E9" w:rsidR="00FE2072" w:rsidRDefault="00FE2072">
      <w:pPr>
        <w:pStyle w:val="Sumrio1"/>
        <w:rPr>
          <w:ins w:id="479" w:author="Milene França" w:date="2020-11-10T10:38:00Z"/>
          <w:rFonts w:asciiTheme="minorHAnsi" w:eastAsiaTheme="minorEastAsia" w:hAnsiTheme="minorHAnsi" w:cstheme="minorBidi"/>
          <w:noProof/>
          <w:sz w:val="22"/>
          <w:szCs w:val="22"/>
        </w:rPr>
      </w:pPr>
      <w:ins w:id="480" w:author="Milene França" w:date="2020-11-10T10:38:00Z">
        <w:r w:rsidRPr="00BC6598">
          <w:rPr>
            <w:rStyle w:val="Hyperlink"/>
            <w:noProof/>
          </w:rPr>
          <w:fldChar w:fldCharType="begin"/>
        </w:r>
        <w:r w:rsidRPr="00BC6598">
          <w:rPr>
            <w:rStyle w:val="Hyperlink"/>
            <w:noProof/>
          </w:rPr>
          <w:instrText xml:space="preserve"> </w:instrText>
        </w:r>
        <w:r>
          <w:rPr>
            <w:noProof/>
          </w:rPr>
          <w:instrText>HYPERLINK \l "_Toc55897186"</w:instrText>
        </w:r>
        <w:r w:rsidRPr="00BC6598">
          <w:rPr>
            <w:rStyle w:val="Hyperlink"/>
            <w:noProof/>
          </w:rPr>
          <w:instrText xml:space="preserve"> </w:instrText>
        </w:r>
        <w:r w:rsidRPr="00BC6598">
          <w:rPr>
            <w:rStyle w:val="Hyperlink"/>
            <w:noProof/>
          </w:rPr>
          <w:fldChar w:fldCharType="separate"/>
        </w:r>
        <w:r w:rsidRPr="00BC6598">
          <w:rPr>
            <w:rStyle w:val="Hyperlink"/>
            <w:b/>
            <w:bCs/>
            <w:noProof/>
          </w:rPr>
          <w:t>Tabela 18</w:t>
        </w:r>
        <w:r w:rsidRPr="00BC6598">
          <w:rPr>
            <w:rStyle w:val="Hyperlink"/>
            <w:noProof/>
          </w:rPr>
          <w:t xml:space="preserve"> – Otimizações alcançadas para o Estudo de Caso UEP-2</w:t>
        </w:r>
        <w:r>
          <w:rPr>
            <w:noProof/>
            <w:webHidden/>
          </w:rPr>
          <w:tab/>
        </w:r>
        <w:r>
          <w:rPr>
            <w:noProof/>
            <w:webHidden/>
          </w:rPr>
          <w:fldChar w:fldCharType="begin"/>
        </w:r>
        <w:r>
          <w:rPr>
            <w:noProof/>
            <w:webHidden/>
          </w:rPr>
          <w:instrText xml:space="preserve"> PAGEREF _Toc55897186 \h </w:instrText>
        </w:r>
      </w:ins>
      <w:r>
        <w:rPr>
          <w:noProof/>
          <w:webHidden/>
        </w:rPr>
      </w:r>
      <w:r>
        <w:rPr>
          <w:noProof/>
          <w:webHidden/>
        </w:rPr>
        <w:fldChar w:fldCharType="separate"/>
      </w:r>
      <w:ins w:id="481" w:author="Milene França" w:date="2020-11-10T10:38:00Z">
        <w:r>
          <w:rPr>
            <w:noProof/>
            <w:webHidden/>
          </w:rPr>
          <w:t>49</w:t>
        </w:r>
        <w:r>
          <w:rPr>
            <w:noProof/>
            <w:webHidden/>
          </w:rPr>
          <w:fldChar w:fldCharType="end"/>
        </w:r>
        <w:r w:rsidRPr="00BC6598">
          <w:rPr>
            <w:rStyle w:val="Hyperlink"/>
            <w:noProof/>
          </w:rPr>
          <w:fldChar w:fldCharType="end"/>
        </w:r>
      </w:ins>
    </w:p>
    <w:p w14:paraId="2A5EA028" w14:textId="16AAA173" w:rsidR="009A07AC" w:rsidDel="006372E4" w:rsidRDefault="0067573C">
      <w:pPr>
        <w:pStyle w:val="Sumrio1"/>
        <w:rPr>
          <w:del w:id="482" w:author="Milene França" w:date="2020-11-03T09:52:00Z"/>
          <w:rFonts w:asciiTheme="minorHAnsi" w:eastAsiaTheme="minorEastAsia" w:hAnsiTheme="minorHAnsi" w:cstheme="minorBidi"/>
          <w:noProof/>
          <w:sz w:val="22"/>
          <w:szCs w:val="22"/>
        </w:rPr>
      </w:pPr>
      <w:del w:id="483" w:author="Milene França" w:date="2020-11-03T09:52:00Z">
        <w:r w:rsidDel="006372E4">
          <w:rPr>
            <w:noProof/>
          </w:rPr>
          <w:fldChar w:fldCharType="begin"/>
        </w:r>
        <w:r w:rsidDel="006372E4">
          <w:rPr>
            <w:noProof/>
          </w:rPr>
          <w:delInstrText xml:space="preserve"> HYPERLINK \l "_Toc54766936" </w:delInstrText>
        </w:r>
        <w:r w:rsidDel="006372E4">
          <w:rPr>
            <w:noProof/>
          </w:rPr>
          <w:fldChar w:fldCharType="separate"/>
        </w:r>
      </w:del>
      <w:ins w:id="484" w:author="Milene França" w:date="2020-11-10T10:38:00Z">
        <w:r w:rsidR="00FE2072">
          <w:rPr>
            <w:b/>
            <w:bCs/>
            <w:noProof/>
          </w:rPr>
          <w:t>Erro! A referência de hiperlink não é válida.</w:t>
        </w:r>
      </w:ins>
      <w:del w:id="485" w:author="Milene França" w:date="2020-11-03T09:52:00Z">
        <w:r w:rsidR="009A07AC" w:rsidRPr="00464F14" w:rsidDel="006372E4">
          <w:rPr>
            <w:rStyle w:val="Hyperlink"/>
            <w:rFonts w:cs="Arial"/>
            <w:b/>
            <w:bCs/>
            <w:noProof/>
          </w:rPr>
          <w:delText>Tabela 1</w:delText>
        </w:r>
        <w:r w:rsidR="009A07AC" w:rsidRPr="00464F14" w:rsidDel="006372E4">
          <w:rPr>
            <w:rStyle w:val="Hyperlink"/>
            <w:rFonts w:cs="Arial"/>
            <w:noProof/>
          </w:rPr>
          <w:delText xml:space="preserve"> – Configuração proposta para otimização do problema</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_Toc54766936 \h </w:delInstrText>
        </w:r>
        <w:r w:rsidR="009A07AC" w:rsidDel="006372E4">
          <w:rPr>
            <w:noProof/>
            <w:webHidden/>
          </w:rPr>
        </w:r>
        <w:r w:rsidR="009A07AC" w:rsidDel="006372E4">
          <w:rPr>
            <w:noProof/>
            <w:webHidden/>
          </w:rPr>
          <w:fldChar w:fldCharType="separate"/>
        </w:r>
        <w:r w:rsidR="009A07AC" w:rsidDel="006372E4">
          <w:rPr>
            <w:noProof/>
            <w:webHidden/>
          </w:rPr>
          <w:delText>30</w:delText>
        </w:r>
        <w:r w:rsidR="009A07AC" w:rsidDel="006372E4">
          <w:rPr>
            <w:noProof/>
            <w:webHidden/>
          </w:rPr>
          <w:fldChar w:fldCharType="end"/>
        </w:r>
        <w:r w:rsidDel="006372E4">
          <w:rPr>
            <w:noProof/>
          </w:rPr>
          <w:fldChar w:fldCharType="end"/>
        </w:r>
      </w:del>
    </w:p>
    <w:p w14:paraId="0B32F35B" w14:textId="4D1FEA70" w:rsidR="009A07AC" w:rsidDel="006372E4" w:rsidRDefault="0067573C">
      <w:pPr>
        <w:pStyle w:val="Sumrio1"/>
        <w:rPr>
          <w:del w:id="486" w:author="Milene França" w:date="2020-11-03T09:52:00Z"/>
          <w:rFonts w:asciiTheme="minorHAnsi" w:eastAsiaTheme="minorEastAsia" w:hAnsiTheme="minorHAnsi" w:cstheme="minorBidi"/>
          <w:noProof/>
          <w:sz w:val="22"/>
          <w:szCs w:val="22"/>
        </w:rPr>
      </w:pPr>
      <w:del w:id="487" w:author="Milene França" w:date="2020-11-03T09:52:00Z">
        <w:r w:rsidDel="006372E4">
          <w:rPr>
            <w:noProof/>
          </w:rPr>
          <w:fldChar w:fldCharType="begin"/>
        </w:r>
        <w:r w:rsidDel="006372E4">
          <w:rPr>
            <w:noProof/>
          </w:rPr>
          <w:delInstrText xml:space="preserve"> HYPERLINK \l "_Toc54766937" </w:delInstrText>
        </w:r>
        <w:r w:rsidDel="006372E4">
          <w:rPr>
            <w:noProof/>
          </w:rPr>
          <w:fldChar w:fldCharType="separate"/>
        </w:r>
      </w:del>
      <w:ins w:id="488" w:author="Milene França" w:date="2020-11-10T10:38:00Z">
        <w:r w:rsidR="00FE2072">
          <w:rPr>
            <w:b/>
            <w:bCs/>
            <w:noProof/>
          </w:rPr>
          <w:t>Erro! A referência de hiperlink não é válida.</w:t>
        </w:r>
      </w:ins>
      <w:del w:id="489" w:author="Milene França" w:date="2020-11-03T09:52:00Z">
        <w:r w:rsidR="009A07AC" w:rsidRPr="00464F14" w:rsidDel="006372E4">
          <w:rPr>
            <w:rStyle w:val="Hyperlink"/>
            <w:rFonts w:cs="Arial"/>
            <w:b/>
            <w:bCs/>
            <w:noProof/>
          </w:rPr>
          <w:delText>Tabela 2</w:delText>
        </w:r>
        <w:r w:rsidR="009A07AC" w:rsidRPr="00464F14" w:rsidDel="006372E4">
          <w:rPr>
            <w:rStyle w:val="Hyperlink"/>
            <w:rFonts w:cs="Arial"/>
            <w:noProof/>
          </w:rPr>
          <w:delText xml:space="preserve"> – Consumo de combustível para embarcações tipo RSV e PSLV</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_Toc54766937 \h </w:delInstrText>
        </w:r>
        <w:r w:rsidR="009A07AC" w:rsidDel="006372E4">
          <w:rPr>
            <w:noProof/>
            <w:webHidden/>
          </w:rPr>
        </w:r>
        <w:r w:rsidR="009A07AC" w:rsidDel="006372E4">
          <w:rPr>
            <w:noProof/>
            <w:webHidden/>
          </w:rPr>
          <w:fldChar w:fldCharType="separate"/>
        </w:r>
        <w:r w:rsidR="009A07AC" w:rsidDel="006372E4">
          <w:rPr>
            <w:noProof/>
            <w:webHidden/>
          </w:rPr>
          <w:delText>31</w:delText>
        </w:r>
        <w:r w:rsidR="009A07AC" w:rsidDel="006372E4">
          <w:rPr>
            <w:noProof/>
            <w:webHidden/>
          </w:rPr>
          <w:fldChar w:fldCharType="end"/>
        </w:r>
        <w:r w:rsidDel="006372E4">
          <w:rPr>
            <w:noProof/>
          </w:rPr>
          <w:fldChar w:fldCharType="end"/>
        </w:r>
      </w:del>
    </w:p>
    <w:p w14:paraId="3CAE8ED9" w14:textId="0D0CB460" w:rsidR="009A07AC" w:rsidDel="006372E4" w:rsidRDefault="0067573C">
      <w:pPr>
        <w:pStyle w:val="Sumrio1"/>
        <w:rPr>
          <w:del w:id="490" w:author="Milene França" w:date="2020-11-03T09:52:00Z"/>
          <w:rFonts w:asciiTheme="minorHAnsi" w:eastAsiaTheme="minorEastAsia" w:hAnsiTheme="minorHAnsi" w:cstheme="minorBidi"/>
          <w:noProof/>
          <w:sz w:val="22"/>
          <w:szCs w:val="22"/>
        </w:rPr>
      </w:pPr>
      <w:del w:id="491" w:author="Milene França" w:date="2020-11-03T09:52:00Z">
        <w:r w:rsidDel="006372E4">
          <w:rPr>
            <w:noProof/>
          </w:rPr>
          <w:fldChar w:fldCharType="begin"/>
        </w:r>
        <w:r w:rsidDel="006372E4">
          <w:rPr>
            <w:noProof/>
          </w:rPr>
          <w:delInstrText xml:space="preserve"> HYPERLINK \l "_Toc54766938" </w:delInstrText>
        </w:r>
        <w:r w:rsidDel="006372E4">
          <w:rPr>
            <w:noProof/>
          </w:rPr>
          <w:fldChar w:fldCharType="separate"/>
        </w:r>
      </w:del>
      <w:ins w:id="492" w:author="Milene França" w:date="2020-11-10T10:38:00Z">
        <w:r w:rsidR="00FE2072">
          <w:rPr>
            <w:b/>
            <w:bCs/>
            <w:noProof/>
          </w:rPr>
          <w:t>Erro! A referência de hiperlink não é válida.</w:t>
        </w:r>
      </w:ins>
      <w:del w:id="493" w:author="Milene França" w:date="2020-11-03T09:52:00Z">
        <w:r w:rsidR="009A07AC" w:rsidRPr="00464F14" w:rsidDel="006372E4">
          <w:rPr>
            <w:rStyle w:val="Hyperlink"/>
            <w:rFonts w:cs="Arial"/>
            <w:b/>
            <w:bCs/>
            <w:noProof/>
          </w:rPr>
          <w:delText xml:space="preserve">Tabela 3 </w:delText>
        </w:r>
        <w:r w:rsidR="009A07AC" w:rsidRPr="00464F14" w:rsidDel="006372E4">
          <w:rPr>
            <w:rStyle w:val="Hyperlink"/>
            <w:rFonts w:cs="Arial"/>
            <w:noProof/>
          </w:rPr>
          <w:delText>– Emissões de gases durante operações marítimas</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_Toc54766938 \h </w:delInstrText>
        </w:r>
        <w:r w:rsidR="009A07AC" w:rsidDel="006372E4">
          <w:rPr>
            <w:noProof/>
            <w:webHidden/>
          </w:rPr>
        </w:r>
        <w:r w:rsidR="009A07AC" w:rsidDel="006372E4">
          <w:rPr>
            <w:noProof/>
            <w:webHidden/>
          </w:rPr>
          <w:fldChar w:fldCharType="separate"/>
        </w:r>
        <w:r w:rsidR="009A07AC" w:rsidDel="006372E4">
          <w:rPr>
            <w:noProof/>
            <w:webHidden/>
          </w:rPr>
          <w:delText>32</w:delText>
        </w:r>
        <w:r w:rsidR="009A07AC" w:rsidDel="006372E4">
          <w:rPr>
            <w:noProof/>
            <w:webHidden/>
          </w:rPr>
          <w:fldChar w:fldCharType="end"/>
        </w:r>
        <w:r w:rsidDel="006372E4">
          <w:rPr>
            <w:noProof/>
          </w:rPr>
          <w:fldChar w:fldCharType="end"/>
        </w:r>
      </w:del>
    </w:p>
    <w:p w14:paraId="0FAAFBCB" w14:textId="66E44B6A" w:rsidR="009A07AC" w:rsidDel="006372E4" w:rsidRDefault="0067573C">
      <w:pPr>
        <w:pStyle w:val="Sumrio1"/>
        <w:rPr>
          <w:del w:id="494" w:author="Milene França" w:date="2020-11-03T09:52:00Z"/>
          <w:rFonts w:asciiTheme="minorHAnsi" w:eastAsiaTheme="minorEastAsia" w:hAnsiTheme="minorHAnsi" w:cstheme="minorBidi"/>
          <w:noProof/>
          <w:sz w:val="22"/>
          <w:szCs w:val="22"/>
        </w:rPr>
      </w:pPr>
      <w:del w:id="495" w:author="Milene França" w:date="2020-11-03T09:52:00Z">
        <w:r w:rsidDel="006372E4">
          <w:rPr>
            <w:noProof/>
          </w:rPr>
          <w:fldChar w:fldCharType="begin"/>
        </w:r>
        <w:r w:rsidDel="006372E4">
          <w:rPr>
            <w:noProof/>
          </w:rPr>
          <w:delInstrText xml:space="preserve"> HYPERLINK \l "_Toc54766939" </w:delInstrText>
        </w:r>
        <w:r w:rsidDel="006372E4">
          <w:rPr>
            <w:noProof/>
          </w:rPr>
          <w:fldChar w:fldCharType="separate"/>
        </w:r>
      </w:del>
      <w:ins w:id="496" w:author="Milene França" w:date="2020-11-10T10:38:00Z">
        <w:r w:rsidR="00FE2072">
          <w:rPr>
            <w:b/>
            <w:bCs/>
            <w:noProof/>
          </w:rPr>
          <w:t>Erro! A referência de hiperlink não é válida.</w:t>
        </w:r>
      </w:ins>
      <w:del w:id="497" w:author="Milene França" w:date="2020-11-03T09:52:00Z">
        <w:r w:rsidR="009A07AC" w:rsidRPr="00464F14" w:rsidDel="006372E4">
          <w:rPr>
            <w:rStyle w:val="Hyperlink"/>
            <w:rFonts w:cs="Arial"/>
            <w:b/>
            <w:bCs/>
            <w:noProof/>
          </w:rPr>
          <w:delText>Tabela 4</w:delText>
        </w:r>
        <w:r w:rsidR="009A07AC" w:rsidRPr="00464F14" w:rsidDel="006372E4">
          <w:rPr>
            <w:rStyle w:val="Hyperlink"/>
            <w:rFonts w:cs="Arial"/>
            <w:noProof/>
          </w:rPr>
          <w:delText xml:space="preserve"> – Configuração das atividades de </w:delText>
        </w:r>
        <w:r w:rsidR="009A07AC" w:rsidRPr="00464F14" w:rsidDel="006372E4">
          <w:rPr>
            <w:rStyle w:val="Hyperlink"/>
            <w:rFonts w:cs="Arial"/>
            <w:i/>
            <w:iCs/>
            <w:noProof/>
          </w:rPr>
          <w:delText>pull out</w:delText>
        </w:r>
        <w:r w:rsidR="009A07AC" w:rsidRPr="00464F14" w:rsidDel="006372E4">
          <w:rPr>
            <w:rStyle w:val="Hyperlink"/>
            <w:rFonts w:cs="Arial"/>
            <w:noProof/>
          </w:rPr>
          <w:delText xml:space="preserve"> de risers para “Alternativa A”</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_Toc54766939 \h </w:delInstrText>
        </w:r>
        <w:r w:rsidR="009A07AC" w:rsidDel="006372E4">
          <w:rPr>
            <w:noProof/>
            <w:webHidden/>
          </w:rPr>
        </w:r>
        <w:r w:rsidR="009A07AC" w:rsidDel="006372E4">
          <w:rPr>
            <w:noProof/>
            <w:webHidden/>
          </w:rPr>
          <w:fldChar w:fldCharType="separate"/>
        </w:r>
        <w:r w:rsidR="009A07AC" w:rsidDel="006372E4">
          <w:rPr>
            <w:noProof/>
            <w:webHidden/>
          </w:rPr>
          <w:delText>32</w:delText>
        </w:r>
        <w:r w:rsidR="009A07AC" w:rsidDel="006372E4">
          <w:rPr>
            <w:noProof/>
            <w:webHidden/>
          </w:rPr>
          <w:fldChar w:fldCharType="end"/>
        </w:r>
        <w:r w:rsidDel="006372E4">
          <w:rPr>
            <w:noProof/>
          </w:rPr>
          <w:fldChar w:fldCharType="end"/>
        </w:r>
      </w:del>
    </w:p>
    <w:p w14:paraId="2D8A4FDF" w14:textId="056EB036" w:rsidR="009A07AC" w:rsidDel="006372E4" w:rsidRDefault="0067573C">
      <w:pPr>
        <w:pStyle w:val="Sumrio1"/>
        <w:rPr>
          <w:del w:id="498" w:author="Milene França" w:date="2020-11-03T09:52:00Z"/>
          <w:rFonts w:asciiTheme="minorHAnsi" w:eastAsiaTheme="minorEastAsia" w:hAnsiTheme="minorHAnsi" w:cstheme="minorBidi"/>
          <w:noProof/>
          <w:sz w:val="22"/>
          <w:szCs w:val="22"/>
        </w:rPr>
      </w:pPr>
      <w:del w:id="499" w:author="Milene França" w:date="2020-11-03T09:52:00Z">
        <w:r w:rsidDel="006372E4">
          <w:rPr>
            <w:noProof/>
          </w:rPr>
          <w:fldChar w:fldCharType="begin"/>
        </w:r>
        <w:r w:rsidDel="006372E4">
          <w:rPr>
            <w:noProof/>
          </w:rPr>
          <w:delInstrText xml:space="preserve"> HYPERLINK \l "_Toc54766940" </w:delInstrText>
        </w:r>
        <w:r w:rsidDel="006372E4">
          <w:rPr>
            <w:noProof/>
          </w:rPr>
          <w:fldChar w:fldCharType="separate"/>
        </w:r>
      </w:del>
      <w:ins w:id="500" w:author="Milene França" w:date="2020-11-10T10:38:00Z">
        <w:r w:rsidR="00FE2072">
          <w:rPr>
            <w:b/>
            <w:bCs/>
            <w:noProof/>
          </w:rPr>
          <w:t>Erro! A referência de hiperlink não é válida.</w:t>
        </w:r>
      </w:ins>
      <w:del w:id="501" w:author="Milene França" w:date="2020-11-03T09:52:00Z">
        <w:r w:rsidR="009A07AC" w:rsidRPr="00464F14" w:rsidDel="006372E4">
          <w:rPr>
            <w:rStyle w:val="Hyperlink"/>
            <w:rFonts w:cs="Arial"/>
            <w:b/>
            <w:bCs/>
            <w:noProof/>
          </w:rPr>
          <w:delText>Tabela 5</w:delText>
        </w:r>
        <w:r w:rsidR="009A07AC" w:rsidRPr="00464F14" w:rsidDel="006372E4">
          <w:rPr>
            <w:rStyle w:val="Hyperlink"/>
            <w:rFonts w:cs="Arial"/>
            <w:noProof/>
          </w:rPr>
          <w:delText xml:space="preserve"> - Configuração das funções objetivo para a utilização do GA na resolução do problema</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_Toc54766940 \h </w:delInstrText>
        </w:r>
        <w:r w:rsidR="009A07AC" w:rsidDel="006372E4">
          <w:rPr>
            <w:noProof/>
            <w:webHidden/>
          </w:rPr>
        </w:r>
        <w:r w:rsidR="009A07AC" w:rsidDel="006372E4">
          <w:rPr>
            <w:noProof/>
            <w:webHidden/>
          </w:rPr>
          <w:fldChar w:fldCharType="separate"/>
        </w:r>
        <w:r w:rsidR="009A07AC" w:rsidDel="006372E4">
          <w:rPr>
            <w:noProof/>
            <w:webHidden/>
          </w:rPr>
          <w:delText>33</w:delText>
        </w:r>
        <w:r w:rsidR="009A07AC" w:rsidDel="006372E4">
          <w:rPr>
            <w:noProof/>
            <w:webHidden/>
          </w:rPr>
          <w:fldChar w:fldCharType="end"/>
        </w:r>
        <w:r w:rsidDel="006372E4">
          <w:rPr>
            <w:noProof/>
          </w:rPr>
          <w:fldChar w:fldCharType="end"/>
        </w:r>
      </w:del>
    </w:p>
    <w:p w14:paraId="2E26EF89" w14:textId="5239A92B" w:rsidR="009A07AC" w:rsidDel="006372E4" w:rsidRDefault="0067573C">
      <w:pPr>
        <w:pStyle w:val="Sumrio1"/>
        <w:rPr>
          <w:del w:id="502" w:author="Milene França" w:date="2020-11-03T09:52:00Z"/>
          <w:rFonts w:asciiTheme="minorHAnsi" w:eastAsiaTheme="minorEastAsia" w:hAnsiTheme="minorHAnsi" w:cstheme="minorBidi"/>
          <w:noProof/>
          <w:sz w:val="22"/>
          <w:szCs w:val="22"/>
        </w:rPr>
      </w:pPr>
      <w:del w:id="503" w:author="Milene França" w:date="2020-11-03T09:52:00Z">
        <w:r w:rsidDel="006372E4">
          <w:rPr>
            <w:noProof/>
          </w:rPr>
          <w:fldChar w:fldCharType="begin"/>
        </w:r>
        <w:r w:rsidDel="006372E4">
          <w:rPr>
            <w:noProof/>
          </w:rPr>
          <w:delInstrText xml:space="preserve"> HYPERLINK \l "_Toc54766941" </w:delInstrText>
        </w:r>
        <w:r w:rsidDel="006372E4">
          <w:rPr>
            <w:noProof/>
          </w:rPr>
          <w:fldChar w:fldCharType="separate"/>
        </w:r>
      </w:del>
      <w:ins w:id="504" w:author="Milene França" w:date="2020-11-10T10:38:00Z">
        <w:r w:rsidR="00FE2072">
          <w:rPr>
            <w:b/>
            <w:bCs/>
            <w:noProof/>
          </w:rPr>
          <w:t>Erro! A referência de hiperlink não é válida.</w:t>
        </w:r>
      </w:ins>
      <w:del w:id="505" w:author="Milene França" w:date="2020-11-03T09:52:00Z">
        <w:r w:rsidR="009A07AC" w:rsidRPr="00464F14" w:rsidDel="006372E4">
          <w:rPr>
            <w:rStyle w:val="Hyperlink"/>
            <w:rFonts w:cs="Arial"/>
            <w:b/>
            <w:bCs/>
            <w:noProof/>
          </w:rPr>
          <w:delText>Tabela 6</w:delText>
        </w:r>
        <w:r w:rsidR="009A07AC" w:rsidRPr="00464F14" w:rsidDel="006372E4">
          <w:rPr>
            <w:rStyle w:val="Hyperlink"/>
            <w:rFonts w:cs="Arial"/>
            <w:noProof/>
          </w:rPr>
          <w:delText xml:space="preserve"> - Configuração da função objetivo para a utilização do GA na resolução do problema, considerando somente o custo das atividades de </w:delText>
        </w:r>
        <w:r w:rsidR="009A07AC" w:rsidRPr="00464F14" w:rsidDel="006372E4">
          <w:rPr>
            <w:rStyle w:val="Hyperlink"/>
            <w:rFonts w:cs="Arial"/>
            <w:i/>
            <w:iCs/>
            <w:noProof/>
          </w:rPr>
          <w:delText>pull out</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_Toc54766941 \h </w:delInstrText>
        </w:r>
        <w:r w:rsidR="009A07AC" w:rsidDel="006372E4">
          <w:rPr>
            <w:noProof/>
            <w:webHidden/>
          </w:rPr>
        </w:r>
        <w:r w:rsidR="009A07AC" w:rsidDel="006372E4">
          <w:rPr>
            <w:noProof/>
            <w:webHidden/>
          </w:rPr>
          <w:fldChar w:fldCharType="separate"/>
        </w:r>
        <w:r w:rsidR="009A07AC" w:rsidDel="006372E4">
          <w:rPr>
            <w:noProof/>
            <w:webHidden/>
          </w:rPr>
          <w:delText>33</w:delText>
        </w:r>
        <w:r w:rsidR="009A07AC" w:rsidDel="006372E4">
          <w:rPr>
            <w:noProof/>
            <w:webHidden/>
          </w:rPr>
          <w:fldChar w:fldCharType="end"/>
        </w:r>
        <w:r w:rsidDel="006372E4">
          <w:rPr>
            <w:noProof/>
          </w:rPr>
          <w:fldChar w:fldCharType="end"/>
        </w:r>
      </w:del>
    </w:p>
    <w:p w14:paraId="26C02639" w14:textId="06D78157" w:rsidR="009A07AC" w:rsidDel="006372E4" w:rsidRDefault="0067573C">
      <w:pPr>
        <w:pStyle w:val="Sumrio1"/>
        <w:rPr>
          <w:del w:id="506" w:author="Milene França" w:date="2020-11-03T09:52:00Z"/>
          <w:rFonts w:asciiTheme="minorHAnsi" w:eastAsiaTheme="minorEastAsia" w:hAnsiTheme="minorHAnsi" w:cstheme="minorBidi"/>
          <w:noProof/>
          <w:sz w:val="22"/>
          <w:szCs w:val="22"/>
        </w:rPr>
      </w:pPr>
      <w:del w:id="507" w:author="Milene França" w:date="2020-11-03T09:52:00Z">
        <w:r w:rsidDel="006372E4">
          <w:rPr>
            <w:noProof/>
          </w:rPr>
          <w:fldChar w:fldCharType="begin"/>
        </w:r>
        <w:r w:rsidDel="006372E4">
          <w:rPr>
            <w:noProof/>
          </w:rPr>
          <w:delInstrText xml:space="preserve"> HYPERLINK \l "_Toc54766942" </w:delInstrText>
        </w:r>
        <w:r w:rsidDel="006372E4">
          <w:rPr>
            <w:noProof/>
          </w:rPr>
          <w:fldChar w:fldCharType="separate"/>
        </w:r>
      </w:del>
      <w:ins w:id="508" w:author="Milene França" w:date="2020-11-10T10:38:00Z">
        <w:r w:rsidR="00FE2072">
          <w:rPr>
            <w:b/>
            <w:bCs/>
            <w:noProof/>
          </w:rPr>
          <w:t>Erro! A referência de hiperlink não é válida.</w:t>
        </w:r>
      </w:ins>
      <w:del w:id="509" w:author="Milene França" w:date="2020-11-03T09:52:00Z">
        <w:r w:rsidR="009A07AC" w:rsidRPr="00464F14" w:rsidDel="006372E4">
          <w:rPr>
            <w:rStyle w:val="Hyperlink"/>
            <w:rFonts w:cs="Arial"/>
            <w:b/>
            <w:bCs/>
            <w:noProof/>
          </w:rPr>
          <w:delText xml:space="preserve">Tabela 7 </w:delText>
        </w:r>
        <w:r w:rsidR="009A07AC" w:rsidRPr="00464F14" w:rsidDel="006372E4">
          <w:rPr>
            <w:rStyle w:val="Hyperlink"/>
            <w:rFonts w:cs="Arial"/>
            <w:noProof/>
          </w:rPr>
          <w:delText>- Configuração de várias opções para a função objetivo</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_Toc54766942 \h </w:delInstrText>
        </w:r>
        <w:r w:rsidR="009A07AC" w:rsidDel="006372E4">
          <w:rPr>
            <w:noProof/>
            <w:webHidden/>
          </w:rPr>
        </w:r>
        <w:r w:rsidR="009A07AC" w:rsidDel="006372E4">
          <w:rPr>
            <w:noProof/>
            <w:webHidden/>
          </w:rPr>
          <w:fldChar w:fldCharType="separate"/>
        </w:r>
        <w:r w:rsidR="009A07AC" w:rsidDel="006372E4">
          <w:rPr>
            <w:noProof/>
            <w:webHidden/>
          </w:rPr>
          <w:delText>34</w:delText>
        </w:r>
        <w:r w:rsidR="009A07AC" w:rsidDel="006372E4">
          <w:rPr>
            <w:noProof/>
            <w:webHidden/>
          </w:rPr>
          <w:fldChar w:fldCharType="end"/>
        </w:r>
        <w:r w:rsidDel="006372E4">
          <w:rPr>
            <w:noProof/>
          </w:rPr>
          <w:fldChar w:fldCharType="end"/>
        </w:r>
      </w:del>
    </w:p>
    <w:p w14:paraId="34872F2D" w14:textId="7B95E411" w:rsidR="009A07AC" w:rsidDel="006372E4" w:rsidRDefault="0067573C">
      <w:pPr>
        <w:pStyle w:val="Sumrio1"/>
        <w:rPr>
          <w:del w:id="510" w:author="Milene França" w:date="2020-11-03T09:52:00Z"/>
          <w:rFonts w:asciiTheme="minorHAnsi" w:eastAsiaTheme="minorEastAsia" w:hAnsiTheme="minorHAnsi" w:cstheme="minorBidi"/>
          <w:noProof/>
          <w:sz w:val="22"/>
          <w:szCs w:val="22"/>
        </w:rPr>
      </w:pPr>
      <w:del w:id="511" w:author="Milene França" w:date="2020-11-03T09:52:00Z">
        <w:r w:rsidDel="006372E4">
          <w:rPr>
            <w:noProof/>
          </w:rPr>
          <w:fldChar w:fldCharType="begin"/>
        </w:r>
        <w:r w:rsidDel="006372E4">
          <w:rPr>
            <w:noProof/>
          </w:rPr>
          <w:delInstrText xml:space="preserve"> HYPERLINK \l "_Toc54766943" </w:delInstrText>
        </w:r>
        <w:r w:rsidDel="006372E4">
          <w:rPr>
            <w:noProof/>
          </w:rPr>
          <w:fldChar w:fldCharType="separate"/>
        </w:r>
      </w:del>
      <w:ins w:id="512" w:author="Milene França" w:date="2020-11-10T10:38:00Z">
        <w:r w:rsidR="00FE2072">
          <w:rPr>
            <w:b/>
            <w:bCs/>
            <w:noProof/>
          </w:rPr>
          <w:t>Erro! A referência de hiperlink não é válida.</w:t>
        </w:r>
      </w:ins>
      <w:del w:id="513" w:author="Milene França" w:date="2020-11-03T09:52:00Z">
        <w:r w:rsidR="009A07AC" w:rsidRPr="00464F14" w:rsidDel="006372E4">
          <w:rPr>
            <w:rStyle w:val="Hyperlink"/>
            <w:b/>
            <w:bCs/>
            <w:noProof/>
          </w:rPr>
          <w:delText xml:space="preserve">Tabela 8 </w:delText>
        </w:r>
        <w:r w:rsidR="009A07AC" w:rsidRPr="00464F14" w:rsidDel="006372E4">
          <w:rPr>
            <w:rStyle w:val="Hyperlink"/>
            <w:noProof/>
          </w:rPr>
          <w:delText xml:space="preserve">– Decodificação das Alternativas de </w:delText>
        </w:r>
        <w:r w:rsidR="009A07AC" w:rsidRPr="00464F14" w:rsidDel="006372E4">
          <w:rPr>
            <w:rStyle w:val="Hyperlink"/>
            <w:i/>
            <w:iCs/>
            <w:noProof/>
          </w:rPr>
          <w:delText>Pull Out</w:delText>
        </w:r>
        <w:r w:rsidR="009A07AC" w:rsidRPr="00464F14" w:rsidDel="006372E4">
          <w:rPr>
            <w:rStyle w:val="Hyperlink"/>
            <w:noProof/>
          </w:rPr>
          <w:delText xml:space="preserve"> de Risers para o Estudo de Caso UEP-1</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_Toc54766943 \h </w:delInstrText>
        </w:r>
        <w:r w:rsidR="009A07AC" w:rsidDel="006372E4">
          <w:rPr>
            <w:noProof/>
            <w:webHidden/>
          </w:rPr>
        </w:r>
        <w:r w:rsidR="009A07AC" w:rsidDel="006372E4">
          <w:rPr>
            <w:noProof/>
            <w:webHidden/>
          </w:rPr>
          <w:fldChar w:fldCharType="separate"/>
        </w:r>
        <w:r w:rsidR="009A07AC" w:rsidDel="006372E4">
          <w:rPr>
            <w:noProof/>
            <w:webHidden/>
          </w:rPr>
          <w:delText>36</w:delText>
        </w:r>
        <w:r w:rsidR="009A07AC" w:rsidDel="006372E4">
          <w:rPr>
            <w:noProof/>
            <w:webHidden/>
          </w:rPr>
          <w:fldChar w:fldCharType="end"/>
        </w:r>
        <w:r w:rsidDel="006372E4">
          <w:rPr>
            <w:noProof/>
          </w:rPr>
          <w:fldChar w:fldCharType="end"/>
        </w:r>
      </w:del>
    </w:p>
    <w:p w14:paraId="41299C5A" w14:textId="0DD7CC31" w:rsidR="009A07AC" w:rsidDel="006372E4" w:rsidRDefault="0067573C">
      <w:pPr>
        <w:pStyle w:val="Sumrio1"/>
        <w:rPr>
          <w:del w:id="514" w:author="Milene França" w:date="2020-11-03T09:52:00Z"/>
          <w:rFonts w:asciiTheme="minorHAnsi" w:eastAsiaTheme="minorEastAsia" w:hAnsiTheme="minorHAnsi" w:cstheme="minorBidi"/>
          <w:noProof/>
          <w:sz w:val="22"/>
          <w:szCs w:val="22"/>
        </w:rPr>
      </w:pPr>
      <w:del w:id="515" w:author="Milene França" w:date="2020-11-03T09:52:00Z">
        <w:r w:rsidDel="006372E4">
          <w:rPr>
            <w:noProof/>
          </w:rPr>
          <w:fldChar w:fldCharType="begin"/>
        </w:r>
        <w:r w:rsidDel="006372E4">
          <w:rPr>
            <w:noProof/>
          </w:rPr>
          <w:delInstrText xml:space="preserve"> HYPERLINK \l "_Toc54766944" </w:delInstrText>
        </w:r>
        <w:r w:rsidDel="006372E4">
          <w:rPr>
            <w:noProof/>
          </w:rPr>
          <w:fldChar w:fldCharType="separate"/>
        </w:r>
      </w:del>
      <w:ins w:id="516" w:author="Milene França" w:date="2020-11-10T10:38:00Z">
        <w:r w:rsidR="00FE2072">
          <w:rPr>
            <w:b/>
            <w:bCs/>
            <w:noProof/>
          </w:rPr>
          <w:t>Erro! A referência de hiperlink não é válida.</w:t>
        </w:r>
      </w:ins>
      <w:del w:id="517" w:author="Milene França" w:date="2020-11-03T09:52:00Z">
        <w:r w:rsidR="009A07AC" w:rsidRPr="00464F14" w:rsidDel="006372E4">
          <w:rPr>
            <w:rStyle w:val="Hyperlink"/>
            <w:rFonts w:cs="Arial"/>
            <w:b/>
            <w:bCs/>
            <w:noProof/>
          </w:rPr>
          <w:delText>Tabela 9</w:delText>
        </w:r>
        <w:r w:rsidR="009A07AC" w:rsidRPr="00464F14" w:rsidDel="006372E4">
          <w:rPr>
            <w:rStyle w:val="Hyperlink"/>
            <w:rFonts w:cs="Arial"/>
            <w:noProof/>
          </w:rPr>
          <w:delText xml:space="preserve"> – Comprimento e alternativas “caso base” de </w:delText>
        </w:r>
        <w:r w:rsidR="009A07AC" w:rsidRPr="00464F14" w:rsidDel="006372E4">
          <w:rPr>
            <w:rStyle w:val="Hyperlink"/>
            <w:rFonts w:cs="Arial"/>
            <w:i/>
            <w:iCs/>
            <w:noProof/>
          </w:rPr>
          <w:delText>Pull out</w:delText>
        </w:r>
        <w:r w:rsidR="009A07AC" w:rsidRPr="00464F14" w:rsidDel="006372E4">
          <w:rPr>
            <w:rStyle w:val="Hyperlink"/>
            <w:rFonts w:cs="Arial"/>
            <w:noProof/>
          </w:rPr>
          <w:delText xml:space="preserve"> dos risers do Estudo de Caso UEP-1</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_Toc54766944 \h </w:delInstrText>
        </w:r>
        <w:r w:rsidR="009A07AC" w:rsidDel="006372E4">
          <w:rPr>
            <w:noProof/>
            <w:webHidden/>
          </w:rPr>
        </w:r>
        <w:r w:rsidR="009A07AC" w:rsidDel="006372E4">
          <w:rPr>
            <w:noProof/>
            <w:webHidden/>
          </w:rPr>
          <w:fldChar w:fldCharType="separate"/>
        </w:r>
        <w:r w:rsidR="009A07AC" w:rsidDel="006372E4">
          <w:rPr>
            <w:noProof/>
            <w:webHidden/>
          </w:rPr>
          <w:delText>36</w:delText>
        </w:r>
        <w:r w:rsidR="009A07AC" w:rsidDel="006372E4">
          <w:rPr>
            <w:noProof/>
            <w:webHidden/>
          </w:rPr>
          <w:fldChar w:fldCharType="end"/>
        </w:r>
        <w:r w:rsidDel="006372E4">
          <w:rPr>
            <w:noProof/>
          </w:rPr>
          <w:fldChar w:fldCharType="end"/>
        </w:r>
      </w:del>
    </w:p>
    <w:p w14:paraId="745FFBB7" w14:textId="4F09C098" w:rsidR="009A07AC" w:rsidDel="006372E4" w:rsidRDefault="0067573C">
      <w:pPr>
        <w:pStyle w:val="Sumrio1"/>
        <w:rPr>
          <w:del w:id="518" w:author="Milene França" w:date="2020-11-03T09:52:00Z"/>
          <w:rFonts w:asciiTheme="minorHAnsi" w:eastAsiaTheme="minorEastAsia" w:hAnsiTheme="minorHAnsi" w:cstheme="minorBidi"/>
          <w:noProof/>
          <w:sz w:val="22"/>
          <w:szCs w:val="22"/>
        </w:rPr>
      </w:pPr>
      <w:del w:id="519" w:author="Milene França" w:date="2020-11-03T09:52:00Z">
        <w:r w:rsidDel="006372E4">
          <w:rPr>
            <w:noProof/>
          </w:rPr>
          <w:fldChar w:fldCharType="begin"/>
        </w:r>
        <w:r w:rsidDel="006372E4">
          <w:rPr>
            <w:noProof/>
          </w:rPr>
          <w:delInstrText xml:space="preserve"> HYPERLINK \l "_Toc54766945" </w:delInstrText>
        </w:r>
        <w:r w:rsidDel="006372E4">
          <w:rPr>
            <w:noProof/>
          </w:rPr>
          <w:fldChar w:fldCharType="separate"/>
        </w:r>
      </w:del>
      <w:ins w:id="520" w:author="Milene França" w:date="2020-11-10T10:38:00Z">
        <w:r w:rsidR="00FE2072">
          <w:rPr>
            <w:b/>
            <w:bCs/>
            <w:noProof/>
          </w:rPr>
          <w:t>Erro! A referência de hiperlink não é válida.</w:t>
        </w:r>
      </w:ins>
      <w:del w:id="521" w:author="Milene França" w:date="2020-11-03T09:52:00Z">
        <w:r w:rsidR="009A07AC" w:rsidRPr="00464F14" w:rsidDel="006372E4">
          <w:rPr>
            <w:rStyle w:val="Hyperlink"/>
            <w:b/>
            <w:bCs/>
            <w:noProof/>
          </w:rPr>
          <w:delText>Tabela 10</w:delText>
        </w:r>
        <w:r w:rsidR="009A07AC" w:rsidRPr="00464F14" w:rsidDel="006372E4">
          <w:rPr>
            <w:rStyle w:val="Hyperlink"/>
            <w:noProof/>
          </w:rPr>
          <w:delText xml:space="preserve"> – Resultados do “caso base” para as possíveis funções objetivo do Estudo de Caso UEP-1</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_Toc54766945 \h </w:delInstrText>
        </w:r>
        <w:r w:rsidR="009A07AC" w:rsidDel="006372E4">
          <w:rPr>
            <w:noProof/>
            <w:webHidden/>
          </w:rPr>
        </w:r>
        <w:r w:rsidR="009A07AC" w:rsidDel="006372E4">
          <w:rPr>
            <w:noProof/>
            <w:webHidden/>
          </w:rPr>
          <w:fldChar w:fldCharType="separate"/>
        </w:r>
        <w:r w:rsidR="009A07AC" w:rsidDel="006372E4">
          <w:rPr>
            <w:noProof/>
            <w:webHidden/>
          </w:rPr>
          <w:delText>37</w:delText>
        </w:r>
        <w:r w:rsidR="009A07AC" w:rsidDel="006372E4">
          <w:rPr>
            <w:noProof/>
            <w:webHidden/>
          </w:rPr>
          <w:fldChar w:fldCharType="end"/>
        </w:r>
        <w:r w:rsidDel="006372E4">
          <w:rPr>
            <w:noProof/>
          </w:rPr>
          <w:fldChar w:fldCharType="end"/>
        </w:r>
      </w:del>
    </w:p>
    <w:p w14:paraId="21487F36" w14:textId="42DB27C9" w:rsidR="009A07AC" w:rsidDel="006372E4" w:rsidRDefault="0067573C">
      <w:pPr>
        <w:pStyle w:val="Sumrio1"/>
        <w:rPr>
          <w:del w:id="522" w:author="Milene França" w:date="2020-11-03T09:52:00Z"/>
          <w:rFonts w:asciiTheme="minorHAnsi" w:eastAsiaTheme="minorEastAsia" w:hAnsiTheme="minorHAnsi" w:cstheme="minorBidi"/>
          <w:noProof/>
          <w:sz w:val="22"/>
          <w:szCs w:val="22"/>
        </w:rPr>
      </w:pPr>
      <w:del w:id="523" w:author="Milene França" w:date="2020-11-03T09:52:00Z">
        <w:r w:rsidDel="006372E4">
          <w:rPr>
            <w:noProof/>
          </w:rPr>
          <w:fldChar w:fldCharType="begin"/>
        </w:r>
        <w:r w:rsidDel="006372E4">
          <w:rPr>
            <w:noProof/>
          </w:rPr>
          <w:delInstrText xml:space="preserve"> HYPERLINK \l "_Toc54766946" </w:delInstrText>
        </w:r>
        <w:r w:rsidDel="006372E4">
          <w:rPr>
            <w:noProof/>
          </w:rPr>
          <w:fldChar w:fldCharType="separate"/>
        </w:r>
      </w:del>
      <w:ins w:id="524" w:author="Milene França" w:date="2020-11-10T10:38:00Z">
        <w:r w:rsidR="00FE2072">
          <w:rPr>
            <w:b/>
            <w:bCs/>
            <w:noProof/>
          </w:rPr>
          <w:t>Erro! A referência de hiperlink não é válida.</w:t>
        </w:r>
      </w:ins>
      <w:del w:id="525" w:author="Milene França" w:date="2020-11-03T09:52:00Z">
        <w:r w:rsidR="009A07AC" w:rsidRPr="00464F14" w:rsidDel="006372E4">
          <w:rPr>
            <w:rStyle w:val="Hyperlink"/>
            <w:rFonts w:cs="Arial"/>
            <w:b/>
            <w:bCs/>
            <w:noProof/>
          </w:rPr>
          <w:delText>Tabela 11</w:delText>
        </w:r>
        <w:r w:rsidR="009A07AC" w:rsidRPr="00464F14" w:rsidDel="006372E4">
          <w:rPr>
            <w:rStyle w:val="Hyperlink"/>
            <w:rFonts w:cs="Arial"/>
            <w:noProof/>
          </w:rPr>
          <w:delText xml:space="preserve"> – Resultados das otimizações realizadas para o Estudo de Caso UEP-1</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_Toc54766946 \h </w:delInstrText>
        </w:r>
        <w:r w:rsidR="009A07AC" w:rsidDel="006372E4">
          <w:rPr>
            <w:noProof/>
            <w:webHidden/>
          </w:rPr>
        </w:r>
        <w:r w:rsidR="009A07AC" w:rsidDel="006372E4">
          <w:rPr>
            <w:noProof/>
            <w:webHidden/>
          </w:rPr>
          <w:fldChar w:fldCharType="separate"/>
        </w:r>
        <w:r w:rsidR="009A07AC" w:rsidDel="006372E4">
          <w:rPr>
            <w:noProof/>
            <w:webHidden/>
          </w:rPr>
          <w:delText>38</w:delText>
        </w:r>
        <w:r w:rsidR="009A07AC" w:rsidDel="006372E4">
          <w:rPr>
            <w:noProof/>
            <w:webHidden/>
          </w:rPr>
          <w:fldChar w:fldCharType="end"/>
        </w:r>
        <w:r w:rsidDel="006372E4">
          <w:rPr>
            <w:noProof/>
          </w:rPr>
          <w:fldChar w:fldCharType="end"/>
        </w:r>
      </w:del>
    </w:p>
    <w:p w14:paraId="75450B76" w14:textId="3BE132D4" w:rsidR="009A07AC" w:rsidDel="006372E4" w:rsidRDefault="0067573C">
      <w:pPr>
        <w:pStyle w:val="Sumrio1"/>
        <w:rPr>
          <w:del w:id="526" w:author="Milene França" w:date="2020-11-03T09:52:00Z"/>
          <w:rFonts w:asciiTheme="minorHAnsi" w:eastAsiaTheme="minorEastAsia" w:hAnsiTheme="minorHAnsi" w:cstheme="minorBidi"/>
          <w:noProof/>
          <w:sz w:val="22"/>
          <w:szCs w:val="22"/>
        </w:rPr>
      </w:pPr>
      <w:del w:id="527" w:author="Milene França" w:date="2020-11-03T09:52:00Z">
        <w:r w:rsidDel="006372E4">
          <w:rPr>
            <w:noProof/>
          </w:rPr>
          <w:fldChar w:fldCharType="begin"/>
        </w:r>
        <w:r w:rsidDel="006372E4">
          <w:rPr>
            <w:noProof/>
          </w:rPr>
          <w:delInstrText xml:space="preserve"> HYPERLINK \l "_Toc54766947" </w:delInstrText>
        </w:r>
        <w:r w:rsidDel="006372E4">
          <w:rPr>
            <w:noProof/>
          </w:rPr>
          <w:fldChar w:fldCharType="separate"/>
        </w:r>
      </w:del>
      <w:ins w:id="528" w:author="Milene França" w:date="2020-11-10T10:38:00Z">
        <w:r w:rsidR="00FE2072">
          <w:rPr>
            <w:b/>
            <w:bCs/>
            <w:noProof/>
          </w:rPr>
          <w:t>Erro! A referência de hiperlink não é válida.</w:t>
        </w:r>
      </w:ins>
      <w:del w:id="529" w:author="Milene França" w:date="2020-11-03T09:52:00Z">
        <w:r w:rsidR="009A07AC" w:rsidRPr="00464F14" w:rsidDel="006372E4">
          <w:rPr>
            <w:rStyle w:val="Hyperlink"/>
            <w:rFonts w:cs="Arial"/>
            <w:b/>
            <w:bCs/>
            <w:noProof/>
          </w:rPr>
          <w:delText xml:space="preserve">Tabela 12 </w:delText>
        </w:r>
        <w:r w:rsidR="009A07AC" w:rsidRPr="00464F14" w:rsidDel="006372E4">
          <w:rPr>
            <w:rStyle w:val="Hyperlink"/>
            <w:rFonts w:cs="Arial"/>
            <w:noProof/>
          </w:rPr>
          <w:delText>– Resultados das otimizações realizadas para o Estudo de Caso UEP-1, considerando embarcações do tipo RSV e PLSV e somente PLSV</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_Toc54766947 \h </w:delInstrText>
        </w:r>
        <w:r w:rsidR="009A07AC" w:rsidDel="006372E4">
          <w:rPr>
            <w:noProof/>
            <w:webHidden/>
          </w:rPr>
        </w:r>
        <w:r w:rsidR="009A07AC" w:rsidDel="006372E4">
          <w:rPr>
            <w:noProof/>
            <w:webHidden/>
          </w:rPr>
          <w:fldChar w:fldCharType="separate"/>
        </w:r>
        <w:r w:rsidR="009A07AC" w:rsidDel="006372E4">
          <w:rPr>
            <w:noProof/>
            <w:webHidden/>
          </w:rPr>
          <w:delText>39</w:delText>
        </w:r>
        <w:r w:rsidR="009A07AC" w:rsidDel="006372E4">
          <w:rPr>
            <w:noProof/>
            <w:webHidden/>
          </w:rPr>
          <w:fldChar w:fldCharType="end"/>
        </w:r>
        <w:r w:rsidDel="006372E4">
          <w:rPr>
            <w:noProof/>
          </w:rPr>
          <w:fldChar w:fldCharType="end"/>
        </w:r>
      </w:del>
    </w:p>
    <w:p w14:paraId="74D5ADB1" w14:textId="2E5A822E" w:rsidR="009A07AC" w:rsidDel="006372E4" w:rsidRDefault="0067573C">
      <w:pPr>
        <w:pStyle w:val="Sumrio1"/>
        <w:rPr>
          <w:del w:id="530" w:author="Milene França" w:date="2020-11-03T09:52:00Z"/>
          <w:rFonts w:asciiTheme="minorHAnsi" w:eastAsiaTheme="minorEastAsia" w:hAnsiTheme="minorHAnsi" w:cstheme="minorBidi"/>
          <w:noProof/>
          <w:sz w:val="22"/>
          <w:szCs w:val="22"/>
        </w:rPr>
      </w:pPr>
      <w:del w:id="531" w:author="Milene França" w:date="2020-11-03T09:52:00Z">
        <w:r w:rsidDel="006372E4">
          <w:rPr>
            <w:noProof/>
          </w:rPr>
          <w:fldChar w:fldCharType="begin"/>
        </w:r>
        <w:r w:rsidDel="006372E4">
          <w:rPr>
            <w:noProof/>
          </w:rPr>
          <w:delInstrText xml:space="preserve"> HYPERLINK \l "_Toc54766948" </w:delInstrText>
        </w:r>
        <w:r w:rsidDel="006372E4">
          <w:rPr>
            <w:noProof/>
          </w:rPr>
          <w:fldChar w:fldCharType="separate"/>
        </w:r>
      </w:del>
      <w:ins w:id="532" w:author="Milene França" w:date="2020-11-10T10:38:00Z">
        <w:r w:rsidR="00FE2072">
          <w:rPr>
            <w:b/>
            <w:bCs/>
            <w:noProof/>
          </w:rPr>
          <w:t>Erro! A referência de hiperlink não é válida.</w:t>
        </w:r>
      </w:ins>
      <w:del w:id="533" w:author="Milene França" w:date="2020-11-03T09:52:00Z">
        <w:r w:rsidR="009A07AC" w:rsidRPr="00464F14" w:rsidDel="006372E4">
          <w:rPr>
            <w:rStyle w:val="Hyperlink"/>
            <w:rFonts w:cs="Arial"/>
            <w:b/>
            <w:bCs/>
            <w:noProof/>
          </w:rPr>
          <w:delText xml:space="preserve">Tabela 13 </w:delText>
        </w:r>
        <w:r w:rsidR="009A07AC" w:rsidRPr="00464F14" w:rsidDel="006372E4">
          <w:rPr>
            <w:rStyle w:val="Hyperlink"/>
            <w:rFonts w:cs="Arial"/>
            <w:noProof/>
          </w:rPr>
          <w:delText xml:space="preserve">– Decodificação das Alternativas de </w:delText>
        </w:r>
        <w:r w:rsidR="009A07AC" w:rsidRPr="00464F14" w:rsidDel="006372E4">
          <w:rPr>
            <w:rStyle w:val="Hyperlink"/>
            <w:rFonts w:cs="Arial"/>
            <w:i/>
            <w:iCs/>
            <w:noProof/>
          </w:rPr>
          <w:delText>Pull Out</w:delText>
        </w:r>
        <w:r w:rsidR="009A07AC" w:rsidRPr="00464F14" w:rsidDel="006372E4">
          <w:rPr>
            <w:rStyle w:val="Hyperlink"/>
            <w:rFonts w:cs="Arial"/>
            <w:noProof/>
          </w:rPr>
          <w:delText xml:space="preserve"> de Risers para o Estudo de Caso UEP-2</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_Toc54766948 \h </w:delInstrText>
        </w:r>
        <w:r w:rsidR="009A07AC" w:rsidDel="006372E4">
          <w:rPr>
            <w:noProof/>
            <w:webHidden/>
          </w:rPr>
        </w:r>
        <w:r w:rsidR="009A07AC" w:rsidDel="006372E4">
          <w:rPr>
            <w:noProof/>
            <w:webHidden/>
          </w:rPr>
          <w:fldChar w:fldCharType="separate"/>
        </w:r>
        <w:r w:rsidR="009A07AC" w:rsidDel="006372E4">
          <w:rPr>
            <w:noProof/>
            <w:webHidden/>
          </w:rPr>
          <w:delText>41</w:delText>
        </w:r>
        <w:r w:rsidR="009A07AC" w:rsidDel="006372E4">
          <w:rPr>
            <w:noProof/>
            <w:webHidden/>
          </w:rPr>
          <w:fldChar w:fldCharType="end"/>
        </w:r>
        <w:r w:rsidDel="006372E4">
          <w:rPr>
            <w:noProof/>
          </w:rPr>
          <w:fldChar w:fldCharType="end"/>
        </w:r>
      </w:del>
    </w:p>
    <w:p w14:paraId="44755B02" w14:textId="117E2E13" w:rsidR="009A07AC" w:rsidDel="006372E4" w:rsidRDefault="0067573C">
      <w:pPr>
        <w:pStyle w:val="Sumrio1"/>
        <w:rPr>
          <w:del w:id="534" w:author="Milene França" w:date="2020-11-03T09:52:00Z"/>
          <w:rFonts w:asciiTheme="minorHAnsi" w:eastAsiaTheme="minorEastAsia" w:hAnsiTheme="minorHAnsi" w:cstheme="minorBidi"/>
          <w:noProof/>
          <w:sz w:val="22"/>
          <w:szCs w:val="22"/>
        </w:rPr>
      </w:pPr>
      <w:del w:id="535" w:author="Milene França" w:date="2020-11-03T09:52:00Z">
        <w:r w:rsidDel="006372E4">
          <w:rPr>
            <w:noProof/>
          </w:rPr>
          <w:fldChar w:fldCharType="begin"/>
        </w:r>
        <w:r w:rsidDel="006372E4">
          <w:rPr>
            <w:noProof/>
          </w:rPr>
          <w:delInstrText xml:space="preserve"> HYPERLINK \l "_Toc54766949" </w:delInstrText>
        </w:r>
        <w:r w:rsidDel="006372E4">
          <w:rPr>
            <w:noProof/>
          </w:rPr>
          <w:fldChar w:fldCharType="separate"/>
        </w:r>
      </w:del>
      <w:ins w:id="536" w:author="Milene França" w:date="2020-11-10T10:38:00Z">
        <w:r w:rsidR="00FE2072">
          <w:rPr>
            <w:b/>
            <w:bCs/>
            <w:noProof/>
          </w:rPr>
          <w:t>Erro! A referência de hiperlink não é válida.</w:t>
        </w:r>
      </w:ins>
      <w:del w:id="537" w:author="Milene França" w:date="2020-11-03T09:52:00Z">
        <w:r w:rsidR="009A07AC" w:rsidRPr="00464F14" w:rsidDel="006372E4">
          <w:rPr>
            <w:rStyle w:val="Hyperlink"/>
            <w:rFonts w:cs="Arial"/>
            <w:b/>
            <w:bCs/>
            <w:noProof/>
          </w:rPr>
          <w:delText>Tabela 14</w:delText>
        </w:r>
        <w:r w:rsidR="009A07AC" w:rsidRPr="00464F14" w:rsidDel="006372E4">
          <w:rPr>
            <w:rStyle w:val="Hyperlink"/>
            <w:rFonts w:cs="Arial"/>
            <w:noProof/>
          </w:rPr>
          <w:delText xml:space="preserve"> – Comprimento, tipo de linha, restrições e alternativas de </w:delText>
        </w:r>
        <w:r w:rsidR="009A07AC" w:rsidRPr="00464F14" w:rsidDel="006372E4">
          <w:rPr>
            <w:rStyle w:val="Hyperlink"/>
            <w:rFonts w:cs="Arial"/>
            <w:i/>
            <w:iCs/>
            <w:noProof/>
          </w:rPr>
          <w:delText>Pull out</w:delText>
        </w:r>
        <w:r w:rsidR="009A07AC" w:rsidRPr="00464F14" w:rsidDel="006372E4">
          <w:rPr>
            <w:rStyle w:val="Hyperlink"/>
            <w:rFonts w:cs="Arial"/>
            <w:noProof/>
          </w:rPr>
          <w:delText xml:space="preserve"> dos risers do Estudo de Caso UEP-2</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_Toc54766949 \h </w:delInstrText>
        </w:r>
        <w:r w:rsidR="009A07AC" w:rsidDel="006372E4">
          <w:rPr>
            <w:noProof/>
            <w:webHidden/>
          </w:rPr>
        </w:r>
        <w:r w:rsidR="009A07AC" w:rsidDel="006372E4">
          <w:rPr>
            <w:noProof/>
            <w:webHidden/>
          </w:rPr>
          <w:fldChar w:fldCharType="separate"/>
        </w:r>
        <w:r w:rsidR="009A07AC" w:rsidDel="006372E4">
          <w:rPr>
            <w:noProof/>
            <w:webHidden/>
          </w:rPr>
          <w:delText>42</w:delText>
        </w:r>
        <w:r w:rsidR="009A07AC" w:rsidDel="006372E4">
          <w:rPr>
            <w:noProof/>
            <w:webHidden/>
          </w:rPr>
          <w:fldChar w:fldCharType="end"/>
        </w:r>
        <w:r w:rsidDel="006372E4">
          <w:rPr>
            <w:noProof/>
          </w:rPr>
          <w:fldChar w:fldCharType="end"/>
        </w:r>
      </w:del>
    </w:p>
    <w:p w14:paraId="6531315E" w14:textId="75C20733" w:rsidR="009A07AC" w:rsidDel="006372E4" w:rsidRDefault="0067573C">
      <w:pPr>
        <w:pStyle w:val="Sumrio1"/>
        <w:rPr>
          <w:del w:id="538" w:author="Milene França" w:date="2020-11-03T09:52:00Z"/>
          <w:rFonts w:asciiTheme="minorHAnsi" w:eastAsiaTheme="minorEastAsia" w:hAnsiTheme="minorHAnsi" w:cstheme="minorBidi"/>
          <w:noProof/>
          <w:sz w:val="22"/>
          <w:szCs w:val="22"/>
        </w:rPr>
      </w:pPr>
      <w:del w:id="539" w:author="Milene França" w:date="2020-11-03T09:52:00Z">
        <w:r w:rsidDel="006372E4">
          <w:rPr>
            <w:noProof/>
          </w:rPr>
          <w:fldChar w:fldCharType="begin"/>
        </w:r>
        <w:r w:rsidDel="006372E4">
          <w:rPr>
            <w:noProof/>
          </w:rPr>
          <w:delInstrText xml:space="preserve"> HYPERLINK \l "_Toc54766950" </w:delInstrText>
        </w:r>
        <w:r w:rsidDel="006372E4">
          <w:rPr>
            <w:noProof/>
          </w:rPr>
          <w:fldChar w:fldCharType="separate"/>
        </w:r>
      </w:del>
      <w:ins w:id="540" w:author="Milene França" w:date="2020-11-10T10:38:00Z">
        <w:r w:rsidR="00FE2072">
          <w:rPr>
            <w:b/>
            <w:bCs/>
            <w:noProof/>
          </w:rPr>
          <w:t>Erro! A referência de hiperlink não é válida.</w:t>
        </w:r>
      </w:ins>
      <w:del w:id="541" w:author="Milene França" w:date="2020-11-03T09:52:00Z">
        <w:r w:rsidR="009A07AC" w:rsidRPr="00464F14" w:rsidDel="006372E4">
          <w:rPr>
            <w:rStyle w:val="Hyperlink"/>
            <w:b/>
            <w:bCs/>
            <w:noProof/>
          </w:rPr>
          <w:delText>Tabela 15</w:delText>
        </w:r>
        <w:r w:rsidR="009A07AC" w:rsidRPr="00464F14" w:rsidDel="006372E4">
          <w:rPr>
            <w:rStyle w:val="Hyperlink"/>
            <w:noProof/>
          </w:rPr>
          <w:delText xml:space="preserve"> – Definição da função objetivo e consolidação dos resultados para o “caso base”</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_Toc54766950 \h </w:delInstrText>
        </w:r>
        <w:r w:rsidR="009A07AC" w:rsidDel="006372E4">
          <w:rPr>
            <w:noProof/>
            <w:webHidden/>
          </w:rPr>
        </w:r>
        <w:r w:rsidR="009A07AC" w:rsidDel="006372E4">
          <w:rPr>
            <w:noProof/>
            <w:webHidden/>
          </w:rPr>
          <w:fldChar w:fldCharType="separate"/>
        </w:r>
        <w:r w:rsidR="009A07AC" w:rsidDel="006372E4">
          <w:rPr>
            <w:noProof/>
            <w:webHidden/>
          </w:rPr>
          <w:delText>43</w:delText>
        </w:r>
        <w:r w:rsidR="009A07AC" w:rsidDel="006372E4">
          <w:rPr>
            <w:noProof/>
            <w:webHidden/>
          </w:rPr>
          <w:fldChar w:fldCharType="end"/>
        </w:r>
        <w:r w:rsidDel="006372E4">
          <w:rPr>
            <w:noProof/>
          </w:rPr>
          <w:fldChar w:fldCharType="end"/>
        </w:r>
      </w:del>
    </w:p>
    <w:p w14:paraId="2B3FD497" w14:textId="6D38850F" w:rsidR="009A07AC" w:rsidDel="006372E4" w:rsidRDefault="0067573C">
      <w:pPr>
        <w:pStyle w:val="Sumrio1"/>
        <w:rPr>
          <w:del w:id="542" w:author="Milene França" w:date="2020-11-03T09:52:00Z"/>
          <w:rFonts w:asciiTheme="minorHAnsi" w:eastAsiaTheme="minorEastAsia" w:hAnsiTheme="minorHAnsi" w:cstheme="minorBidi"/>
          <w:noProof/>
          <w:sz w:val="22"/>
          <w:szCs w:val="22"/>
        </w:rPr>
      </w:pPr>
      <w:del w:id="543" w:author="Milene França" w:date="2020-11-03T09:52:00Z">
        <w:r w:rsidDel="006372E4">
          <w:rPr>
            <w:noProof/>
          </w:rPr>
          <w:fldChar w:fldCharType="begin"/>
        </w:r>
        <w:r w:rsidDel="006372E4">
          <w:rPr>
            <w:noProof/>
          </w:rPr>
          <w:delInstrText xml:space="preserve"> HYPERLINK \l "_Toc54766951" </w:delInstrText>
        </w:r>
        <w:r w:rsidDel="006372E4">
          <w:rPr>
            <w:noProof/>
          </w:rPr>
          <w:fldChar w:fldCharType="separate"/>
        </w:r>
      </w:del>
      <w:ins w:id="544" w:author="Milene França" w:date="2020-11-10T10:38:00Z">
        <w:r w:rsidR="00FE2072">
          <w:rPr>
            <w:b/>
            <w:bCs/>
            <w:noProof/>
          </w:rPr>
          <w:t>Erro! A referência de hiperlink não é válida.</w:t>
        </w:r>
      </w:ins>
      <w:del w:id="545" w:author="Milene França" w:date="2020-11-03T09:52:00Z">
        <w:r w:rsidR="009A07AC" w:rsidRPr="00464F14" w:rsidDel="006372E4">
          <w:rPr>
            <w:rStyle w:val="Hyperlink"/>
            <w:rFonts w:cs="Arial"/>
            <w:b/>
            <w:bCs/>
            <w:noProof/>
          </w:rPr>
          <w:delText>Tabela 16</w:delText>
        </w:r>
        <w:r w:rsidR="009A07AC" w:rsidRPr="00464F14" w:rsidDel="006372E4">
          <w:rPr>
            <w:rStyle w:val="Hyperlink"/>
            <w:rFonts w:cs="Arial"/>
            <w:noProof/>
          </w:rPr>
          <w:delText xml:space="preserve"> – Resultados das otimizações realizadas para o Estudo de Caso UEP-2</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_Toc54766951 \h </w:delInstrText>
        </w:r>
        <w:r w:rsidR="009A07AC" w:rsidDel="006372E4">
          <w:rPr>
            <w:noProof/>
            <w:webHidden/>
          </w:rPr>
        </w:r>
        <w:r w:rsidR="009A07AC" w:rsidDel="006372E4">
          <w:rPr>
            <w:noProof/>
            <w:webHidden/>
          </w:rPr>
          <w:fldChar w:fldCharType="separate"/>
        </w:r>
        <w:r w:rsidR="009A07AC" w:rsidDel="006372E4">
          <w:rPr>
            <w:noProof/>
            <w:webHidden/>
          </w:rPr>
          <w:delText>45</w:delText>
        </w:r>
        <w:r w:rsidR="009A07AC" w:rsidDel="006372E4">
          <w:rPr>
            <w:noProof/>
            <w:webHidden/>
          </w:rPr>
          <w:fldChar w:fldCharType="end"/>
        </w:r>
        <w:r w:rsidDel="006372E4">
          <w:rPr>
            <w:noProof/>
          </w:rPr>
          <w:fldChar w:fldCharType="end"/>
        </w:r>
      </w:del>
    </w:p>
    <w:p w14:paraId="4ACB7ED8" w14:textId="6A16C2ED" w:rsidR="009A07AC" w:rsidDel="006372E4" w:rsidRDefault="0067573C">
      <w:pPr>
        <w:pStyle w:val="Sumrio1"/>
        <w:rPr>
          <w:del w:id="546" w:author="Milene França" w:date="2020-11-03T09:52:00Z"/>
          <w:rFonts w:asciiTheme="minorHAnsi" w:eastAsiaTheme="minorEastAsia" w:hAnsiTheme="minorHAnsi" w:cstheme="minorBidi"/>
          <w:noProof/>
          <w:sz w:val="22"/>
          <w:szCs w:val="22"/>
        </w:rPr>
      </w:pPr>
      <w:del w:id="547" w:author="Milene França" w:date="2020-11-03T09:52:00Z">
        <w:r w:rsidDel="006372E4">
          <w:rPr>
            <w:noProof/>
          </w:rPr>
          <w:fldChar w:fldCharType="begin"/>
        </w:r>
        <w:r w:rsidDel="006372E4">
          <w:rPr>
            <w:noProof/>
          </w:rPr>
          <w:delInstrText xml:space="preserve"> HYPERLINK \l "_Toc54766952" </w:delInstrText>
        </w:r>
        <w:r w:rsidDel="006372E4">
          <w:rPr>
            <w:noProof/>
          </w:rPr>
          <w:fldChar w:fldCharType="separate"/>
        </w:r>
      </w:del>
      <w:ins w:id="548" w:author="Milene França" w:date="2020-11-10T10:38:00Z">
        <w:r w:rsidR="00FE2072">
          <w:rPr>
            <w:b/>
            <w:bCs/>
            <w:noProof/>
          </w:rPr>
          <w:t>Erro! A referência de hiperlink não é válida.</w:t>
        </w:r>
      </w:ins>
      <w:del w:id="549" w:author="Milene França" w:date="2020-11-03T09:52:00Z">
        <w:r w:rsidR="009A07AC" w:rsidRPr="00464F14" w:rsidDel="006372E4">
          <w:rPr>
            <w:rStyle w:val="Hyperlink"/>
            <w:rFonts w:cs="Arial"/>
            <w:b/>
            <w:bCs/>
            <w:noProof/>
          </w:rPr>
          <w:delText>Tabela 17</w:delText>
        </w:r>
        <w:r w:rsidR="009A07AC" w:rsidRPr="00464F14" w:rsidDel="006372E4">
          <w:rPr>
            <w:rStyle w:val="Hyperlink"/>
            <w:rFonts w:cs="Arial"/>
            <w:noProof/>
          </w:rPr>
          <w:delText xml:space="preserve"> – Resultados das otimizações realizadas para o Estudo de Caso UEP-2, considerando embarcações do tipo RSV e PLSV e somente PLSV</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_Toc54766952 \h </w:delInstrText>
        </w:r>
        <w:r w:rsidR="009A07AC" w:rsidDel="006372E4">
          <w:rPr>
            <w:noProof/>
            <w:webHidden/>
          </w:rPr>
        </w:r>
        <w:r w:rsidR="009A07AC" w:rsidDel="006372E4">
          <w:rPr>
            <w:noProof/>
            <w:webHidden/>
          </w:rPr>
          <w:fldChar w:fldCharType="separate"/>
        </w:r>
        <w:r w:rsidR="009A07AC" w:rsidDel="006372E4">
          <w:rPr>
            <w:noProof/>
            <w:webHidden/>
          </w:rPr>
          <w:delText>47</w:delText>
        </w:r>
        <w:r w:rsidR="009A07AC" w:rsidDel="006372E4">
          <w:rPr>
            <w:noProof/>
            <w:webHidden/>
          </w:rPr>
          <w:fldChar w:fldCharType="end"/>
        </w:r>
        <w:r w:rsidDel="006372E4">
          <w:rPr>
            <w:noProof/>
          </w:rPr>
          <w:fldChar w:fldCharType="end"/>
        </w:r>
      </w:del>
    </w:p>
    <w:p w14:paraId="7BCE0413" w14:textId="04DED35E" w:rsidR="009A07AC" w:rsidDel="006372E4" w:rsidRDefault="0067573C">
      <w:pPr>
        <w:pStyle w:val="Sumrio1"/>
        <w:rPr>
          <w:del w:id="550" w:author="Milene França" w:date="2020-11-03T09:52:00Z"/>
          <w:rFonts w:asciiTheme="minorHAnsi" w:eastAsiaTheme="minorEastAsia" w:hAnsiTheme="minorHAnsi" w:cstheme="minorBidi"/>
          <w:noProof/>
          <w:sz w:val="22"/>
          <w:szCs w:val="22"/>
        </w:rPr>
      </w:pPr>
      <w:del w:id="551" w:author="Milene França" w:date="2020-11-03T09:52:00Z">
        <w:r w:rsidDel="006372E4">
          <w:rPr>
            <w:noProof/>
          </w:rPr>
          <w:fldChar w:fldCharType="begin"/>
        </w:r>
        <w:r w:rsidDel="006372E4">
          <w:rPr>
            <w:noProof/>
          </w:rPr>
          <w:delInstrText xml:space="preserve"> HYPERLINK \l "_Toc54766953" </w:delInstrText>
        </w:r>
        <w:r w:rsidDel="006372E4">
          <w:rPr>
            <w:noProof/>
          </w:rPr>
          <w:fldChar w:fldCharType="separate"/>
        </w:r>
      </w:del>
      <w:ins w:id="552" w:author="Milene França" w:date="2020-11-10T10:38:00Z">
        <w:r w:rsidR="00FE2072">
          <w:rPr>
            <w:b/>
            <w:bCs/>
            <w:noProof/>
          </w:rPr>
          <w:t>Erro! A referência de hiperlink não é válida.</w:t>
        </w:r>
      </w:ins>
      <w:del w:id="553" w:author="Milene França" w:date="2020-11-03T09:52:00Z">
        <w:r w:rsidR="009A07AC" w:rsidRPr="00464F14" w:rsidDel="006372E4">
          <w:rPr>
            <w:rStyle w:val="Hyperlink"/>
            <w:b/>
            <w:bCs/>
            <w:noProof/>
          </w:rPr>
          <w:delText>Tabela 18</w:delText>
        </w:r>
        <w:r w:rsidR="009A07AC" w:rsidRPr="00464F14" w:rsidDel="006372E4">
          <w:rPr>
            <w:rStyle w:val="Hyperlink"/>
            <w:noProof/>
          </w:rPr>
          <w:delText xml:space="preserve"> – Otimizações alcançadas para o Estudo de Caso UEP-2</w:delText>
        </w:r>
        <w:r w:rsidR="009A07AC" w:rsidDel="006372E4">
          <w:rPr>
            <w:noProof/>
            <w:webHidden/>
          </w:rPr>
          <w:tab/>
        </w:r>
        <w:r w:rsidR="009A07AC" w:rsidDel="006372E4">
          <w:rPr>
            <w:noProof/>
            <w:webHidden/>
          </w:rPr>
          <w:fldChar w:fldCharType="begin"/>
        </w:r>
        <w:r w:rsidR="009A07AC" w:rsidDel="006372E4">
          <w:rPr>
            <w:noProof/>
            <w:webHidden/>
          </w:rPr>
          <w:delInstrText xml:space="preserve"> PAGEREF _Toc54766953 \h </w:delInstrText>
        </w:r>
        <w:r w:rsidR="009A07AC" w:rsidDel="006372E4">
          <w:rPr>
            <w:noProof/>
            <w:webHidden/>
          </w:rPr>
        </w:r>
        <w:r w:rsidR="009A07AC" w:rsidDel="006372E4">
          <w:rPr>
            <w:noProof/>
            <w:webHidden/>
          </w:rPr>
          <w:fldChar w:fldCharType="separate"/>
        </w:r>
        <w:r w:rsidR="009A07AC" w:rsidDel="006372E4">
          <w:rPr>
            <w:noProof/>
            <w:webHidden/>
          </w:rPr>
          <w:delText>49</w:delText>
        </w:r>
        <w:r w:rsidR="009A07AC" w:rsidDel="006372E4">
          <w:rPr>
            <w:noProof/>
            <w:webHidden/>
          </w:rPr>
          <w:fldChar w:fldCharType="end"/>
        </w:r>
        <w:r w:rsidDel="006372E4">
          <w:rPr>
            <w:noProof/>
          </w:rPr>
          <w:fldChar w:fldCharType="end"/>
        </w:r>
      </w:del>
    </w:p>
    <w:p w14:paraId="7A575B04" w14:textId="297F446A" w:rsidR="00434A98" w:rsidRPr="004515C9" w:rsidRDefault="00434A98" w:rsidP="00D5542C">
      <w:pPr>
        <w:rPr>
          <w:rFonts w:cs="Arial"/>
          <w:kern w:val="32"/>
        </w:rPr>
      </w:pPr>
      <w:r w:rsidRPr="004515C9">
        <w:rPr>
          <w:rFonts w:cs="Arial"/>
          <w:kern w:val="32"/>
        </w:rPr>
        <w:fldChar w:fldCharType="end"/>
      </w:r>
    </w:p>
    <w:p w14:paraId="069CB0AD" w14:textId="1D97FF32" w:rsidR="001F6472" w:rsidRPr="004515C9" w:rsidRDefault="001F6472" w:rsidP="00FA27C5">
      <w:pPr>
        <w:pStyle w:val="Ttulo1"/>
        <w:rPr>
          <w:rFonts w:cs="Arial"/>
        </w:rPr>
      </w:pPr>
      <w:bookmarkStart w:id="554" w:name="_Toc51601284"/>
      <w:bookmarkStart w:id="555" w:name="_Toc55897114"/>
      <w:r w:rsidRPr="004515C9">
        <w:rPr>
          <w:rFonts w:cs="Arial"/>
        </w:rPr>
        <w:lastRenderedPageBreak/>
        <w:t>INTRODUÇÃO</w:t>
      </w:r>
      <w:bookmarkEnd w:id="554"/>
      <w:bookmarkEnd w:id="555"/>
    </w:p>
    <w:p w14:paraId="2670ACC6" w14:textId="74A8DCF8" w:rsidR="000D39DE" w:rsidRPr="004515C9" w:rsidRDefault="000D39DE" w:rsidP="000D39DE">
      <w:pPr>
        <w:rPr>
          <w:rFonts w:cs="Arial"/>
        </w:rPr>
      </w:pPr>
      <w:r w:rsidRPr="004515C9">
        <w:rPr>
          <w:rFonts w:cs="Arial"/>
        </w:rPr>
        <w:t xml:space="preserve">A indústria de óleo </w:t>
      </w:r>
      <w:r w:rsidR="008D1C0D">
        <w:rPr>
          <w:rFonts w:cs="Arial"/>
        </w:rPr>
        <w:t>e</w:t>
      </w:r>
      <w:r w:rsidRPr="004515C9">
        <w:rPr>
          <w:rFonts w:cs="Arial"/>
        </w:rPr>
        <w:t xml:space="preserve"> gás </w:t>
      </w:r>
      <w:r w:rsidR="008D1C0D">
        <w:rPr>
          <w:rFonts w:cs="Arial"/>
        </w:rPr>
        <w:t xml:space="preserve">(O&amp;G) necessita de </w:t>
      </w:r>
      <w:r w:rsidRPr="004515C9">
        <w:rPr>
          <w:rFonts w:cs="Arial"/>
        </w:rPr>
        <w:t xml:space="preserve">ativos para </w:t>
      </w:r>
      <w:r w:rsidR="008D1C0D">
        <w:rPr>
          <w:rFonts w:cs="Arial"/>
        </w:rPr>
        <w:t>realização</w:t>
      </w:r>
      <w:r w:rsidRPr="004515C9">
        <w:rPr>
          <w:rFonts w:cs="Arial"/>
        </w:rPr>
        <w:t xml:space="preserve"> de suas atividades, que inevitavelmente chegam </w:t>
      </w:r>
      <w:r w:rsidR="008D1C0D">
        <w:rPr>
          <w:rFonts w:cs="Arial"/>
        </w:rPr>
        <w:t>a</w:t>
      </w:r>
      <w:r w:rsidRPr="004515C9">
        <w:rPr>
          <w:rFonts w:cs="Arial"/>
        </w:rPr>
        <w:t>o final do seu ciclo de vida, sendo necessário o descomissionamento das unidades para sua desativação.</w:t>
      </w:r>
    </w:p>
    <w:p w14:paraId="4BA0F6AE" w14:textId="0E541966" w:rsidR="000D39DE" w:rsidRPr="004515C9" w:rsidRDefault="000D39DE" w:rsidP="000D39DE">
      <w:pPr>
        <w:rPr>
          <w:rFonts w:cs="Arial"/>
        </w:rPr>
      </w:pPr>
      <w:r w:rsidRPr="004515C9">
        <w:rPr>
          <w:rFonts w:cs="Arial"/>
        </w:rPr>
        <w:t xml:space="preserve">Conforme Instituto Brasileiro de Petróleo </w:t>
      </w:r>
      <w:r w:rsidR="0095132A">
        <w:rPr>
          <w:rFonts w:cs="Arial"/>
        </w:rPr>
        <w:t>–</w:t>
      </w:r>
      <w:r w:rsidRPr="004515C9">
        <w:rPr>
          <w:rFonts w:cs="Arial"/>
        </w:rPr>
        <w:t xml:space="preserve"> IBP</w:t>
      </w:r>
      <w:r w:rsidR="0095132A">
        <w:rPr>
          <w:rFonts w:cs="Arial"/>
        </w:rPr>
        <w:t xml:space="preserve"> (IBP, 2020)</w:t>
      </w:r>
      <w:r w:rsidRPr="004515C9">
        <w:rPr>
          <w:rFonts w:cs="Arial"/>
        </w:rPr>
        <w:t>, “</w:t>
      </w:r>
      <w:r w:rsidRPr="004515C9">
        <w:rPr>
          <w:rFonts w:cs="Arial"/>
          <w:i/>
          <w:iCs/>
        </w:rPr>
        <w:t>Investimentos de até R$ 26 bilhões poderão ser destravados na indústria de O&amp;G, nos próximos cinco anos, em projetos de descomissionamento de ativos, devolução de áreas, alienação e reversão de bens e oferta permanente no onshore.</w:t>
      </w:r>
      <w:r w:rsidRPr="004515C9">
        <w:rPr>
          <w:rFonts w:cs="Arial"/>
        </w:rPr>
        <w:t xml:space="preserve">” </w:t>
      </w:r>
    </w:p>
    <w:p w14:paraId="474BF195" w14:textId="2F740B0F" w:rsidR="000D39DE" w:rsidRPr="00D659E1" w:rsidRDefault="00152E83" w:rsidP="00D5542C">
      <w:pPr>
        <w:rPr>
          <w:rFonts w:cs="Arial"/>
        </w:rPr>
      </w:pPr>
      <w:r w:rsidRPr="004515C9">
        <w:rPr>
          <w:rFonts w:cs="Arial"/>
        </w:rPr>
        <w:t>O descomissionamento de ativos de empresa</w:t>
      </w:r>
      <w:r w:rsidR="00190DEB">
        <w:rPr>
          <w:rFonts w:cs="Arial"/>
        </w:rPr>
        <w:t>s</w:t>
      </w:r>
      <w:r w:rsidRPr="004515C9">
        <w:rPr>
          <w:rFonts w:cs="Arial"/>
        </w:rPr>
        <w:t xml:space="preserve"> de </w:t>
      </w:r>
      <w:r w:rsidR="008D1C0D">
        <w:rPr>
          <w:rFonts w:cs="Arial"/>
        </w:rPr>
        <w:t>O&amp;G</w:t>
      </w:r>
      <w:r w:rsidR="005D6AB3">
        <w:rPr>
          <w:rFonts w:cs="Arial"/>
        </w:rPr>
        <w:t xml:space="preserve"> </w:t>
      </w:r>
      <w:r w:rsidRPr="004515C9">
        <w:rPr>
          <w:rFonts w:cs="Arial"/>
        </w:rPr>
        <w:t xml:space="preserve">envolve </w:t>
      </w:r>
      <w:r w:rsidR="002B6A4D">
        <w:rPr>
          <w:rFonts w:cs="Arial"/>
        </w:rPr>
        <w:t xml:space="preserve">diversas </w:t>
      </w:r>
      <w:r w:rsidRPr="004515C9">
        <w:rPr>
          <w:rFonts w:cs="Arial"/>
        </w:rPr>
        <w:t xml:space="preserve">atividades operacionais com </w:t>
      </w:r>
      <w:r w:rsidR="009958F3">
        <w:rPr>
          <w:rFonts w:cs="Arial"/>
        </w:rPr>
        <w:t>custo</w:t>
      </w:r>
      <w:r w:rsidR="00260005">
        <w:rPr>
          <w:rFonts w:cs="Arial"/>
        </w:rPr>
        <w:t>s</w:t>
      </w:r>
      <w:r w:rsidR="009958F3">
        <w:rPr>
          <w:rFonts w:cs="Arial"/>
        </w:rPr>
        <w:t xml:space="preserve"> e</w:t>
      </w:r>
      <w:r w:rsidRPr="004515C9">
        <w:rPr>
          <w:rFonts w:cs="Arial"/>
        </w:rPr>
        <w:t xml:space="preserve"> emissões atmosféricas </w:t>
      </w:r>
      <w:r w:rsidR="009958F3">
        <w:rPr>
          <w:rFonts w:cs="Arial"/>
        </w:rPr>
        <w:t>de CO</w:t>
      </w:r>
      <w:r w:rsidR="009958F3" w:rsidRPr="009958F3">
        <w:rPr>
          <w:rFonts w:cs="Arial"/>
          <w:vertAlign w:val="subscript"/>
        </w:rPr>
        <w:t>2</w:t>
      </w:r>
      <w:r w:rsidR="002B6A4D">
        <w:rPr>
          <w:rFonts w:cs="Arial"/>
        </w:rPr>
        <w:t xml:space="preserve"> elevados</w:t>
      </w:r>
      <w:r w:rsidR="000A3FEF">
        <w:rPr>
          <w:rFonts w:cs="Arial"/>
        </w:rPr>
        <w:t>.</w:t>
      </w:r>
      <w:r w:rsidR="002B6A4D">
        <w:rPr>
          <w:rFonts w:cs="Arial"/>
        </w:rPr>
        <w:t xml:space="preserve"> </w:t>
      </w:r>
      <w:r w:rsidR="000A3FEF">
        <w:rPr>
          <w:rFonts w:cs="Arial"/>
        </w:rPr>
        <w:t>D</w:t>
      </w:r>
      <w:r w:rsidR="002B6A4D">
        <w:rPr>
          <w:rFonts w:cs="Arial"/>
        </w:rPr>
        <w:t>entre elas tem</w:t>
      </w:r>
      <w:r w:rsidR="00333FDF">
        <w:rPr>
          <w:rFonts w:cs="Arial"/>
        </w:rPr>
        <w:t>os</w:t>
      </w:r>
      <w:r w:rsidR="002B6A4D">
        <w:rPr>
          <w:rFonts w:cs="Arial"/>
        </w:rPr>
        <w:t xml:space="preserve"> a</w:t>
      </w:r>
      <w:r w:rsidR="00B17CE0">
        <w:rPr>
          <w:rFonts w:cs="Arial"/>
        </w:rPr>
        <w:t xml:space="preserve">s atividades de </w:t>
      </w:r>
      <w:r w:rsidR="002651A1">
        <w:rPr>
          <w:rFonts w:cs="Arial"/>
          <w:i/>
          <w:iCs/>
        </w:rPr>
        <w:t xml:space="preserve">pull </w:t>
      </w:r>
      <w:r w:rsidR="002651A1" w:rsidRPr="000E7B68">
        <w:rPr>
          <w:rFonts w:cs="Arial"/>
          <w:i/>
          <w:iCs/>
        </w:rPr>
        <w:t>out</w:t>
      </w:r>
      <w:r w:rsidR="002651A1">
        <w:rPr>
          <w:rFonts w:cs="Arial"/>
        </w:rPr>
        <w:t xml:space="preserve"> </w:t>
      </w:r>
      <w:r w:rsidR="00190DEB">
        <w:rPr>
          <w:rFonts w:cs="Arial"/>
        </w:rPr>
        <w:t xml:space="preserve">de </w:t>
      </w:r>
      <w:r w:rsidR="002651A1">
        <w:rPr>
          <w:rFonts w:cs="Arial"/>
        </w:rPr>
        <w:t>risers</w:t>
      </w:r>
      <w:r w:rsidR="00190DEB">
        <w:rPr>
          <w:rFonts w:cs="Arial"/>
        </w:rPr>
        <w:t xml:space="preserve"> de sistemas de produção </w:t>
      </w:r>
      <w:r w:rsidR="00190DEB" w:rsidRPr="000B56B4">
        <w:rPr>
          <w:rFonts w:cs="Arial"/>
          <w:i/>
          <w:iCs/>
        </w:rPr>
        <w:t>offshore</w:t>
      </w:r>
      <w:r w:rsidR="0094649F">
        <w:rPr>
          <w:rFonts w:cs="Arial"/>
        </w:rPr>
        <w:t xml:space="preserve">, que seria o recolhimento dos </w:t>
      </w:r>
      <w:r w:rsidR="0094649F" w:rsidRPr="004515C9">
        <w:rPr>
          <w:rFonts w:cs="Arial"/>
        </w:rPr>
        <w:t xml:space="preserve">trechos suspensos das tubulações que interligam as linhas de </w:t>
      </w:r>
      <w:r w:rsidR="0094649F" w:rsidRPr="00FE2072">
        <w:rPr>
          <w:rFonts w:cs="Arial"/>
        </w:rPr>
        <w:t xml:space="preserve">produção submarina às </w:t>
      </w:r>
      <w:r w:rsidR="0094649F" w:rsidRPr="00D659E1">
        <w:rPr>
          <w:rFonts w:cs="Arial"/>
        </w:rPr>
        <w:t>Unidades Estacionárias de Produção (UEPs) (Petrobras, 2020</w:t>
      </w:r>
      <w:ins w:id="556" w:author="Milene França" w:date="2020-11-10T10:33:00Z">
        <w:r w:rsidR="00D659E1" w:rsidRPr="00D659E1">
          <w:rPr>
            <w:rFonts w:cs="Arial"/>
          </w:rPr>
          <w:t>a</w:t>
        </w:r>
      </w:ins>
      <w:r w:rsidR="0094649F" w:rsidRPr="00D659E1">
        <w:rPr>
          <w:rFonts w:cs="Arial"/>
        </w:rPr>
        <w:t xml:space="preserve">) e será o foco </w:t>
      </w:r>
      <w:r w:rsidR="009958F3" w:rsidRPr="00D659E1">
        <w:rPr>
          <w:rFonts w:cs="Arial"/>
        </w:rPr>
        <w:t>desse trabalho</w:t>
      </w:r>
      <w:r w:rsidR="0094649F" w:rsidRPr="00D659E1">
        <w:rPr>
          <w:rFonts w:cs="Arial"/>
        </w:rPr>
        <w:t>.</w:t>
      </w:r>
    </w:p>
    <w:p w14:paraId="68527E78" w14:textId="55914445" w:rsidR="001F6472" w:rsidRPr="004515C9" w:rsidRDefault="00002778" w:rsidP="002213C8">
      <w:pPr>
        <w:pStyle w:val="Ttulo2"/>
        <w:rPr>
          <w:rFonts w:cs="Arial"/>
        </w:rPr>
      </w:pPr>
      <w:bookmarkStart w:id="557" w:name="_Toc51601285"/>
      <w:bookmarkStart w:id="558" w:name="_Toc55897115"/>
      <w:r w:rsidRPr="004515C9">
        <w:rPr>
          <w:rFonts w:cs="Arial"/>
        </w:rPr>
        <w:t>Motivação</w:t>
      </w:r>
      <w:bookmarkEnd w:id="557"/>
      <w:bookmarkEnd w:id="558"/>
    </w:p>
    <w:p w14:paraId="2774E695" w14:textId="6FF8F7F4" w:rsidR="00B17CE0" w:rsidRDefault="00B17CE0" w:rsidP="00B17CE0">
      <w:pPr>
        <w:rPr>
          <w:rFonts w:cs="Arial"/>
        </w:rPr>
      </w:pPr>
      <w:r>
        <w:rPr>
          <w:rFonts w:cs="Arial"/>
        </w:rPr>
        <w:t xml:space="preserve">Considerando a grande quantidade de ativos de exploração e produção na costa brasileira que estão em processo de descomissionamento, é </w:t>
      </w:r>
      <w:r w:rsidR="004512D4">
        <w:rPr>
          <w:rFonts w:cs="Arial"/>
        </w:rPr>
        <w:t>imprescindível</w:t>
      </w:r>
      <w:r>
        <w:rPr>
          <w:rFonts w:cs="Arial"/>
        </w:rPr>
        <w:t xml:space="preserve"> o planejamento adequado das atividades de </w:t>
      </w:r>
      <w:r>
        <w:rPr>
          <w:rFonts w:cs="Arial"/>
          <w:i/>
          <w:iCs/>
        </w:rPr>
        <w:t xml:space="preserve">pull </w:t>
      </w:r>
      <w:r w:rsidRPr="000B56B4">
        <w:rPr>
          <w:rFonts w:cs="Arial"/>
          <w:i/>
          <w:iCs/>
        </w:rPr>
        <w:t>out</w:t>
      </w:r>
      <w:r>
        <w:rPr>
          <w:rFonts w:cs="Arial"/>
        </w:rPr>
        <w:t xml:space="preserve"> de risers </w:t>
      </w:r>
      <w:r w:rsidRPr="00190DEB">
        <w:rPr>
          <w:rFonts w:cs="Arial"/>
        </w:rPr>
        <w:t>para</w:t>
      </w:r>
      <w:r>
        <w:rPr>
          <w:rFonts w:cs="Arial"/>
        </w:rPr>
        <w:t xml:space="preserve"> otimização de custos e emissões atmosféricas </w:t>
      </w:r>
      <w:r w:rsidR="00AC0F2A">
        <w:rPr>
          <w:rFonts w:cs="Arial"/>
        </w:rPr>
        <w:t>de CO</w:t>
      </w:r>
      <w:r w:rsidR="00AC0F2A" w:rsidRPr="00AC0F2A">
        <w:rPr>
          <w:rFonts w:cs="Arial"/>
          <w:vertAlign w:val="subscript"/>
        </w:rPr>
        <w:t>2</w:t>
      </w:r>
      <w:r>
        <w:rPr>
          <w:rFonts w:cs="Arial"/>
        </w:rPr>
        <w:t>.</w:t>
      </w:r>
    </w:p>
    <w:p w14:paraId="252C8765" w14:textId="3A292824" w:rsidR="00AC64C1" w:rsidRPr="00AC64C1" w:rsidRDefault="00AC64C1" w:rsidP="00295868">
      <w:r>
        <w:rPr>
          <w:rFonts w:cs="Arial"/>
        </w:rPr>
        <w:t xml:space="preserve">Cada UEP </w:t>
      </w:r>
      <w:r w:rsidR="00AC4162">
        <w:rPr>
          <w:rFonts w:cs="Arial"/>
        </w:rPr>
        <w:t xml:space="preserve">pode </w:t>
      </w:r>
      <w:r>
        <w:rPr>
          <w:rFonts w:cs="Arial"/>
        </w:rPr>
        <w:t>cont</w:t>
      </w:r>
      <w:r w:rsidR="00AC4162">
        <w:rPr>
          <w:rFonts w:cs="Arial"/>
        </w:rPr>
        <w:t xml:space="preserve">er </w:t>
      </w:r>
      <w:r>
        <w:rPr>
          <w:rFonts w:cs="Arial"/>
        </w:rPr>
        <w:t xml:space="preserve">dezenas de risers e as </w:t>
      </w:r>
      <w:r>
        <w:t>atividades de</w:t>
      </w:r>
      <w:r w:rsidR="000A3FEF">
        <w:t xml:space="preserve"> recolhimento</w:t>
      </w:r>
      <w:r>
        <w:t xml:space="preserve"> </w:t>
      </w:r>
      <w:r w:rsidR="000A3FEF">
        <w:t>(</w:t>
      </w:r>
      <w:r>
        <w:rPr>
          <w:i/>
          <w:iCs/>
        </w:rPr>
        <w:t>pull out</w:t>
      </w:r>
      <w:r w:rsidR="000A3FEF">
        <w:t>)</w:t>
      </w:r>
      <w:r>
        <w:t xml:space="preserve"> podem ser realizadas </w:t>
      </w:r>
      <w:r w:rsidR="000A3FEF">
        <w:t>por meio</w:t>
      </w:r>
      <w:r>
        <w:t xml:space="preserve"> de diversas alternativas, que devem ser selecionadas considerando as variáveis e restrições específicas de cada riser</w:t>
      </w:r>
      <w:r w:rsidR="005C7A63">
        <w:t xml:space="preserve"> e</w:t>
      </w:r>
      <w:r>
        <w:t xml:space="preserve"> os recursos disponíveis</w:t>
      </w:r>
      <w:r w:rsidR="005C7A63">
        <w:t xml:space="preserve">, resultando no menor custo </w:t>
      </w:r>
      <w:r w:rsidR="00F32E69">
        <w:t xml:space="preserve">e impacto ambiental </w:t>
      </w:r>
      <w:r w:rsidR="005C7A63">
        <w:t>possível</w:t>
      </w:r>
      <w:r>
        <w:t>.</w:t>
      </w:r>
    </w:p>
    <w:p w14:paraId="6DE4D502" w14:textId="4213FCF1" w:rsidR="00295868" w:rsidRDefault="00C60DE9" w:rsidP="00295868">
      <w:r>
        <w:t>Para isso</w:t>
      </w:r>
      <w:r w:rsidR="00295868">
        <w:t xml:space="preserve">, é </w:t>
      </w:r>
      <w:r>
        <w:t>necessário</w:t>
      </w:r>
      <w:r w:rsidR="00295868">
        <w:t xml:space="preserve"> definir</w:t>
      </w:r>
      <w:r w:rsidR="004C72DE">
        <w:t xml:space="preserve"> </w:t>
      </w:r>
      <w:r>
        <w:t xml:space="preserve">qual é a melhor combinação de alternativas </w:t>
      </w:r>
      <w:r w:rsidR="004C72DE">
        <w:t xml:space="preserve">de </w:t>
      </w:r>
      <w:r w:rsidR="004C72DE">
        <w:rPr>
          <w:i/>
          <w:iCs/>
        </w:rPr>
        <w:t xml:space="preserve">pull </w:t>
      </w:r>
      <w:r w:rsidR="004C72DE" w:rsidRPr="004C72DE">
        <w:rPr>
          <w:i/>
          <w:iCs/>
        </w:rPr>
        <w:t>out</w:t>
      </w:r>
      <w:r w:rsidR="004C72DE">
        <w:t xml:space="preserve"> </w:t>
      </w:r>
      <w:r w:rsidR="008A092F" w:rsidRPr="004C72DE">
        <w:t>para</w:t>
      </w:r>
      <w:r w:rsidR="008A092F">
        <w:t xml:space="preserve"> todos os risers da UEP em descomissionamento</w:t>
      </w:r>
      <w:r w:rsidR="004C72DE">
        <w:t>,</w:t>
      </w:r>
      <w:r w:rsidR="008A092F">
        <w:t xml:space="preserve"> que </w:t>
      </w:r>
      <w:r>
        <w:t>resulta no</w:t>
      </w:r>
      <w:r w:rsidR="00295868" w:rsidRPr="004515C9">
        <w:t xml:space="preserve"> menor impacto </w:t>
      </w:r>
      <w:r w:rsidR="00295868">
        <w:t xml:space="preserve">financeiro e </w:t>
      </w:r>
      <w:r w:rsidR="00295868" w:rsidRPr="004515C9">
        <w:t>ambiental</w:t>
      </w:r>
      <w:r>
        <w:t xml:space="preserve"> possível</w:t>
      </w:r>
      <w:r w:rsidR="00295868" w:rsidRPr="004515C9">
        <w:t>.</w:t>
      </w:r>
    </w:p>
    <w:p w14:paraId="0A652424" w14:textId="5776760D" w:rsidR="00E81849" w:rsidRDefault="00405133" w:rsidP="00295868">
      <w:r>
        <w:t>Como a</w:t>
      </w:r>
      <w:r w:rsidR="00E81849">
        <w:t xml:space="preserve"> escolha da</w:t>
      </w:r>
      <w:r w:rsidR="000B56B4">
        <w:t xml:space="preserve"> combinação de </w:t>
      </w:r>
      <w:r w:rsidR="00E81849">
        <w:t>alternativa</w:t>
      </w:r>
      <w:r w:rsidR="004C5E61">
        <w:t>s</w:t>
      </w:r>
      <w:r w:rsidR="00E81849">
        <w:t xml:space="preserve"> depende de variáveis </w:t>
      </w:r>
      <w:r w:rsidR="00617867">
        <w:t>e restrições</w:t>
      </w:r>
      <w:r>
        <w:t xml:space="preserve"> específicas de cada risers, além de recursos disponíveis, </w:t>
      </w:r>
      <w:r w:rsidR="00E81849">
        <w:t xml:space="preserve">a </w:t>
      </w:r>
      <w:r w:rsidR="000B56B4">
        <w:t xml:space="preserve">sua </w:t>
      </w:r>
      <w:r w:rsidR="00E81849">
        <w:t xml:space="preserve">definição </w:t>
      </w:r>
      <w:r>
        <w:t xml:space="preserve">é trabalhosa </w:t>
      </w:r>
      <w:r w:rsidR="00283012">
        <w:t xml:space="preserve">quando realizada </w:t>
      </w:r>
      <w:r w:rsidR="00E81849">
        <w:t xml:space="preserve">através de métodos </w:t>
      </w:r>
      <w:r w:rsidR="00A1127A" w:rsidRPr="004515C9">
        <w:rPr>
          <w:rFonts w:cs="Arial"/>
        </w:rPr>
        <w:t>mais comuns utilizados na otimização de problemas</w:t>
      </w:r>
      <w:r w:rsidR="00A1127A">
        <w:rPr>
          <w:rFonts w:cs="Arial"/>
        </w:rPr>
        <w:t xml:space="preserve">, como </w:t>
      </w:r>
      <w:r w:rsidR="00A1127A" w:rsidRPr="004515C9">
        <w:rPr>
          <w:rFonts w:cs="Arial"/>
        </w:rPr>
        <w:t>busca aleatória</w:t>
      </w:r>
      <w:r w:rsidR="00A1127A">
        <w:rPr>
          <w:rFonts w:cs="Arial"/>
        </w:rPr>
        <w:t xml:space="preserve"> e </w:t>
      </w:r>
      <w:r w:rsidR="00A1127A" w:rsidRPr="004515C9">
        <w:rPr>
          <w:rFonts w:cs="Arial"/>
        </w:rPr>
        <w:t>a heurística</w:t>
      </w:r>
      <w:r w:rsidR="00E625AD">
        <w:rPr>
          <w:rStyle w:val="Refdenotaderodap"/>
          <w:rFonts w:cs="Arial"/>
        </w:rPr>
        <w:footnoteReference w:id="1"/>
      </w:r>
      <w:r w:rsidR="00A1127A" w:rsidRPr="004515C9">
        <w:rPr>
          <w:rFonts w:cs="Arial"/>
        </w:rPr>
        <w:t xml:space="preserve"> associada a bom senso.</w:t>
      </w:r>
    </w:p>
    <w:p w14:paraId="06B94DFF" w14:textId="11F74741" w:rsidR="00617867" w:rsidRDefault="000B56B4" w:rsidP="00617867">
      <w:pPr>
        <w:rPr>
          <w:rFonts w:cs="Arial"/>
        </w:rPr>
      </w:pPr>
      <w:r>
        <w:t>E</w:t>
      </w:r>
      <w:r w:rsidR="00617867" w:rsidRPr="004515C9">
        <w:rPr>
          <w:rFonts w:cs="Arial"/>
        </w:rPr>
        <w:t xml:space="preserve">sse trabalho vem propor </w:t>
      </w:r>
      <w:r w:rsidR="00617867">
        <w:rPr>
          <w:rFonts w:cs="Arial"/>
        </w:rPr>
        <w:t>a utilização de algoritmos genéticos</w:t>
      </w:r>
      <w:r w:rsidR="00751727">
        <w:rPr>
          <w:rFonts w:cs="Arial"/>
        </w:rPr>
        <w:t xml:space="preserve"> (GA</w:t>
      </w:r>
      <w:r>
        <w:rPr>
          <w:rFonts w:cs="Arial"/>
        </w:rPr>
        <w:t>s</w:t>
      </w:r>
      <w:r w:rsidR="00751727">
        <w:rPr>
          <w:rFonts w:cs="Arial"/>
        </w:rPr>
        <w:t>)</w:t>
      </w:r>
      <w:r w:rsidR="00617867">
        <w:rPr>
          <w:rFonts w:cs="Arial"/>
        </w:rPr>
        <w:t xml:space="preserve"> como </w:t>
      </w:r>
      <w:r w:rsidR="00617867" w:rsidRPr="004515C9">
        <w:rPr>
          <w:rFonts w:cs="Arial"/>
        </w:rPr>
        <w:t xml:space="preserve">ferramenta </w:t>
      </w:r>
      <w:r w:rsidR="002F34DA">
        <w:rPr>
          <w:rFonts w:cs="Arial"/>
        </w:rPr>
        <w:t xml:space="preserve">para otimização da combinação de alternativas </w:t>
      </w:r>
      <w:r w:rsidR="00617867">
        <w:rPr>
          <w:rFonts w:cs="Arial"/>
        </w:rPr>
        <w:t xml:space="preserve">de </w:t>
      </w:r>
      <w:r w:rsidR="00617867">
        <w:rPr>
          <w:rFonts w:cs="Arial"/>
          <w:i/>
          <w:iCs/>
        </w:rPr>
        <w:t>pull out</w:t>
      </w:r>
      <w:r w:rsidR="00617867">
        <w:rPr>
          <w:rFonts w:cs="Arial"/>
        </w:rPr>
        <w:t xml:space="preserve"> de risers, onde serão avaliad</w:t>
      </w:r>
      <w:r w:rsidR="002F34DA">
        <w:rPr>
          <w:rFonts w:cs="Arial"/>
        </w:rPr>
        <w:t>o</w:t>
      </w:r>
      <w:r w:rsidR="00617867">
        <w:rPr>
          <w:rFonts w:cs="Arial"/>
        </w:rPr>
        <w:t xml:space="preserve">s os </w:t>
      </w:r>
      <w:r w:rsidR="002F34DA">
        <w:rPr>
          <w:rFonts w:cs="Arial"/>
        </w:rPr>
        <w:t xml:space="preserve">parâmetros </w:t>
      </w:r>
      <w:r w:rsidR="00617867">
        <w:rPr>
          <w:rFonts w:cs="Arial"/>
        </w:rPr>
        <w:t>custos</w:t>
      </w:r>
      <w:r w:rsidR="00DE6620">
        <w:rPr>
          <w:rFonts w:cs="Arial"/>
        </w:rPr>
        <w:t xml:space="preserve"> e</w:t>
      </w:r>
      <w:r w:rsidR="00617867">
        <w:rPr>
          <w:rFonts w:cs="Arial"/>
        </w:rPr>
        <w:t xml:space="preserve"> </w:t>
      </w:r>
      <w:r w:rsidR="002F34DA">
        <w:rPr>
          <w:rFonts w:cs="Arial"/>
        </w:rPr>
        <w:t>emiss</w:t>
      </w:r>
      <w:r w:rsidR="00283012">
        <w:rPr>
          <w:rFonts w:cs="Arial"/>
        </w:rPr>
        <w:t>ões</w:t>
      </w:r>
      <w:r w:rsidR="002F34DA">
        <w:rPr>
          <w:rFonts w:cs="Arial"/>
        </w:rPr>
        <w:t xml:space="preserve"> de </w:t>
      </w:r>
      <w:r w:rsidR="00617867">
        <w:rPr>
          <w:rFonts w:cs="Arial"/>
        </w:rPr>
        <w:t>CO</w:t>
      </w:r>
      <w:r w:rsidR="00617867" w:rsidRPr="00190DEB">
        <w:rPr>
          <w:rFonts w:cs="Arial"/>
          <w:vertAlign w:val="subscript"/>
        </w:rPr>
        <w:t>2</w:t>
      </w:r>
      <w:r w:rsidR="00617867">
        <w:rPr>
          <w:rFonts w:cs="Arial"/>
        </w:rPr>
        <w:t>.</w:t>
      </w:r>
      <w:r w:rsidR="00DE6620">
        <w:rPr>
          <w:rFonts w:cs="Arial"/>
        </w:rPr>
        <w:t xml:space="preserve"> </w:t>
      </w:r>
    </w:p>
    <w:p w14:paraId="66C099FF" w14:textId="1A018544" w:rsidR="001F6472" w:rsidRPr="004515C9" w:rsidRDefault="00002778" w:rsidP="002213C8">
      <w:pPr>
        <w:pStyle w:val="Ttulo2"/>
        <w:rPr>
          <w:rFonts w:cs="Arial"/>
        </w:rPr>
      </w:pPr>
      <w:bookmarkStart w:id="559" w:name="_Toc51601286"/>
      <w:bookmarkStart w:id="560" w:name="_Toc55897116"/>
      <w:r w:rsidRPr="004515C9">
        <w:rPr>
          <w:rFonts w:cs="Arial"/>
        </w:rPr>
        <w:t>Objetivos do Trabalho</w:t>
      </w:r>
      <w:bookmarkEnd w:id="559"/>
      <w:bookmarkEnd w:id="560"/>
    </w:p>
    <w:p w14:paraId="50B0D597" w14:textId="2DA79F35" w:rsidR="00371F29" w:rsidRDefault="004A0C8C" w:rsidP="00EA4EEC">
      <w:pPr>
        <w:pStyle w:val="bullet"/>
      </w:pPr>
      <w:r>
        <w:t xml:space="preserve">Avaliação </w:t>
      </w:r>
      <w:r w:rsidR="00DE6620">
        <w:t xml:space="preserve">da efetividade do </w:t>
      </w:r>
      <w:r w:rsidR="00751727">
        <w:t>GA</w:t>
      </w:r>
      <w:r w:rsidR="00371F29">
        <w:t xml:space="preserve"> como </w:t>
      </w:r>
      <w:r w:rsidR="00371F29" w:rsidRPr="004515C9">
        <w:t xml:space="preserve">ferramenta de otimização </w:t>
      </w:r>
      <w:r w:rsidR="00371F29">
        <w:t xml:space="preserve">de </w:t>
      </w:r>
      <w:r w:rsidR="00371F29" w:rsidRPr="00EA4EEC">
        <w:rPr>
          <w:b/>
          <w:bCs/>
        </w:rPr>
        <w:t>custo</w:t>
      </w:r>
      <w:r w:rsidR="00371F29">
        <w:t xml:space="preserve"> das atividades de </w:t>
      </w:r>
      <w:r w:rsidR="00371F29">
        <w:rPr>
          <w:i/>
          <w:iCs/>
        </w:rPr>
        <w:t>pull out</w:t>
      </w:r>
      <w:r w:rsidR="00371F29">
        <w:t xml:space="preserve"> de risers</w:t>
      </w:r>
      <w:r w:rsidR="00DE6620">
        <w:t>;</w:t>
      </w:r>
    </w:p>
    <w:p w14:paraId="70A9975D" w14:textId="2C35F93F" w:rsidR="00371F29" w:rsidRDefault="004A0C8C" w:rsidP="00EA4EEC">
      <w:pPr>
        <w:pStyle w:val="bullet"/>
      </w:pPr>
      <w:r>
        <w:t xml:space="preserve">Avaliação </w:t>
      </w:r>
      <w:r w:rsidR="00DE6620">
        <w:t xml:space="preserve">da efetividade do </w:t>
      </w:r>
      <w:r w:rsidR="00751727">
        <w:t xml:space="preserve">GA </w:t>
      </w:r>
      <w:r w:rsidR="00371F29">
        <w:t xml:space="preserve">como </w:t>
      </w:r>
      <w:r w:rsidR="00371F29" w:rsidRPr="004515C9">
        <w:t xml:space="preserve">ferramenta de otimização </w:t>
      </w:r>
      <w:r w:rsidR="00371F29">
        <w:t xml:space="preserve">de </w:t>
      </w:r>
      <w:r w:rsidR="00371F29" w:rsidRPr="00EA4EEC">
        <w:rPr>
          <w:b/>
          <w:bCs/>
        </w:rPr>
        <w:t>emissões de CO</w:t>
      </w:r>
      <w:r w:rsidR="00371F29" w:rsidRPr="00EA4EEC">
        <w:rPr>
          <w:b/>
          <w:bCs/>
          <w:vertAlign w:val="subscript"/>
        </w:rPr>
        <w:t>2</w:t>
      </w:r>
      <w:r w:rsidR="00371F29">
        <w:t xml:space="preserve"> das atividades de </w:t>
      </w:r>
      <w:r w:rsidR="00371F29">
        <w:rPr>
          <w:i/>
          <w:iCs/>
        </w:rPr>
        <w:t>pull out</w:t>
      </w:r>
      <w:r w:rsidR="00371F29">
        <w:t xml:space="preserve"> de risers</w:t>
      </w:r>
      <w:r w:rsidR="00DE6620">
        <w:t>;</w:t>
      </w:r>
    </w:p>
    <w:p w14:paraId="21F4E79A" w14:textId="49D9A5F9" w:rsidR="00371F29" w:rsidRDefault="004A0C8C" w:rsidP="00EA4EEC">
      <w:pPr>
        <w:pStyle w:val="bullet"/>
      </w:pPr>
      <w:r>
        <w:lastRenderedPageBreak/>
        <w:t xml:space="preserve">Avaliação </w:t>
      </w:r>
      <w:r w:rsidR="00DE6620">
        <w:t xml:space="preserve">da efetividade do </w:t>
      </w:r>
      <w:r w:rsidR="00751727">
        <w:t xml:space="preserve">GA </w:t>
      </w:r>
      <w:r w:rsidR="00371F29">
        <w:t xml:space="preserve">como </w:t>
      </w:r>
      <w:r w:rsidR="00371F29" w:rsidRPr="004515C9">
        <w:t xml:space="preserve">ferramenta de </w:t>
      </w:r>
      <w:r w:rsidR="00EA4EEC">
        <w:t xml:space="preserve">definição das </w:t>
      </w:r>
      <w:r w:rsidR="00EA4EEC" w:rsidRPr="00CA5B8C">
        <w:rPr>
          <w:b/>
          <w:bCs/>
        </w:rPr>
        <w:t>embarcações</w:t>
      </w:r>
      <w:r w:rsidR="00EA4EEC">
        <w:t xml:space="preserve"> a serem utilizadas nas</w:t>
      </w:r>
      <w:r w:rsidR="00371F29">
        <w:t xml:space="preserve"> atividades de </w:t>
      </w:r>
      <w:r w:rsidR="00371F29">
        <w:rPr>
          <w:i/>
          <w:iCs/>
        </w:rPr>
        <w:t>pull out</w:t>
      </w:r>
      <w:r w:rsidR="00371F29">
        <w:t xml:space="preserve"> de risers</w:t>
      </w:r>
      <w:r w:rsidR="00DE6620">
        <w:t xml:space="preserve"> para maior otimização dos parâmetros de custo e emissões de CO</w:t>
      </w:r>
      <w:r w:rsidR="00DE6620" w:rsidRPr="00DE6620">
        <w:rPr>
          <w:vertAlign w:val="subscript"/>
        </w:rPr>
        <w:t>2</w:t>
      </w:r>
      <w:r w:rsidR="00D412B1">
        <w:t>;</w:t>
      </w:r>
    </w:p>
    <w:p w14:paraId="27CA4922" w14:textId="3FF43F66" w:rsidR="009C2442" w:rsidRDefault="009C2442" w:rsidP="009C2442">
      <w:pPr>
        <w:pStyle w:val="bullet"/>
      </w:pPr>
      <w:r>
        <w:t xml:space="preserve">Avaliação da efetividade do GA como ferramenta de </w:t>
      </w:r>
      <w:r w:rsidRPr="009C2442">
        <w:rPr>
          <w:b/>
          <w:bCs/>
        </w:rPr>
        <w:t xml:space="preserve">otimização da combinação de alternativas para realização de </w:t>
      </w:r>
      <w:r w:rsidRPr="009C2442">
        <w:rPr>
          <w:b/>
          <w:bCs/>
          <w:i/>
          <w:iCs/>
        </w:rPr>
        <w:t>pull out</w:t>
      </w:r>
      <w:r w:rsidRPr="009C2442">
        <w:rPr>
          <w:b/>
          <w:bCs/>
        </w:rPr>
        <w:t xml:space="preserve"> de risers</w:t>
      </w:r>
      <w:r>
        <w:t xml:space="preserve"> de sistema de produção </w:t>
      </w:r>
      <w:r>
        <w:rPr>
          <w:i/>
          <w:iCs/>
        </w:rPr>
        <w:t>offshore</w:t>
      </w:r>
      <w:r>
        <w:t xml:space="preserve"> em descomissionamento, considerando os </w:t>
      </w:r>
      <w:r w:rsidRPr="00EA459A">
        <w:rPr>
          <w:b/>
          <w:bCs/>
        </w:rPr>
        <w:t>custos</w:t>
      </w:r>
      <w:r w:rsidR="00D412B1" w:rsidRPr="00EA459A">
        <w:rPr>
          <w:b/>
          <w:bCs/>
        </w:rPr>
        <w:t>,</w:t>
      </w:r>
      <w:r w:rsidRPr="00EA459A">
        <w:rPr>
          <w:b/>
          <w:bCs/>
        </w:rPr>
        <w:t xml:space="preserve"> emissões de CO</w:t>
      </w:r>
      <w:r w:rsidRPr="00EA459A">
        <w:rPr>
          <w:b/>
          <w:bCs/>
          <w:vertAlign w:val="subscript"/>
        </w:rPr>
        <w:t>2</w:t>
      </w:r>
      <w:r w:rsidRPr="00EA459A">
        <w:rPr>
          <w:b/>
          <w:bCs/>
        </w:rPr>
        <w:t xml:space="preserve"> </w:t>
      </w:r>
      <w:r w:rsidR="00D412B1" w:rsidRPr="00EA459A">
        <w:rPr>
          <w:b/>
          <w:bCs/>
        </w:rPr>
        <w:t>e embarcações disponíveis</w:t>
      </w:r>
      <w:r>
        <w:t>.</w:t>
      </w:r>
    </w:p>
    <w:p w14:paraId="18F66B70" w14:textId="45D7D9B9" w:rsidR="001F6472" w:rsidRPr="004515C9" w:rsidRDefault="00002778" w:rsidP="002213C8">
      <w:pPr>
        <w:pStyle w:val="Ttulo2"/>
        <w:rPr>
          <w:rFonts w:cs="Arial"/>
        </w:rPr>
      </w:pPr>
      <w:bookmarkStart w:id="561" w:name="_heading=h.2et92p0" w:colFirst="0" w:colLast="0"/>
      <w:bookmarkStart w:id="562" w:name="_Toc51601287"/>
      <w:bookmarkStart w:id="563" w:name="_Toc55897117"/>
      <w:bookmarkEnd w:id="561"/>
      <w:r w:rsidRPr="004515C9">
        <w:rPr>
          <w:rFonts w:cs="Arial"/>
        </w:rPr>
        <w:t xml:space="preserve">Descrição </w:t>
      </w:r>
      <w:r>
        <w:rPr>
          <w:rFonts w:cs="Arial"/>
        </w:rPr>
        <w:t>d</w:t>
      </w:r>
      <w:r w:rsidRPr="004515C9">
        <w:rPr>
          <w:rFonts w:cs="Arial"/>
        </w:rPr>
        <w:t>o Trabalho</w:t>
      </w:r>
      <w:bookmarkEnd w:id="562"/>
      <w:bookmarkEnd w:id="563"/>
    </w:p>
    <w:p w14:paraId="3F559A46" w14:textId="75384D22" w:rsidR="005E54D8" w:rsidRDefault="0030365A" w:rsidP="00E109A0">
      <w:r>
        <w:t xml:space="preserve">O presente trabalho foi realizado em </w:t>
      </w:r>
      <w:r w:rsidR="000819F5">
        <w:t>3</w:t>
      </w:r>
      <w:r>
        <w:t xml:space="preserve"> etapas</w:t>
      </w:r>
      <w:r w:rsidR="005E54D8">
        <w:t xml:space="preserve"> principais</w:t>
      </w:r>
      <w:r w:rsidR="003F7883">
        <w:t xml:space="preserve">: </w:t>
      </w:r>
      <w:r w:rsidR="00A42471">
        <w:t>D</w:t>
      </w:r>
      <w:r w:rsidR="00AB7511">
        <w:t xml:space="preserve">escrição do </w:t>
      </w:r>
      <w:r w:rsidR="00A42471">
        <w:t>P</w:t>
      </w:r>
      <w:r w:rsidR="00AB7511">
        <w:t>roblema</w:t>
      </w:r>
      <w:r w:rsidR="002B28EA">
        <w:t>;</w:t>
      </w:r>
      <w:r w:rsidR="00A42471">
        <w:t xml:space="preserve"> A</w:t>
      </w:r>
      <w:r w:rsidR="00AB7511">
        <w:t xml:space="preserve">rquitetura do </w:t>
      </w:r>
      <w:r w:rsidR="00A42471">
        <w:t>Sistema Proposto</w:t>
      </w:r>
      <w:r w:rsidR="002B28EA">
        <w:t>;</w:t>
      </w:r>
      <w:r w:rsidR="00A42471">
        <w:t xml:space="preserve"> </w:t>
      </w:r>
      <w:r w:rsidR="00AB7511">
        <w:t xml:space="preserve">e </w:t>
      </w:r>
      <w:r w:rsidR="00A42471">
        <w:t xml:space="preserve">Estudos </w:t>
      </w:r>
      <w:r w:rsidR="00AB7511">
        <w:t xml:space="preserve">de </w:t>
      </w:r>
      <w:r w:rsidR="00A42471">
        <w:t>Caso</w:t>
      </w:r>
      <w:r w:rsidR="00AB7511">
        <w:t xml:space="preserve"> UEP-1 e UEP-2.</w:t>
      </w:r>
    </w:p>
    <w:p w14:paraId="3BE0CE65" w14:textId="12BA094E" w:rsidR="00E109A0" w:rsidRDefault="00A131B5" w:rsidP="00E109A0">
      <w:r>
        <w:t>P</w:t>
      </w:r>
      <w:r w:rsidR="00A929DC">
        <w:t xml:space="preserve">ara isso, o trabalho foi dividido em 6 </w:t>
      </w:r>
      <w:r w:rsidR="00A929DC" w:rsidRPr="00242FE9">
        <w:t>capítulos</w:t>
      </w:r>
      <w:r w:rsidR="00A929DC">
        <w:t xml:space="preserve">: </w:t>
      </w:r>
      <w:r w:rsidR="005E54D8">
        <w:t xml:space="preserve">1. </w:t>
      </w:r>
      <w:r w:rsidR="005E54D8" w:rsidRPr="00242FE9">
        <w:t>Introdução</w:t>
      </w:r>
      <w:r w:rsidR="00A929DC">
        <w:t xml:space="preserve">; </w:t>
      </w:r>
      <w:r w:rsidR="005E54D8">
        <w:t xml:space="preserve">2. Descrição </w:t>
      </w:r>
      <w:r w:rsidR="00A929DC">
        <w:t xml:space="preserve">do </w:t>
      </w:r>
      <w:r w:rsidR="005E54D8">
        <w:t>Problema</w:t>
      </w:r>
      <w:r w:rsidR="00A929DC">
        <w:t xml:space="preserve">; </w:t>
      </w:r>
      <w:r w:rsidR="005E54D8">
        <w:t>3. Metodologias</w:t>
      </w:r>
      <w:r w:rsidR="00A929DC">
        <w:t xml:space="preserve">; </w:t>
      </w:r>
      <w:r w:rsidR="005E54D8">
        <w:t xml:space="preserve">4. Arquitetura </w:t>
      </w:r>
      <w:r w:rsidR="00A929DC">
        <w:t xml:space="preserve">do </w:t>
      </w:r>
      <w:r w:rsidR="005E54D8">
        <w:t>Sistema Proposto</w:t>
      </w:r>
      <w:r w:rsidR="00A929DC">
        <w:t xml:space="preserve">; </w:t>
      </w:r>
      <w:r w:rsidR="005E54D8">
        <w:t>5. Resultados</w:t>
      </w:r>
      <w:r w:rsidR="00A929DC">
        <w:t xml:space="preserve">; </w:t>
      </w:r>
      <w:r w:rsidR="005E54D8">
        <w:t xml:space="preserve">6. Conclusões </w:t>
      </w:r>
      <w:r w:rsidR="00A929DC">
        <w:t xml:space="preserve">e </w:t>
      </w:r>
      <w:r w:rsidR="00E04F28">
        <w:t>Recomendações</w:t>
      </w:r>
      <w:r w:rsidR="00A929DC">
        <w:t xml:space="preserve">; e </w:t>
      </w:r>
      <w:r w:rsidR="005E54D8">
        <w:t>7. Referências Bibliográficas.</w:t>
      </w:r>
    </w:p>
    <w:p w14:paraId="2181C6DD" w14:textId="7E9E444A" w:rsidR="005E54D8" w:rsidRPr="002A5A3B" w:rsidRDefault="00FB3679" w:rsidP="005E54D8">
      <w:r w:rsidRPr="002A5A3B">
        <w:t xml:space="preserve">O </w:t>
      </w:r>
      <w:r w:rsidR="005E54D8" w:rsidRPr="002A5A3B">
        <w:t>capítulo 2</w:t>
      </w:r>
      <w:r w:rsidRPr="002A5A3B">
        <w:t xml:space="preserve"> </w:t>
      </w:r>
      <w:r w:rsidR="002A5A3B" w:rsidRPr="002A5A3B">
        <w:t xml:space="preserve">descreve </w:t>
      </w:r>
      <w:r w:rsidR="005E54D8" w:rsidRPr="002A5A3B">
        <w:t xml:space="preserve">as atividades </w:t>
      </w:r>
      <w:r w:rsidR="005C594F" w:rsidRPr="002A5A3B">
        <w:t>de</w:t>
      </w:r>
      <w:r w:rsidR="005E54D8" w:rsidRPr="002A5A3B">
        <w:t xml:space="preserve"> recolhimento de dutos flexíveis (</w:t>
      </w:r>
      <w:r w:rsidR="008F5CF5" w:rsidRPr="002A5A3B">
        <w:rPr>
          <w:i/>
          <w:iCs/>
        </w:rPr>
        <w:t xml:space="preserve">pull out </w:t>
      </w:r>
      <w:r w:rsidR="008F5CF5" w:rsidRPr="002A5A3B">
        <w:t>de risers</w:t>
      </w:r>
      <w:r w:rsidR="005E54D8" w:rsidRPr="002A5A3B">
        <w:t xml:space="preserve">), </w:t>
      </w:r>
      <w:r w:rsidR="002A5A3B" w:rsidRPr="002A5A3B">
        <w:t>apresenta</w:t>
      </w:r>
      <w:r w:rsidRPr="002A5A3B">
        <w:t xml:space="preserve"> </w:t>
      </w:r>
      <w:r w:rsidR="008F5CF5" w:rsidRPr="002A5A3B">
        <w:t>algumas</w:t>
      </w:r>
      <w:r w:rsidR="005E54D8" w:rsidRPr="002A5A3B">
        <w:t xml:space="preserve"> alternativas possíveis para essa execução, as consequentes emissões de CO</w:t>
      </w:r>
      <w:r w:rsidR="005E54D8" w:rsidRPr="002A5A3B">
        <w:rPr>
          <w:vertAlign w:val="subscript"/>
        </w:rPr>
        <w:t>2</w:t>
      </w:r>
      <w:r w:rsidR="005E54D8" w:rsidRPr="002A5A3B">
        <w:t xml:space="preserve"> e as </w:t>
      </w:r>
      <w:r w:rsidR="00D43566" w:rsidRPr="002A5A3B">
        <w:t>propostas</w:t>
      </w:r>
      <w:r w:rsidR="005E54D8" w:rsidRPr="002A5A3B">
        <w:t xml:space="preserve"> mundiais de precificação de Carbono</w:t>
      </w:r>
      <w:r w:rsidR="00CE2FE2" w:rsidRPr="002A5A3B">
        <w:t xml:space="preserve">, que serão utilizadas como </w:t>
      </w:r>
      <w:r w:rsidR="00F576E0" w:rsidRPr="002A5A3B">
        <w:t>referências</w:t>
      </w:r>
      <w:r w:rsidR="00CE2FE2" w:rsidRPr="002A5A3B">
        <w:t xml:space="preserve"> para </w:t>
      </w:r>
      <w:r w:rsidR="00F576E0" w:rsidRPr="002A5A3B">
        <w:t xml:space="preserve">o </w:t>
      </w:r>
      <w:r w:rsidR="00CE2FE2" w:rsidRPr="002A5A3B">
        <w:t>cálculo do custo total</w:t>
      </w:r>
      <w:r w:rsidR="005E54D8" w:rsidRPr="002A5A3B">
        <w:t>.</w:t>
      </w:r>
    </w:p>
    <w:p w14:paraId="681AD017" w14:textId="1BD5A5DE" w:rsidR="001861BF" w:rsidRDefault="0060654C" w:rsidP="001861BF">
      <w:r>
        <w:t>O</w:t>
      </w:r>
      <w:r w:rsidR="001861BF">
        <w:t xml:space="preserve"> capítulo 3 apresenta </w:t>
      </w:r>
      <w:r>
        <w:t xml:space="preserve">a </w:t>
      </w:r>
      <w:r w:rsidR="001861BF">
        <w:t xml:space="preserve">história dos </w:t>
      </w:r>
      <w:r w:rsidR="00486046">
        <w:t>Algoritmos Genéticos (</w:t>
      </w:r>
      <w:r w:rsidR="0023087F">
        <w:t>GA</w:t>
      </w:r>
      <w:r w:rsidR="00486046">
        <w:t>)</w:t>
      </w:r>
      <w:r w:rsidR="001861BF">
        <w:t xml:space="preserve"> e os seus </w:t>
      </w:r>
      <w:r>
        <w:t xml:space="preserve">principais </w:t>
      </w:r>
      <w:r w:rsidR="001861BF">
        <w:t xml:space="preserve">conceitos </w:t>
      </w:r>
      <w:r w:rsidR="00751727">
        <w:t>como</w:t>
      </w:r>
      <w:r w:rsidR="001971E3">
        <w:t>:</w:t>
      </w:r>
      <w:r w:rsidR="00751727">
        <w:t xml:space="preserve"> a r</w:t>
      </w:r>
      <w:r w:rsidR="001861BF">
        <w:t>epresentação cromossômica e decodificação</w:t>
      </w:r>
      <w:r w:rsidR="00751727">
        <w:t xml:space="preserve"> de um problema</w:t>
      </w:r>
      <w:r w:rsidR="001971E3">
        <w:t>;</w:t>
      </w:r>
      <w:r w:rsidR="00751727">
        <w:t xml:space="preserve"> a elaboração de uma função de avaliação</w:t>
      </w:r>
      <w:r w:rsidR="001971E3">
        <w:t>;</w:t>
      </w:r>
      <w:r w:rsidR="00751727">
        <w:t xml:space="preserve"> os o</w:t>
      </w:r>
      <w:r w:rsidR="001861BF">
        <w:t xml:space="preserve">peradores </w:t>
      </w:r>
      <w:r w:rsidR="00751727">
        <w:t>g</w:t>
      </w:r>
      <w:r w:rsidR="001861BF">
        <w:t>enéticos</w:t>
      </w:r>
      <w:r w:rsidR="00751727">
        <w:t xml:space="preserve"> de cruzamento e mutação utilizados</w:t>
      </w:r>
      <w:r w:rsidR="00123C12">
        <w:t xml:space="preserve"> </w:t>
      </w:r>
      <w:r w:rsidR="00C827F8">
        <w:t>para otimização</w:t>
      </w:r>
      <w:r w:rsidR="001971E3">
        <w:t>;</w:t>
      </w:r>
      <w:r w:rsidR="00C827F8">
        <w:t xml:space="preserve"> </w:t>
      </w:r>
      <w:r w:rsidR="00123C12">
        <w:t xml:space="preserve">a </w:t>
      </w:r>
      <w:r w:rsidR="00751727">
        <w:t>avalia</w:t>
      </w:r>
      <w:r w:rsidR="00123C12">
        <w:t>ção d</w:t>
      </w:r>
      <w:r w:rsidR="00751727">
        <w:t xml:space="preserve">o </w:t>
      </w:r>
      <w:r>
        <w:t xml:space="preserve">seu </w:t>
      </w:r>
      <w:r w:rsidR="00751727">
        <w:t>d</w:t>
      </w:r>
      <w:r w:rsidR="001861BF">
        <w:t>esempenho</w:t>
      </w:r>
      <w:r w:rsidR="001971E3">
        <w:t xml:space="preserve">; e </w:t>
      </w:r>
      <w:r w:rsidR="00751727">
        <w:t>o e</w:t>
      </w:r>
      <w:r w:rsidR="001861BF">
        <w:t xml:space="preserve">squema de </w:t>
      </w:r>
      <w:r w:rsidR="0023087F">
        <w:t xml:space="preserve">funcionamento de </w:t>
      </w:r>
      <w:r w:rsidR="001861BF">
        <w:t xml:space="preserve">um </w:t>
      </w:r>
      <w:r w:rsidR="00751727">
        <w:t>GA.</w:t>
      </w:r>
    </w:p>
    <w:p w14:paraId="387849C3" w14:textId="51369B69" w:rsidR="004A67BF" w:rsidRDefault="00627896" w:rsidP="004A67BF">
      <w:r>
        <w:t xml:space="preserve">O </w:t>
      </w:r>
      <w:r w:rsidR="0023087F">
        <w:t>capítulo 4</w:t>
      </w:r>
      <w:r>
        <w:t xml:space="preserve"> </w:t>
      </w:r>
      <w:r w:rsidR="0023087F">
        <w:t>apresenta a arquitetura do sistema proposto</w:t>
      </w:r>
      <w:r w:rsidR="00061FEC">
        <w:t xml:space="preserve"> para a avaliação da efetividade do GA como ferramenta de </w:t>
      </w:r>
      <w:r w:rsidR="00061FEC" w:rsidRPr="00061FEC">
        <w:t xml:space="preserve">otimização da combinação de alternativas para realização de </w:t>
      </w:r>
      <w:r w:rsidR="00061FEC" w:rsidRPr="00B869D9">
        <w:rPr>
          <w:i/>
          <w:iCs/>
        </w:rPr>
        <w:t>pull out</w:t>
      </w:r>
      <w:r w:rsidR="00061FEC" w:rsidRPr="00061FEC">
        <w:t xml:space="preserve"> de risers</w:t>
      </w:r>
      <w:r w:rsidR="00061FEC">
        <w:t xml:space="preserve"> de sistema de produção </w:t>
      </w:r>
      <w:r w:rsidR="00061FEC" w:rsidRPr="00061FEC">
        <w:t>offshore</w:t>
      </w:r>
      <w:r w:rsidR="00061FEC">
        <w:t xml:space="preserve"> em descomissionamento, considerando os </w:t>
      </w:r>
      <w:r w:rsidR="00061FEC" w:rsidRPr="00061FEC">
        <w:t>custos, emissões de CO</w:t>
      </w:r>
      <w:r w:rsidR="00061FEC" w:rsidRPr="004E3BDD">
        <w:rPr>
          <w:vertAlign w:val="subscript"/>
        </w:rPr>
        <w:t>2</w:t>
      </w:r>
      <w:r w:rsidR="00061FEC" w:rsidRPr="00061FEC">
        <w:t xml:space="preserve"> e embarcações disponíveis</w:t>
      </w:r>
      <w:r w:rsidR="00061FEC">
        <w:t>. Dessa maneira</w:t>
      </w:r>
      <w:r w:rsidR="001170DF">
        <w:t>,</w:t>
      </w:r>
      <w:r w:rsidR="00061FEC">
        <w:t xml:space="preserve"> f</w:t>
      </w:r>
      <w:r w:rsidR="004A67BF">
        <w:t xml:space="preserve">oram definidos os </w:t>
      </w:r>
      <w:r w:rsidR="0023087F">
        <w:t>genes e cromossomo do problema</w:t>
      </w:r>
      <w:r w:rsidR="004A67BF">
        <w:t>,</w:t>
      </w:r>
      <w:r w:rsidR="00C52D09">
        <w:t xml:space="preserve"> </w:t>
      </w:r>
      <w:r w:rsidR="0091687D">
        <w:t xml:space="preserve">levantadas </w:t>
      </w:r>
      <w:r w:rsidR="00C52D09">
        <w:t xml:space="preserve">as variáveis (recursos, restrições e premissas), </w:t>
      </w:r>
      <w:r w:rsidR="0091687D">
        <w:t>consolidados o</w:t>
      </w:r>
      <w:r w:rsidR="00C52D09">
        <w:t xml:space="preserve"> consumo de combustível e emissões de gases</w:t>
      </w:r>
      <w:r w:rsidR="00FB3B16">
        <w:t xml:space="preserve"> da</w:t>
      </w:r>
      <w:r w:rsidR="004A67BF">
        <w:t>s e</w:t>
      </w:r>
      <w:r w:rsidR="0023087F">
        <w:t>mbarcações</w:t>
      </w:r>
      <w:r w:rsidR="004A67BF">
        <w:t xml:space="preserve">, </w:t>
      </w:r>
      <w:r w:rsidR="00C52D09">
        <w:t>apresentada proposta de</w:t>
      </w:r>
      <w:r w:rsidR="004A67BF">
        <w:t xml:space="preserve"> d</w:t>
      </w:r>
      <w:r w:rsidR="0023087F">
        <w:t>etalhamento das alternativas</w:t>
      </w:r>
      <w:r w:rsidR="004A67BF">
        <w:t xml:space="preserve"> e </w:t>
      </w:r>
      <w:r w:rsidR="001170DF">
        <w:t xml:space="preserve">elaborada </w:t>
      </w:r>
      <w:r w:rsidR="00FB3B16">
        <w:t xml:space="preserve">a </w:t>
      </w:r>
      <w:r w:rsidR="004A67BF">
        <w:t>função objetivo (custos e emissões de CO</w:t>
      </w:r>
      <w:r w:rsidR="004A67BF" w:rsidRPr="00242FE9">
        <w:rPr>
          <w:vertAlign w:val="subscript"/>
        </w:rPr>
        <w:t>2</w:t>
      </w:r>
      <w:r w:rsidR="004A67BF">
        <w:t>).</w:t>
      </w:r>
    </w:p>
    <w:p w14:paraId="53618ADA" w14:textId="63D048DA" w:rsidR="00AA4946" w:rsidRDefault="00AA4946" w:rsidP="00AD5EA1">
      <w:r>
        <w:t>O capítulo 5 apresenta os resultados obtidos para os dois estudos de caso hipotéticos propostos, UEP-1 e UEP-2</w:t>
      </w:r>
      <w:r w:rsidR="00FB06CE">
        <w:t>,</w:t>
      </w:r>
      <w:r w:rsidR="00C52D09">
        <w:t xml:space="preserve"> com 23 e 40 risers respectivamente. Para cada </w:t>
      </w:r>
      <w:r w:rsidR="00F24EB3">
        <w:t xml:space="preserve">estudo de </w:t>
      </w:r>
      <w:r w:rsidR="00C52D09">
        <w:t>caso são apresentadas as características principais</w:t>
      </w:r>
      <w:r w:rsidR="005C4F37">
        <w:t xml:space="preserve"> </w:t>
      </w:r>
      <w:r w:rsidR="00FB06CE">
        <w:t>d</w:t>
      </w:r>
      <w:r w:rsidR="00CA575F">
        <w:t>as</w:t>
      </w:r>
      <w:r w:rsidR="005C4F37">
        <w:t xml:space="preserve"> UEP</w:t>
      </w:r>
      <w:r w:rsidR="00CA575F">
        <w:t>s</w:t>
      </w:r>
      <w:r w:rsidR="00C52D09">
        <w:t xml:space="preserve">, a decodificação das alternativas de </w:t>
      </w:r>
      <w:r w:rsidR="00C52D09">
        <w:rPr>
          <w:i/>
          <w:iCs/>
        </w:rPr>
        <w:t>pull out</w:t>
      </w:r>
      <w:r w:rsidR="00C52D09">
        <w:t xml:space="preserve"> de risers avaliadas,</w:t>
      </w:r>
      <w:r w:rsidR="005C4F37">
        <w:t xml:space="preserve"> a descrição dos risers e suas restrições</w:t>
      </w:r>
      <w:r w:rsidR="003D4590">
        <w:t>, o resultado da função objetivo para o “caso base” utilizado como referência para avaliação da efetividade do GA proposto</w:t>
      </w:r>
      <w:r w:rsidR="00AD5EA1">
        <w:t xml:space="preserve"> e os </w:t>
      </w:r>
      <w:r>
        <w:t>resultados obtidos.</w:t>
      </w:r>
      <w:r w:rsidR="007D4770">
        <w:t xml:space="preserve"> Todos os dados </w:t>
      </w:r>
      <w:r w:rsidR="00FB06CE">
        <w:t xml:space="preserve">dos casos hipotéticos foram assumidos </w:t>
      </w:r>
      <w:r w:rsidR="007D4770">
        <w:t>considerando a maior proximidade com um caso real.</w:t>
      </w:r>
    </w:p>
    <w:p w14:paraId="39BD3ECB" w14:textId="19736647" w:rsidR="00AF7F08" w:rsidRPr="004515C9" w:rsidRDefault="007D4770" w:rsidP="007D4770">
      <w:pPr>
        <w:rPr>
          <w:rFonts w:cs="Arial"/>
          <w:color w:val="3366FF"/>
        </w:rPr>
      </w:pPr>
      <w:r>
        <w:t xml:space="preserve">E por fim, no capítulo 6, são apresentadas as conclusões e recomendações conforme objetivos propostos </w:t>
      </w:r>
      <w:r w:rsidR="002E47D0">
        <w:t xml:space="preserve">para o trabalho </w:t>
      </w:r>
      <w:r>
        <w:t>e no capítulo 7 as referências bibliográficas utilizadas para a realização e fundamentação do presente trabalho.</w:t>
      </w:r>
    </w:p>
    <w:p w14:paraId="6792E834" w14:textId="62118CF9" w:rsidR="001F6472" w:rsidRPr="004515C9" w:rsidRDefault="001F6472" w:rsidP="00FA27C5">
      <w:pPr>
        <w:pStyle w:val="Ttulo1"/>
        <w:rPr>
          <w:rFonts w:cs="Arial"/>
        </w:rPr>
      </w:pPr>
      <w:bookmarkStart w:id="564" w:name="_Toc51601288"/>
      <w:bookmarkStart w:id="565" w:name="_Toc55897118"/>
      <w:r w:rsidRPr="004515C9">
        <w:rPr>
          <w:rFonts w:cs="Arial"/>
        </w:rPr>
        <w:lastRenderedPageBreak/>
        <w:t>DESCRIÇÃO DO PROBLEMA</w:t>
      </w:r>
      <w:bookmarkEnd w:id="564"/>
      <w:bookmarkEnd w:id="565"/>
    </w:p>
    <w:p w14:paraId="1C41F16F" w14:textId="5C852F25" w:rsidR="006C7EBD" w:rsidRDefault="000D39DE" w:rsidP="006C7EBD">
      <w:pPr>
        <w:rPr>
          <w:rFonts w:cs="Arial"/>
        </w:rPr>
      </w:pPr>
      <w:r>
        <w:rPr>
          <w:rFonts w:cs="Arial"/>
        </w:rPr>
        <w:t>Conforme apresentado no Capítulo 1, a</w:t>
      </w:r>
      <w:r w:rsidR="006C7EBD" w:rsidRPr="004515C9">
        <w:rPr>
          <w:rFonts w:cs="Arial"/>
        </w:rPr>
        <w:t xml:space="preserve"> indústria de </w:t>
      </w:r>
      <w:r w:rsidR="00000040">
        <w:rPr>
          <w:rFonts w:cs="Arial"/>
        </w:rPr>
        <w:t>O&amp;G</w:t>
      </w:r>
      <w:r w:rsidR="006C7EBD" w:rsidRPr="004515C9">
        <w:rPr>
          <w:rFonts w:cs="Arial"/>
        </w:rPr>
        <w:t xml:space="preserve"> contém uma série de ativos que inevitavelmente chegam no final do seu ciclo de vida, sendo necessário o descomissionamento </w:t>
      </w:r>
      <w:r w:rsidR="005E23FE" w:rsidRPr="004515C9">
        <w:rPr>
          <w:rFonts w:cs="Arial"/>
        </w:rPr>
        <w:t xml:space="preserve">das unidades </w:t>
      </w:r>
      <w:r w:rsidR="006C7EBD" w:rsidRPr="004515C9">
        <w:rPr>
          <w:rFonts w:cs="Arial"/>
        </w:rPr>
        <w:t>para sua desativação</w:t>
      </w:r>
      <w:r w:rsidR="004961C3">
        <w:rPr>
          <w:rFonts w:cs="Arial"/>
        </w:rPr>
        <w:t xml:space="preserve"> (IBP, 2020)</w:t>
      </w:r>
      <w:r w:rsidR="006C7EBD" w:rsidRPr="004515C9">
        <w:rPr>
          <w:rFonts w:cs="Arial"/>
        </w:rPr>
        <w:t>.</w:t>
      </w:r>
    </w:p>
    <w:p w14:paraId="3F968DA1" w14:textId="1AD3911A" w:rsidR="007A6DC5" w:rsidRDefault="000D39DE" w:rsidP="006C7EBD">
      <w:pPr>
        <w:rPr>
          <w:rFonts w:cs="Arial"/>
        </w:rPr>
      </w:pPr>
      <w:r>
        <w:rPr>
          <w:rFonts w:cs="Arial"/>
        </w:rPr>
        <w:t xml:space="preserve">O descomissionamento, </w:t>
      </w:r>
      <w:r w:rsidR="00D5742D">
        <w:rPr>
          <w:rFonts w:cs="Arial"/>
        </w:rPr>
        <w:t>devido a questões operacionais e logísticas,</w:t>
      </w:r>
      <w:r>
        <w:rPr>
          <w:rFonts w:cs="Arial"/>
        </w:rPr>
        <w:t xml:space="preserve"> é realizado </w:t>
      </w:r>
      <w:r w:rsidR="00485B61">
        <w:rPr>
          <w:rFonts w:cs="Arial"/>
        </w:rPr>
        <w:t>por</w:t>
      </w:r>
      <w:r>
        <w:rPr>
          <w:rFonts w:cs="Arial"/>
        </w:rPr>
        <w:t xml:space="preserve"> partes</w:t>
      </w:r>
      <w:r w:rsidR="00485B61">
        <w:rPr>
          <w:rFonts w:cs="Arial"/>
        </w:rPr>
        <w:t>, considerando uma divisão principalmente por sistema</w:t>
      </w:r>
      <w:r w:rsidR="00D66A63">
        <w:rPr>
          <w:rFonts w:cs="Arial"/>
        </w:rPr>
        <w:t>s</w:t>
      </w:r>
      <w:r w:rsidR="00485B61">
        <w:rPr>
          <w:rFonts w:cs="Arial"/>
        </w:rPr>
        <w:t xml:space="preserve"> (poços, plataforma e sistemas submarinos).</w:t>
      </w:r>
    </w:p>
    <w:p w14:paraId="32A093B9" w14:textId="2E15FCE3" w:rsidR="008F3F20" w:rsidRDefault="007A6DC5" w:rsidP="007A6DC5">
      <w:pPr>
        <w:rPr>
          <w:rFonts w:cs="Arial"/>
        </w:rPr>
      </w:pPr>
      <w:r>
        <w:rPr>
          <w:rFonts w:cs="Arial"/>
        </w:rPr>
        <w:t>Segundo Fielder e McGarry (2019),</w:t>
      </w:r>
      <w:r w:rsidR="008F3F20">
        <w:rPr>
          <w:rFonts w:cs="Arial"/>
        </w:rPr>
        <w:t xml:space="preserve"> a atividade de remoção de dutos submarinos é estimada em 12% do custo total de descomissionamento, podendo ser complexa e representar um impacto ambiental significativo.</w:t>
      </w:r>
    </w:p>
    <w:p w14:paraId="18B921E5" w14:textId="5CCD9E67" w:rsidR="000D39DE" w:rsidRDefault="00485B61" w:rsidP="006C7EBD">
      <w:pPr>
        <w:rPr>
          <w:rFonts w:cs="Arial"/>
        </w:rPr>
      </w:pPr>
      <w:r>
        <w:rPr>
          <w:rFonts w:cs="Arial"/>
        </w:rPr>
        <w:t>E</w:t>
      </w:r>
      <w:r w:rsidR="000D39DE">
        <w:rPr>
          <w:rFonts w:cs="Arial"/>
        </w:rPr>
        <w:t>sse trabalho</w:t>
      </w:r>
      <w:r w:rsidR="0039435E">
        <w:rPr>
          <w:rFonts w:cs="Arial"/>
        </w:rPr>
        <w:t xml:space="preserve"> </w:t>
      </w:r>
      <w:r w:rsidR="000D39DE">
        <w:rPr>
          <w:rFonts w:cs="Arial"/>
        </w:rPr>
        <w:t xml:space="preserve">irá </w:t>
      </w:r>
      <w:r w:rsidR="00000040">
        <w:rPr>
          <w:rFonts w:cs="Arial"/>
        </w:rPr>
        <w:t>avaliar ferramentas para</w:t>
      </w:r>
      <w:r w:rsidR="0039435E">
        <w:rPr>
          <w:rFonts w:cs="Arial"/>
        </w:rPr>
        <w:t xml:space="preserve"> otimização da combinação de alternativas para realização </w:t>
      </w:r>
      <w:r w:rsidR="000D39DE">
        <w:rPr>
          <w:rFonts w:cs="Arial"/>
        </w:rPr>
        <w:t xml:space="preserve">de </w:t>
      </w:r>
      <w:r w:rsidR="000D39DE">
        <w:rPr>
          <w:rFonts w:cs="Arial"/>
          <w:i/>
          <w:iCs/>
        </w:rPr>
        <w:t>pull out</w:t>
      </w:r>
      <w:r w:rsidR="000D39DE">
        <w:rPr>
          <w:rFonts w:cs="Arial"/>
        </w:rPr>
        <w:t xml:space="preserve"> de risers</w:t>
      </w:r>
      <w:r w:rsidR="0039435E">
        <w:rPr>
          <w:rFonts w:cs="Arial"/>
        </w:rPr>
        <w:t xml:space="preserve"> de sistema de produção </w:t>
      </w:r>
      <w:r w:rsidR="0039435E">
        <w:rPr>
          <w:rFonts w:cs="Arial"/>
          <w:i/>
          <w:iCs/>
        </w:rPr>
        <w:t>offshore</w:t>
      </w:r>
      <w:r w:rsidR="0039435E">
        <w:rPr>
          <w:rFonts w:cs="Arial"/>
        </w:rPr>
        <w:t xml:space="preserve"> em descomissionamento</w:t>
      </w:r>
      <w:r w:rsidR="00D66A63">
        <w:rPr>
          <w:rFonts w:cs="Arial"/>
        </w:rPr>
        <w:t xml:space="preserve">, considerando </w:t>
      </w:r>
      <w:r w:rsidR="00325EB2">
        <w:rPr>
          <w:rFonts w:cs="Arial"/>
        </w:rPr>
        <w:t>os custos e emissões de CO</w:t>
      </w:r>
      <w:r w:rsidR="00325EB2" w:rsidRPr="00325EB2">
        <w:rPr>
          <w:rFonts w:cs="Arial"/>
          <w:vertAlign w:val="subscript"/>
        </w:rPr>
        <w:t>2</w:t>
      </w:r>
      <w:r w:rsidR="00325EB2">
        <w:rPr>
          <w:rFonts w:cs="Arial"/>
        </w:rPr>
        <w:t xml:space="preserve"> </w:t>
      </w:r>
      <w:r w:rsidR="00D66A63">
        <w:rPr>
          <w:rFonts w:cs="Arial"/>
        </w:rPr>
        <w:t>associad</w:t>
      </w:r>
      <w:r w:rsidR="00325EB2">
        <w:rPr>
          <w:rFonts w:cs="Arial"/>
        </w:rPr>
        <w:t>o</w:t>
      </w:r>
      <w:r w:rsidR="00D66A63">
        <w:rPr>
          <w:rFonts w:cs="Arial"/>
        </w:rPr>
        <w:t>s</w:t>
      </w:r>
      <w:r w:rsidR="000D39DE">
        <w:rPr>
          <w:rFonts w:cs="Arial"/>
        </w:rPr>
        <w:t>.</w:t>
      </w:r>
    </w:p>
    <w:p w14:paraId="7404C721" w14:textId="772F8549" w:rsidR="002B3046" w:rsidRPr="004515C9" w:rsidRDefault="002B3046" w:rsidP="00E05BFC">
      <w:pPr>
        <w:pStyle w:val="Ttulo2"/>
      </w:pPr>
      <w:bookmarkStart w:id="566" w:name="_Toc51601291"/>
      <w:bookmarkStart w:id="567" w:name="_Toc55897119"/>
      <w:r w:rsidRPr="004515C9">
        <w:t>Risers</w:t>
      </w:r>
      <w:bookmarkEnd w:id="566"/>
      <w:bookmarkEnd w:id="567"/>
    </w:p>
    <w:p w14:paraId="2FD93318" w14:textId="11D90B54" w:rsidR="00ED19D7" w:rsidRPr="00D659E1" w:rsidRDefault="00ED19D7" w:rsidP="00ED19D7">
      <w:pPr>
        <w:rPr>
          <w:rFonts w:cs="Arial"/>
        </w:rPr>
      </w:pPr>
      <w:r>
        <w:rPr>
          <w:rFonts w:cs="Arial"/>
        </w:rPr>
        <w:t>Os r</w:t>
      </w:r>
      <w:r w:rsidRPr="004515C9">
        <w:rPr>
          <w:rFonts w:cs="Arial"/>
        </w:rPr>
        <w:t>isers são considerados como os trechos suspensos das tubulações que interligam as linhas de produção submarina às UEP</w:t>
      </w:r>
      <w:r w:rsidR="000969D0">
        <w:rPr>
          <w:rFonts w:cs="Arial"/>
        </w:rPr>
        <w:t>s</w:t>
      </w:r>
      <w:r w:rsidRPr="004515C9">
        <w:rPr>
          <w:rFonts w:cs="Arial"/>
        </w:rPr>
        <w:t xml:space="preserve"> e podem ser rígidos ou flexíveis. São utilizadas também para a condução de fluídos da superfície até um leito marinho, </w:t>
      </w:r>
      <w:r w:rsidRPr="00FE2072">
        <w:rPr>
          <w:rFonts w:cs="Arial"/>
        </w:rPr>
        <w:t xml:space="preserve">como o caso dos risers </w:t>
      </w:r>
      <w:r w:rsidRPr="00D659E1">
        <w:rPr>
          <w:rFonts w:cs="Arial"/>
        </w:rPr>
        <w:t>de injeção e de exportação</w:t>
      </w:r>
      <w:r w:rsidR="000969D0" w:rsidRPr="00D659E1">
        <w:rPr>
          <w:rFonts w:cs="Arial"/>
        </w:rPr>
        <w:t xml:space="preserve"> (Petrobras, 2020</w:t>
      </w:r>
      <w:ins w:id="568" w:author="Milene França" w:date="2020-11-10T10:33:00Z">
        <w:r w:rsidR="00D659E1" w:rsidRPr="00D659E1">
          <w:rPr>
            <w:rFonts w:cs="Arial"/>
          </w:rPr>
          <w:t>a</w:t>
        </w:r>
      </w:ins>
      <w:r w:rsidR="000969D0" w:rsidRPr="00D659E1">
        <w:rPr>
          <w:rFonts w:cs="Arial"/>
        </w:rPr>
        <w:t>)</w:t>
      </w:r>
      <w:r w:rsidRPr="00D659E1">
        <w:rPr>
          <w:rFonts w:cs="Arial"/>
        </w:rPr>
        <w:t>.</w:t>
      </w:r>
    </w:p>
    <w:p w14:paraId="0C7E0AAE" w14:textId="0ED19DDD" w:rsidR="003D4252" w:rsidRPr="004515C9" w:rsidRDefault="00705BF0" w:rsidP="003D4252">
      <w:pPr>
        <w:rPr>
          <w:rFonts w:cs="Arial"/>
        </w:rPr>
      </w:pPr>
      <w:r w:rsidRPr="004515C9">
        <w:rPr>
          <w:rFonts w:cs="Arial"/>
        </w:rPr>
        <w:t xml:space="preserve">A </w:t>
      </w:r>
      <w:r w:rsidR="0021506D">
        <w:rPr>
          <w:rFonts w:cs="Arial"/>
        </w:rPr>
        <w:t>F</w:t>
      </w:r>
      <w:r w:rsidRPr="004515C9">
        <w:rPr>
          <w:rFonts w:cs="Arial"/>
        </w:rPr>
        <w:t xml:space="preserve">igura </w:t>
      </w:r>
      <w:r w:rsidR="009C67CA">
        <w:rPr>
          <w:rFonts w:cs="Arial"/>
        </w:rPr>
        <w:t>1</w:t>
      </w:r>
      <w:r w:rsidRPr="004515C9">
        <w:rPr>
          <w:rFonts w:cs="Arial"/>
        </w:rPr>
        <w:t xml:space="preserve"> mostra o esquemático </w:t>
      </w:r>
      <w:r w:rsidR="0096539B" w:rsidRPr="004515C9">
        <w:rPr>
          <w:rFonts w:cs="Arial"/>
        </w:rPr>
        <w:t>simplificado</w:t>
      </w:r>
      <w:r w:rsidR="003D4252">
        <w:rPr>
          <w:rFonts w:cs="Arial"/>
        </w:rPr>
        <w:t>,</w:t>
      </w:r>
      <w:r w:rsidR="0096539B" w:rsidRPr="004515C9">
        <w:rPr>
          <w:rFonts w:cs="Arial"/>
        </w:rPr>
        <w:t xml:space="preserve"> </w:t>
      </w:r>
      <w:r w:rsidR="003D4252" w:rsidRPr="003D4252">
        <w:rPr>
          <w:rFonts w:cs="Arial"/>
        </w:rPr>
        <w:t>ilustrando a interligação de um duto (trechos riser e flowline) entre o equipamento submarino</w:t>
      </w:r>
      <w:r w:rsidR="009C67CA">
        <w:rPr>
          <w:rFonts w:cs="Arial"/>
        </w:rPr>
        <w:t xml:space="preserve"> </w:t>
      </w:r>
      <w:r w:rsidR="003D4252" w:rsidRPr="003D4252">
        <w:rPr>
          <w:rFonts w:cs="Arial"/>
        </w:rPr>
        <w:t xml:space="preserve">e a UEP, </w:t>
      </w:r>
      <w:r w:rsidR="003D4252">
        <w:rPr>
          <w:rFonts w:cs="Arial"/>
        </w:rPr>
        <w:t xml:space="preserve">com </w:t>
      </w:r>
      <w:r w:rsidR="003D4252" w:rsidRPr="003D4252">
        <w:rPr>
          <w:rFonts w:cs="Arial"/>
        </w:rPr>
        <w:t>linhas sendo representadas cruzando sobre o trecho riser</w:t>
      </w:r>
      <w:r w:rsidR="003D4252">
        <w:rPr>
          <w:rFonts w:cs="Arial"/>
        </w:rPr>
        <w:t>.</w:t>
      </w:r>
      <w:r w:rsidR="00260C2F">
        <w:rPr>
          <w:rFonts w:cs="Arial"/>
        </w:rPr>
        <w:t xml:space="preserve"> A </w:t>
      </w:r>
      <w:r w:rsidR="0021506D">
        <w:rPr>
          <w:rFonts w:cs="Arial"/>
        </w:rPr>
        <w:t>F</w:t>
      </w:r>
      <w:r w:rsidR="00260C2F">
        <w:rPr>
          <w:rFonts w:cs="Arial"/>
        </w:rPr>
        <w:t xml:space="preserve">igura 2 mostra o modelo de risers utilizados pela Petrobras no pré-sal e a </w:t>
      </w:r>
      <w:r w:rsidR="0021506D">
        <w:rPr>
          <w:rFonts w:cs="Arial"/>
        </w:rPr>
        <w:t>F</w:t>
      </w:r>
      <w:r w:rsidR="00260C2F">
        <w:rPr>
          <w:rFonts w:cs="Arial"/>
        </w:rPr>
        <w:t>igura 3 as camadas de uma linha flexível.</w:t>
      </w:r>
    </w:p>
    <w:p w14:paraId="099F828D" w14:textId="3509B5BC" w:rsidR="005515FC" w:rsidRPr="004515C9" w:rsidRDefault="00BA348C" w:rsidP="00BA348C">
      <w:pPr>
        <w:pStyle w:val="Figura"/>
        <w:rPr>
          <w:rFonts w:cs="Arial"/>
        </w:rPr>
      </w:pPr>
      <w:bookmarkStart w:id="569" w:name="_Toc55897155"/>
      <w:r w:rsidRPr="00A22D67">
        <w:rPr>
          <w:b/>
          <w:bCs/>
        </w:rPr>
        <w:t xml:space="preserve">Figura </w:t>
      </w:r>
      <w:r w:rsidR="009C67CA">
        <w:rPr>
          <w:b/>
          <w:bCs/>
        </w:rPr>
        <w:t>1</w:t>
      </w:r>
      <w:r w:rsidRPr="004515C9">
        <w:t xml:space="preserve"> – Esquema Simplificado ilustrando a</w:t>
      </w:r>
      <w:r w:rsidR="003D4252">
        <w:t>s interfaces do trecho riser</w:t>
      </w:r>
      <w:bookmarkEnd w:id="569"/>
    </w:p>
    <w:p w14:paraId="76F5D87A" w14:textId="3722A5FB" w:rsidR="002B3046" w:rsidRPr="00BA348C" w:rsidRDefault="001347FF">
      <w:pPr>
        <w:jc w:val="center"/>
        <w:rPr>
          <w:rFonts w:cs="Arial"/>
        </w:rPr>
        <w:pPrChange w:id="570" w:author="Milene França" w:date="2020-10-29T10:56:00Z">
          <w:pPr/>
        </w:pPrChange>
      </w:pPr>
      <w:ins w:id="571" w:author="Milene França" w:date="2020-10-29T13:51:00Z">
        <w:r>
          <w:rPr>
            <w:rFonts w:cs="Arial"/>
            <w:noProof/>
          </w:rPr>
          <w:drawing>
            <wp:inline distT="0" distB="0" distL="0" distR="0" wp14:anchorId="091CE7D3" wp14:editId="3D1F16DB">
              <wp:extent cx="5416916" cy="2282024"/>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994" cy="2301857"/>
                      </a:xfrm>
                      <a:prstGeom prst="rect">
                        <a:avLst/>
                      </a:prstGeom>
                      <a:noFill/>
                    </pic:spPr>
                  </pic:pic>
                </a:graphicData>
              </a:graphic>
            </wp:inline>
          </w:drawing>
        </w:r>
      </w:ins>
      <w:del w:id="572" w:author="Milene França" w:date="2020-10-29T10:56:00Z">
        <w:r w:rsidR="002B3046" w:rsidRPr="00BA348C" w:rsidDel="005F7183">
          <w:rPr>
            <w:rFonts w:cs="Arial"/>
            <w:noProof/>
          </w:rPr>
          <w:drawing>
            <wp:inline distT="0" distB="0" distL="0" distR="0" wp14:anchorId="0B743D53" wp14:editId="66A24F12">
              <wp:extent cx="5741233" cy="236236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280"/>
                      <a:stretch/>
                    </pic:blipFill>
                    <pic:spPr bwMode="auto">
                      <a:xfrm>
                        <a:off x="0" y="0"/>
                        <a:ext cx="5848579" cy="2406539"/>
                      </a:xfrm>
                      <a:prstGeom prst="rect">
                        <a:avLst/>
                      </a:prstGeom>
                      <a:ln>
                        <a:noFill/>
                      </a:ln>
                      <a:extLst>
                        <a:ext uri="{53640926-AAD7-44D8-BBD7-CCE9431645EC}">
                          <a14:shadowObscured xmlns:a14="http://schemas.microsoft.com/office/drawing/2010/main"/>
                        </a:ext>
                      </a:extLst>
                    </pic:spPr>
                  </pic:pic>
                </a:graphicData>
              </a:graphic>
            </wp:inline>
          </w:drawing>
        </w:r>
      </w:del>
    </w:p>
    <w:p w14:paraId="0673847C" w14:textId="379BF469" w:rsidR="00802527" w:rsidRDefault="00BA348C" w:rsidP="00BA348C">
      <w:pPr>
        <w:pStyle w:val="RefFigTab"/>
        <w:rPr>
          <w:rStyle w:val="RefernciaSutil"/>
          <w:smallCaps w:val="0"/>
          <w:color w:val="FF0000"/>
        </w:rPr>
      </w:pPr>
      <w:r w:rsidRPr="00BA348C">
        <w:rPr>
          <w:rStyle w:val="RefernciaSutil"/>
          <w:b/>
          <w:bCs/>
          <w:smallCaps w:val="0"/>
          <w:color w:val="auto"/>
        </w:rPr>
        <w:t>Fonte:</w:t>
      </w:r>
      <w:ins w:id="573" w:author="Milene França" w:date="2020-10-29T10:57:00Z">
        <w:r w:rsidR="0029742C">
          <w:rPr>
            <w:rStyle w:val="RefernciaSutil"/>
            <w:smallCaps w:val="0"/>
            <w:color w:val="auto"/>
          </w:rPr>
          <w:t xml:space="preserve"> </w:t>
        </w:r>
      </w:ins>
      <w:ins w:id="574" w:author="Milene França" w:date="2020-10-29T13:49:00Z">
        <w:r w:rsidR="00835B80">
          <w:rPr>
            <w:rStyle w:val="RefernciaSutil"/>
            <w:smallCaps w:val="0"/>
            <w:color w:val="auto"/>
          </w:rPr>
          <w:t>A</w:t>
        </w:r>
      </w:ins>
      <w:ins w:id="575" w:author="Milene França" w:date="2020-10-29T13:50:00Z">
        <w:r w:rsidR="00835B80">
          <w:rPr>
            <w:rStyle w:val="RefernciaSutil"/>
            <w:smallCaps w:val="0"/>
            <w:color w:val="auto"/>
          </w:rPr>
          <w:t xml:space="preserve">daptado </w:t>
        </w:r>
      </w:ins>
      <w:ins w:id="576" w:author="Milene França" w:date="2020-10-29T13:51:00Z">
        <w:r w:rsidR="00CE1EC1">
          <w:rPr>
            <w:rStyle w:val="RefernciaSutil"/>
            <w:smallCaps w:val="0"/>
            <w:color w:val="auto"/>
          </w:rPr>
          <w:t xml:space="preserve">de </w:t>
        </w:r>
      </w:ins>
      <w:ins w:id="577" w:author="Milene França" w:date="2020-10-29T10:57:00Z">
        <w:r w:rsidR="00CE1EC1">
          <w:rPr>
            <w:rStyle w:val="RefernciaSutil"/>
            <w:smallCaps w:val="0"/>
            <w:color w:val="auto"/>
          </w:rPr>
          <w:t xml:space="preserve">Abreu </w:t>
        </w:r>
      </w:ins>
      <w:ins w:id="578" w:author="Milene França" w:date="2020-10-29T13:51:00Z">
        <w:r w:rsidR="00CE1EC1">
          <w:rPr>
            <w:rStyle w:val="RefernciaSutil"/>
            <w:smallCaps w:val="0"/>
            <w:color w:val="auto"/>
          </w:rPr>
          <w:t>(</w:t>
        </w:r>
      </w:ins>
      <w:ins w:id="579" w:author="Milene França" w:date="2020-10-29T10:57:00Z">
        <w:r w:rsidR="0029742C">
          <w:rPr>
            <w:rStyle w:val="RefernciaSutil"/>
            <w:smallCaps w:val="0"/>
            <w:color w:val="auto"/>
          </w:rPr>
          <w:t>2014</w:t>
        </w:r>
      </w:ins>
      <w:ins w:id="580" w:author="Milene França" w:date="2020-10-30T13:20:00Z">
        <w:r w:rsidR="007C1420">
          <w:rPr>
            <w:rStyle w:val="RefernciaSutil"/>
            <w:smallCaps w:val="0"/>
            <w:color w:val="auto"/>
          </w:rPr>
          <w:t>)</w:t>
        </w:r>
      </w:ins>
      <w:del w:id="581" w:author="Milene França" w:date="2020-10-29T10:57:00Z">
        <w:r w:rsidRPr="00835B80" w:rsidDel="0029742C">
          <w:rPr>
            <w:rStyle w:val="RefernciaSutil"/>
            <w:b/>
            <w:bCs/>
            <w:smallCaps w:val="0"/>
            <w:color w:val="auto"/>
          </w:rPr>
          <w:delText xml:space="preserve"> </w:delText>
        </w:r>
        <w:r w:rsidRPr="00835B80" w:rsidDel="0029742C">
          <w:rPr>
            <w:rStyle w:val="RefernciaSutil"/>
            <w:smallCaps w:val="0"/>
            <w:color w:val="auto"/>
            <w:highlight w:val="yellow"/>
            <w:rPrChange w:id="582" w:author="Milene França" w:date="2020-10-29T13:50:00Z">
              <w:rPr>
                <w:rStyle w:val="RefernciaSutil"/>
                <w:smallCaps w:val="0"/>
                <w:color w:val="FF0000"/>
                <w:highlight w:val="yellow"/>
              </w:rPr>
            </w:rPrChange>
          </w:rPr>
          <w:delText>verificar Nicolosi P-12</w:delText>
        </w:r>
      </w:del>
    </w:p>
    <w:p w14:paraId="157DC8E5" w14:textId="4714B724" w:rsidR="009C67CA" w:rsidRPr="004515C9" w:rsidRDefault="009C67CA" w:rsidP="009C67CA">
      <w:pPr>
        <w:pStyle w:val="Figura"/>
      </w:pPr>
      <w:bookmarkStart w:id="583" w:name="_Toc55897156"/>
      <w:r w:rsidRPr="00AA4D32">
        <w:rPr>
          <w:b/>
          <w:bCs/>
        </w:rPr>
        <w:lastRenderedPageBreak/>
        <w:t xml:space="preserve">Figura </w:t>
      </w:r>
      <w:r>
        <w:rPr>
          <w:b/>
          <w:bCs/>
        </w:rPr>
        <w:t>2</w:t>
      </w:r>
      <w:r w:rsidRPr="004515C9">
        <w:t xml:space="preserve"> - Modelos de risers usados no Pré-Sal</w:t>
      </w:r>
      <w:bookmarkEnd w:id="583"/>
    </w:p>
    <w:p w14:paraId="1590B25D" w14:textId="77777777" w:rsidR="009C67CA" w:rsidRDefault="009C67CA" w:rsidP="009C67CA">
      <w:pPr>
        <w:jc w:val="center"/>
        <w:rPr>
          <w:rFonts w:cs="Arial"/>
        </w:rPr>
      </w:pPr>
      <w:r w:rsidRPr="004515C9">
        <w:rPr>
          <w:rFonts w:cs="Arial"/>
          <w:noProof/>
        </w:rPr>
        <w:drawing>
          <wp:inline distT="0" distB="0" distL="0" distR="0" wp14:anchorId="47D19AC7" wp14:editId="4F2B9A29">
            <wp:extent cx="2679700" cy="2250588"/>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0267" cy="2259463"/>
                    </a:xfrm>
                    <a:prstGeom prst="rect">
                      <a:avLst/>
                    </a:prstGeom>
                    <a:noFill/>
                    <a:ln>
                      <a:noFill/>
                    </a:ln>
                  </pic:spPr>
                </pic:pic>
              </a:graphicData>
            </a:graphic>
          </wp:inline>
        </w:drawing>
      </w:r>
    </w:p>
    <w:p w14:paraId="6B1763F6" w14:textId="4E9456ED" w:rsidR="009C67CA" w:rsidRPr="00D659E1" w:rsidRDefault="009C67CA" w:rsidP="009C67CA">
      <w:pPr>
        <w:pStyle w:val="RefFigTab"/>
        <w:rPr>
          <w:rStyle w:val="RefernciaSutil"/>
          <w:smallCaps w:val="0"/>
          <w:color w:val="auto"/>
          <w:rPrChange w:id="584" w:author="Milene França" w:date="2020-11-10T10:34:00Z">
            <w:rPr>
              <w:rStyle w:val="RefernciaSutil"/>
              <w:smallCaps w:val="0"/>
              <w:color w:val="auto"/>
              <w:sz w:val="24"/>
              <w:szCs w:val="24"/>
            </w:rPr>
          </w:rPrChange>
        </w:rPr>
      </w:pPr>
      <w:r w:rsidRPr="00FE2072">
        <w:rPr>
          <w:rStyle w:val="RefernciaSutil"/>
          <w:b/>
          <w:bCs/>
          <w:smallCaps w:val="0"/>
          <w:color w:val="auto"/>
        </w:rPr>
        <w:t>Fonte</w:t>
      </w:r>
      <w:r w:rsidRPr="00D659E1">
        <w:rPr>
          <w:rStyle w:val="RefernciaSutil"/>
          <w:smallCaps w:val="0"/>
          <w:color w:val="auto"/>
        </w:rPr>
        <w:t>: PETROBRAS (2020</w:t>
      </w:r>
      <w:ins w:id="585" w:author="Milene França" w:date="2020-11-10T10:34:00Z">
        <w:r w:rsidR="00D659E1" w:rsidRPr="00D659E1">
          <w:rPr>
            <w:rStyle w:val="RefernciaSutil"/>
            <w:smallCaps w:val="0"/>
            <w:color w:val="auto"/>
          </w:rPr>
          <w:t>a</w:t>
        </w:r>
      </w:ins>
      <w:r w:rsidRPr="00D659E1">
        <w:rPr>
          <w:rStyle w:val="RefernciaSutil"/>
          <w:smallCaps w:val="0"/>
          <w:color w:val="auto"/>
        </w:rPr>
        <w:t>).</w:t>
      </w:r>
    </w:p>
    <w:p w14:paraId="7B62CDD3" w14:textId="4A0FB648" w:rsidR="009C67CA" w:rsidRPr="004515C9" w:rsidRDefault="009C67CA" w:rsidP="009C67CA">
      <w:pPr>
        <w:pStyle w:val="Figura"/>
      </w:pPr>
      <w:bookmarkStart w:id="586" w:name="_Toc55897157"/>
      <w:r w:rsidRPr="00AA4D32">
        <w:rPr>
          <w:b/>
          <w:bCs/>
        </w:rPr>
        <w:t xml:space="preserve">Figura </w:t>
      </w:r>
      <w:r>
        <w:rPr>
          <w:b/>
          <w:bCs/>
        </w:rPr>
        <w:t>3</w:t>
      </w:r>
      <w:r w:rsidRPr="004515C9">
        <w:t xml:space="preserve"> – Linha flexível com camadas aparentes</w:t>
      </w:r>
      <w:bookmarkEnd w:id="586"/>
    </w:p>
    <w:p w14:paraId="187F026E" w14:textId="77777777" w:rsidR="009C67CA" w:rsidRDefault="009C67CA" w:rsidP="009C67CA">
      <w:pPr>
        <w:jc w:val="center"/>
        <w:rPr>
          <w:rFonts w:cs="Arial"/>
        </w:rPr>
      </w:pPr>
      <w:r w:rsidRPr="004515C9">
        <w:rPr>
          <w:rFonts w:cs="Arial"/>
          <w:noProof/>
        </w:rPr>
        <w:drawing>
          <wp:inline distT="0" distB="0" distL="0" distR="0" wp14:anchorId="56C5F6E0" wp14:editId="039CE35E">
            <wp:extent cx="1705694" cy="2335946"/>
            <wp:effectExtent l="0" t="0" r="889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4823" cy="2416923"/>
                    </a:xfrm>
                    <a:prstGeom prst="rect">
                      <a:avLst/>
                    </a:prstGeom>
                    <a:noFill/>
                    <a:ln>
                      <a:noFill/>
                    </a:ln>
                  </pic:spPr>
                </pic:pic>
              </a:graphicData>
            </a:graphic>
          </wp:inline>
        </w:drawing>
      </w:r>
    </w:p>
    <w:p w14:paraId="672F1D23" w14:textId="2BD7B1E4" w:rsidR="009C67CA" w:rsidRPr="00D659E1" w:rsidRDefault="009C67CA" w:rsidP="00BA348C">
      <w:pPr>
        <w:pStyle w:val="RefFigTab"/>
        <w:rPr>
          <w:rStyle w:val="RefernciaSutil"/>
          <w:smallCaps w:val="0"/>
          <w:color w:val="auto"/>
          <w:rPrChange w:id="587" w:author="Milene França" w:date="2020-11-10T10:34:00Z">
            <w:rPr>
              <w:rStyle w:val="RefernciaSutil"/>
              <w:smallCaps w:val="0"/>
              <w:color w:val="auto"/>
              <w:sz w:val="24"/>
              <w:szCs w:val="24"/>
            </w:rPr>
          </w:rPrChange>
        </w:rPr>
      </w:pPr>
      <w:r w:rsidRPr="00FE2072">
        <w:rPr>
          <w:rStyle w:val="RefernciaSutil"/>
          <w:b/>
          <w:bCs/>
          <w:smallCaps w:val="0"/>
          <w:color w:val="auto"/>
        </w:rPr>
        <w:t>Fonte</w:t>
      </w:r>
      <w:r w:rsidRPr="00FE2072">
        <w:rPr>
          <w:rStyle w:val="RefernciaSutil"/>
          <w:smallCaps w:val="0"/>
          <w:color w:val="auto"/>
        </w:rPr>
        <w:t xml:space="preserve">: </w:t>
      </w:r>
      <w:r w:rsidR="0067573C" w:rsidRPr="00D659E1">
        <w:rPr>
          <w:rStyle w:val="RefernciaSutil"/>
          <w:smallCaps w:val="0"/>
          <w:color w:val="auto"/>
        </w:rPr>
        <w:t xml:space="preserve">Petrobras </w:t>
      </w:r>
      <w:r w:rsidRPr="00D659E1">
        <w:rPr>
          <w:rStyle w:val="RefernciaSutil"/>
          <w:smallCaps w:val="0"/>
          <w:color w:val="auto"/>
        </w:rPr>
        <w:t>(2020</w:t>
      </w:r>
      <w:ins w:id="588" w:author="Milene França" w:date="2020-11-10T10:34:00Z">
        <w:r w:rsidR="00D659E1" w:rsidRPr="00D659E1">
          <w:rPr>
            <w:rStyle w:val="RefernciaSutil"/>
            <w:smallCaps w:val="0"/>
            <w:color w:val="auto"/>
          </w:rPr>
          <w:t>a</w:t>
        </w:r>
      </w:ins>
      <w:r w:rsidRPr="00D659E1">
        <w:rPr>
          <w:rStyle w:val="RefernciaSutil"/>
          <w:smallCaps w:val="0"/>
          <w:color w:val="auto"/>
        </w:rPr>
        <w:t>).</w:t>
      </w:r>
    </w:p>
    <w:p w14:paraId="18AE4704" w14:textId="09B31166" w:rsidR="00802527" w:rsidRPr="004515C9" w:rsidRDefault="00802527" w:rsidP="00553399">
      <w:pPr>
        <w:pStyle w:val="Ttulo3"/>
      </w:pPr>
      <w:bookmarkStart w:id="589" w:name="_Toc55897120"/>
      <w:r w:rsidRPr="00C42320">
        <w:rPr>
          <w:i/>
          <w:iCs/>
        </w:rPr>
        <w:t xml:space="preserve">Pull </w:t>
      </w:r>
      <w:r w:rsidR="00875092" w:rsidRPr="00C42320">
        <w:rPr>
          <w:i/>
          <w:iCs/>
        </w:rPr>
        <w:t>out</w:t>
      </w:r>
      <w:r w:rsidR="00875092" w:rsidRPr="004515C9">
        <w:t xml:space="preserve"> d</w:t>
      </w:r>
      <w:r w:rsidR="00875092">
        <w:t>e</w:t>
      </w:r>
      <w:r w:rsidR="00875092" w:rsidRPr="004515C9">
        <w:t xml:space="preserve"> risers</w:t>
      </w:r>
      <w:bookmarkEnd w:id="589"/>
    </w:p>
    <w:p w14:paraId="4D0C95FC" w14:textId="6FBAFEDA" w:rsidR="00E05BFC" w:rsidRDefault="00E05BFC" w:rsidP="00E05BFC">
      <w:pPr>
        <w:rPr>
          <w:rFonts w:cs="Arial"/>
        </w:rPr>
      </w:pPr>
      <w:r>
        <w:rPr>
          <w:rFonts w:cs="Arial"/>
        </w:rPr>
        <w:t xml:space="preserve">As </w:t>
      </w:r>
      <w:r w:rsidRPr="004515C9">
        <w:rPr>
          <w:rFonts w:cs="Arial"/>
        </w:rPr>
        <w:t xml:space="preserve">atividades </w:t>
      </w:r>
      <w:r>
        <w:rPr>
          <w:rFonts w:cs="Arial"/>
        </w:rPr>
        <w:t xml:space="preserve">de </w:t>
      </w:r>
      <w:r>
        <w:rPr>
          <w:rFonts w:cs="Arial"/>
          <w:i/>
          <w:iCs/>
        </w:rPr>
        <w:t xml:space="preserve">pull </w:t>
      </w:r>
      <w:r w:rsidRPr="003A2238">
        <w:rPr>
          <w:rFonts w:cs="Arial"/>
          <w:i/>
          <w:iCs/>
        </w:rPr>
        <w:t>out</w:t>
      </w:r>
      <w:r>
        <w:rPr>
          <w:rFonts w:cs="Arial"/>
        </w:rPr>
        <w:t xml:space="preserve"> de risers, </w:t>
      </w:r>
      <w:r w:rsidRPr="00E64A1A">
        <w:rPr>
          <w:rFonts w:cs="Arial"/>
        </w:rPr>
        <w:t>são</w:t>
      </w:r>
      <w:r>
        <w:rPr>
          <w:rFonts w:cs="Arial"/>
        </w:rPr>
        <w:t xml:space="preserve"> </w:t>
      </w:r>
      <w:r w:rsidRPr="004515C9">
        <w:rPr>
          <w:rFonts w:cs="Arial"/>
        </w:rPr>
        <w:t>complexas</w:t>
      </w:r>
      <w:r>
        <w:rPr>
          <w:rFonts w:cs="Arial"/>
        </w:rPr>
        <w:t xml:space="preserve"> operacionalmente, pois demandam embarcações</w:t>
      </w:r>
      <w:r w:rsidRPr="004515C9">
        <w:rPr>
          <w:rFonts w:cs="Arial"/>
        </w:rPr>
        <w:t xml:space="preserve"> </w:t>
      </w:r>
      <w:r>
        <w:rPr>
          <w:rFonts w:cs="Arial"/>
        </w:rPr>
        <w:t>com disponibilidades restritas</w:t>
      </w:r>
      <w:r w:rsidR="007A058C">
        <w:rPr>
          <w:rFonts w:cs="Arial"/>
        </w:rPr>
        <w:t xml:space="preserve"> e</w:t>
      </w:r>
      <w:r>
        <w:rPr>
          <w:rFonts w:cs="Arial"/>
        </w:rPr>
        <w:t xml:space="preserve"> com elevado custo</w:t>
      </w:r>
      <w:r w:rsidR="007A058C">
        <w:rPr>
          <w:rFonts w:cs="Arial"/>
        </w:rPr>
        <w:t xml:space="preserve">. </w:t>
      </w:r>
      <w:r w:rsidR="00636DC6">
        <w:rPr>
          <w:rFonts w:cs="Arial"/>
        </w:rPr>
        <w:t xml:space="preserve">Adicionalmente </w:t>
      </w:r>
      <w:r>
        <w:rPr>
          <w:rFonts w:cs="Arial"/>
        </w:rPr>
        <w:t xml:space="preserve">podem apresentar restrições ambientais no entorno </w:t>
      </w:r>
      <w:r w:rsidR="007A058C">
        <w:rPr>
          <w:rFonts w:cs="Arial"/>
        </w:rPr>
        <w:t xml:space="preserve">das atividades e limitações </w:t>
      </w:r>
      <w:r>
        <w:rPr>
          <w:rFonts w:cs="Arial"/>
        </w:rPr>
        <w:t xml:space="preserve">estruturais dos risers </w:t>
      </w:r>
      <w:r w:rsidR="007A058C">
        <w:rPr>
          <w:rFonts w:cs="Arial"/>
        </w:rPr>
        <w:t xml:space="preserve">e </w:t>
      </w:r>
      <w:r>
        <w:rPr>
          <w:rFonts w:cs="Arial"/>
        </w:rPr>
        <w:t>dos equipamentos de içamento.</w:t>
      </w:r>
    </w:p>
    <w:p w14:paraId="70E7203E" w14:textId="0CD051F8" w:rsidR="00802527" w:rsidRPr="00D659E1" w:rsidRDefault="008F6383" w:rsidP="00802527">
      <w:pPr>
        <w:rPr>
          <w:rFonts w:cs="Arial"/>
        </w:rPr>
      </w:pPr>
      <w:r w:rsidRPr="004515C9">
        <w:rPr>
          <w:rFonts w:cs="Arial"/>
        </w:rPr>
        <w:t xml:space="preserve">Nos subitens a seguir serão apresentadas as principais atividades realizadas durante </w:t>
      </w:r>
      <w:r w:rsidRPr="00FE2072">
        <w:rPr>
          <w:rFonts w:cs="Arial"/>
        </w:rPr>
        <w:t xml:space="preserve">as operações de </w:t>
      </w:r>
      <w:r w:rsidRPr="00FE2072">
        <w:rPr>
          <w:rFonts w:cs="Arial"/>
          <w:i/>
          <w:iCs/>
        </w:rPr>
        <w:t>pull out</w:t>
      </w:r>
      <w:r w:rsidRPr="00D659E1">
        <w:rPr>
          <w:rFonts w:cs="Arial"/>
        </w:rPr>
        <w:t xml:space="preserve"> de risers</w:t>
      </w:r>
      <w:r w:rsidR="0079747E" w:rsidRPr="00D659E1">
        <w:rPr>
          <w:rFonts w:cs="Arial"/>
        </w:rPr>
        <w:t xml:space="preserve">, </w:t>
      </w:r>
      <w:r w:rsidR="0079747E" w:rsidRPr="00D659E1">
        <w:rPr>
          <w:rFonts w:cs="Arial"/>
          <w:rPrChange w:id="590" w:author="Milene França" w:date="2020-11-10T10:34:00Z">
            <w:rPr>
              <w:rFonts w:cs="Arial"/>
              <w:color w:val="FF0000"/>
            </w:rPr>
          </w:rPrChange>
        </w:rPr>
        <w:t xml:space="preserve">conforme </w:t>
      </w:r>
      <w:del w:id="591" w:author="Milene França" w:date="2020-11-03T09:55:00Z">
        <w:r w:rsidR="0079747E" w:rsidRPr="00D659E1" w:rsidDel="00262CB1">
          <w:rPr>
            <w:rFonts w:cs="Arial"/>
            <w:rPrChange w:id="592" w:author="Milene França" w:date="2020-11-10T10:34:00Z">
              <w:rPr>
                <w:rFonts w:cs="Arial"/>
                <w:color w:val="FF0000"/>
              </w:rPr>
            </w:rPrChange>
          </w:rPr>
          <w:delText>experiência de profissionais da área</w:delText>
        </w:r>
      </w:del>
      <w:ins w:id="593" w:author="Milene França" w:date="2020-11-03T09:55:00Z">
        <w:r w:rsidR="00262CB1" w:rsidRPr="00FE2072">
          <w:rPr>
            <w:rFonts w:cs="Arial"/>
          </w:rPr>
          <w:t xml:space="preserve">Petrobras </w:t>
        </w:r>
        <w:r w:rsidR="00262CB1" w:rsidRPr="00D659E1">
          <w:rPr>
            <w:rFonts w:cs="Arial"/>
          </w:rPr>
          <w:t>(2020</w:t>
        </w:r>
      </w:ins>
      <w:ins w:id="594" w:author="Milene França" w:date="2020-11-10T10:34:00Z">
        <w:r w:rsidR="00D659E1" w:rsidRPr="00D659E1">
          <w:rPr>
            <w:rFonts w:cs="Arial"/>
          </w:rPr>
          <w:t>a</w:t>
        </w:r>
      </w:ins>
      <w:ins w:id="595" w:author="Milene França" w:date="2020-11-03T09:55:00Z">
        <w:r w:rsidR="00262CB1" w:rsidRPr="00D659E1">
          <w:rPr>
            <w:rFonts w:cs="Arial"/>
          </w:rPr>
          <w:t>)</w:t>
        </w:r>
      </w:ins>
      <w:r w:rsidRPr="00D659E1">
        <w:rPr>
          <w:rFonts w:cs="Arial"/>
        </w:rPr>
        <w:t>.</w:t>
      </w:r>
    </w:p>
    <w:p w14:paraId="60712230" w14:textId="77777777" w:rsidR="00B35512" w:rsidRPr="004515C9" w:rsidRDefault="00B35512" w:rsidP="00802527">
      <w:pPr>
        <w:rPr>
          <w:rFonts w:cs="Arial"/>
        </w:rPr>
      </w:pPr>
    </w:p>
    <w:p w14:paraId="6DCCE8C6" w14:textId="0770907D" w:rsidR="00802527" w:rsidRPr="004515C9" w:rsidRDefault="00802527" w:rsidP="00802527">
      <w:pPr>
        <w:rPr>
          <w:rFonts w:cs="Arial"/>
          <w:i/>
          <w:iCs/>
          <w:u w:val="single"/>
        </w:rPr>
      </w:pPr>
      <w:r w:rsidRPr="004515C9">
        <w:rPr>
          <w:rFonts w:cs="Arial"/>
          <w:i/>
          <w:iCs/>
          <w:u w:val="single"/>
        </w:rPr>
        <w:t>Pull out de 1</w:t>
      </w:r>
      <w:r w:rsidR="005D1E73" w:rsidRPr="004515C9">
        <w:rPr>
          <w:rFonts w:cs="Arial"/>
          <w:i/>
          <w:iCs/>
          <w:u w:val="single"/>
        </w:rPr>
        <w:t>ª</w:t>
      </w:r>
      <w:r w:rsidRPr="004515C9">
        <w:rPr>
          <w:rFonts w:cs="Arial"/>
          <w:i/>
          <w:iCs/>
          <w:u w:val="single"/>
        </w:rPr>
        <w:t xml:space="preserve"> e 2ª extremidade</w:t>
      </w:r>
    </w:p>
    <w:p w14:paraId="086EC54F" w14:textId="0D6F1661" w:rsidR="00A405D6" w:rsidRPr="00710B1C" w:rsidRDefault="00802527" w:rsidP="00C97193">
      <w:pPr>
        <w:rPr>
          <w:rFonts w:cs="Arial"/>
        </w:rPr>
      </w:pPr>
      <w:r w:rsidRPr="004515C9">
        <w:rPr>
          <w:rFonts w:cs="Arial"/>
        </w:rPr>
        <w:t xml:space="preserve">A operação de </w:t>
      </w:r>
      <w:r w:rsidRPr="004515C9">
        <w:rPr>
          <w:rFonts w:cs="Arial"/>
          <w:i/>
          <w:iCs/>
        </w:rPr>
        <w:t>pull out</w:t>
      </w:r>
      <w:r w:rsidRPr="004515C9">
        <w:rPr>
          <w:rFonts w:cs="Arial"/>
        </w:rPr>
        <w:t xml:space="preserve"> </w:t>
      </w:r>
      <w:r w:rsidR="00710B1C">
        <w:rPr>
          <w:rFonts w:cs="Arial"/>
        </w:rPr>
        <w:t xml:space="preserve">de 1ª extremidade </w:t>
      </w:r>
      <w:r w:rsidRPr="004515C9">
        <w:rPr>
          <w:rFonts w:cs="Arial"/>
        </w:rPr>
        <w:t xml:space="preserve">consiste na desconexão da extremidade do riser interligado à </w:t>
      </w:r>
      <w:r w:rsidR="006F49F3" w:rsidRPr="004515C9">
        <w:rPr>
          <w:rFonts w:cs="Arial"/>
        </w:rPr>
        <w:t>UEP</w:t>
      </w:r>
      <w:r w:rsidRPr="004515C9">
        <w:rPr>
          <w:rFonts w:cs="Arial"/>
        </w:rPr>
        <w:t xml:space="preserve"> e, posteriormente, passagem deste para um PLSV, utilizando o guincho </w:t>
      </w:r>
      <w:r w:rsidR="006F49F3" w:rsidRPr="004515C9">
        <w:rPr>
          <w:rFonts w:cs="Arial"/>
        </w:rPr>
        <w:t>d</w:t>
      </w:r>
      <w:r w:rsidRPr="004515C9">
        <w:rPr>
          <w:rFonts w:cs="Arial"/>
        </w:rPr>
        <w:t xml:space="preserve">a </w:t>
      </w:r>
      <w:r w:rsidR="006F49F3" w:rsidRPr="004515C9">
        <w:rPr>
          <w:rFonts w:cs="Arial"/>
        </w:rPr>
        <w:t>UEP</w:t>
      </w:r>
      <w:r w:rsidRPr="004515C9">
        <w:rPr>
          <w:rFonts w:cs="Arial"/>
        </w:rPr>
        <w:t>. De posse da extremidade superior do riser, o PLSV inicia a operação de recolhimento da linha.</w:t>
      </w:r>
    </w:p>
    <w:p w14:paraId="4BF85195" w14:textId="79BA510A" w:rsidR="007C53EB" w:rsidRPr="004515C9" w:rsidRDefault="007C53EB" w:rsidP="007C53EB">
      <w:pPr>
        <w:rPr>
          <w:rFonts w:cs="Arial"/>
        </w:rPr>
      </w:pPr>
      <w:r w:rsidRPr="004515C9">
        <w:rPr>
          <w:rFonts w:cs="Arial"/>
        </w:rPr>
        <w:lastRenderedPageBreak/>
        <w:t xml:space="preserve">O </w:t>
      </w:r>
      <w:r w:rsidRPr="004515C9">
        <w:rPr>
          <w:rFonts w:cs="Arial"/>
          <w:i/>
          <w:iCs/>
        </w:rPr>
        <w:t>pull</w:t>
      </w:r>
      <w:r w:rsidRPr="004515C9">
        <w:rPr>
          <w:rFonts w:cs="Arial"/>
        </w:rPr>
        <w:t xml:space="preserve"> </w:t>
      </w:r>
      <w:r w:rsidRPr="004515C9">
        <w:rPr>
          <w:rFonts w:cs="Arial"/>
          <w:i/>
          <w:iCs/>
        </w:rPr>
        <w:t>out</w:t>
      </w:r>
      <w:r w:rsidRPr="004515C9">
        <w:rPr>
          <w:rFonts w:cs="Arial"/>
        </w:rPr>
        <w:t xml:space="preserve"> de 2ª extremidade significa iniciar o recolhimento do riser pela extremidade de fundo, terminando a operação na extremidade conectada à UEP. Nessa condição o guincho de </w:t>
      </w:r>
      <w:r w:rsidRPr="004515C9">
        <w:rPr>
          <w:rFonts w:cs="Arial"/>
          <w:i/>
          <w:iCs/>
        </w:rPr>
        <w:t>pull out</w:t>
      </w:r>
      <w:r w:rsidRPr="004515C9">
        <w:rPr>
          <w:rFonts w:cs="Arial"/>
        </w:rPr>
        <w:t xml:space="preserve"> suportará uma carga menor no momento de transferência da linha da UEP para o PLSV, se comparado ao </w:t>
      </w:r>
      <w:r w:rsidRPr="004515C9">
        <w:rPr>
          <w:rFonts w:cs="Arial"/>
          <w:i/>
          <w:iCs/>
        </w:rPr>
        <w:t>pull out</w:t>
      </w:r>
      <w:r w:rsidRPr="004515C9">
        <w:rPr>
          <w:rFonts w:cs="Arial"/>
        </w:rPr>
        <w:t xml:space="preserve"> de 1ª extremidade. Essa opção é aplicável quando não temos equipamentos adequados para suportar a carga inteira do riser ou quando temos falta de integridade do riser, podendo ocasionar uma ruptura do mesmo e uma queda brusca no leito marinho.</w:t>
      </w:r>
    </w:p>
    <w:p w14:paraId="01BAC060" w14:textId="51E42ABF" w:rsidR="00856DD3" w:rsidRPr="004515C9" w:rsidRDefault="00802527" w:rsidP="00802527">
      <w:pPr>
        <w:rPr>
          <w:rFonts w:cs="Arial"/>
        </w:rPr>
      </w:pPr>
      <w:r w:rsidRPr="004515C9">
        <w:rPr>
          <w:rFonts w:cs="Arial"/>
        </w:rPr>
        <w:t xml:space="preserve">A </w:t>
      </w:r>
      <w:r w:rsidR="0021506D">
        <w:rPr>
          <w:rFonts w:cs="Arial"/>
        </w:rPr>
        <w:t>F</w:t>
      </w:r>
      <w:r w:rsidRPr="004515C9">
        <w:rPr>
          <w:rFonts w:cs="Arial"/>
        </w:rPr>
        <w:t xml:space="preserve">igura </w:t>
      </w:r>
      <w:r w:rsidR="009505A6">
        <w:rPr>
          <w:rFonts w:cs="Arial"/>
        </w:rPr>
        <w:t>4</w:t>
      </w:r>
      <w:r w:rsidR="00905E4A" w:rsidRPr="004515C9">
        <w:rPr>
          <w:rFonts w:cs="Arial"/>
        </w:rPr>
        <w:t xml:space="preserve"> </w:t>
      </w:r>
      <w:r w:rsidRPr="004515C9">
        <w:rPr>
          <w:rFonts w:cs="Arial"/>
        </w:rPr>
        <w:t xml:space="preserve">ilustra de forma esquemática as diferenças entre as operações de </w:t>
      </w:r>
      <w:r w:rsidRPr="004515C9">
        <w:rPr>
          <w:rFonts w:cs="Arial"/>
          <w:i/>
          <w:iCs/>
        </w:rPr>
        <w:t>pull out</w:t>
      </w:r>
      <w:r w:rsidRPr="004515C9">
        <w:rPr>
          <w:rFonts w:cs="Arial"/>
        </w:rPr>
        <w:t xml:space="preserve"> de 1ª e de 2ª extremidade</w:t>
      </w:r>
      <w:r w:rsidR="00856DD3" w:rsidRPr="004515C9">
        <w:rPr>
          <w:rFonts w:cs="Arial"/>
        </w:rPr>
        <w:t>, onde seria basicamente o início do recolhimento do riser pela UEP ou pela extremidade depositada no leito marinho respectivamente</w:t>
      </w:r>
      <w:r w:rsidRPr="004515C9">
        <w:rPr>
          <w:rFonts w:cs="Arial"/>
        </w:rPr>
        <w:t>.</w:t>
      </w:r>
    </w:p>
    <w:p w14:paraId="6F82A304" w14:textId="55F1B504" w:rsidR="00925FFF" w:rsidRPr="004515C9" w:rsidRDefault="00925FFF" w:rsidP="00CF09AB">
      <w:pPr>
        <w:pStyle w:val="Figura"/>
      </w:pPr>
      <w:bookmarkStart w:id="596" w:name="_Toc55897158"/>
      <w:r w:rsidRPr="00861264">
        <w:rPr>
          <w:b/>
          <w:bCs/>
        </w:rPr>
        <w:t xml:space="preserve">Figura </w:t>
      </w:r>
      <w:r w:rsidR="009505A6">
        <w:rPr>
          <w:b/>
          <w:bCs/>
        </w:rPr>
        <w:t>4</w:t>
      </w:r>
      <w:r w:rsidRPr="004515C9">
        <w:t xml:space="preserve"> – </w:t>
      </w:r>
      <w:r w:rsidRPr="004515C9">
        <w:rPr>
          <w:i/>
          <w:iCs/>
        </w:rPr>
        <w:t>Pull out</w:t>
      </w:r>
      <w:r w:rsidRPr="004515C9">
        <w:t xml:space="preserve"> de 1ª extremidade (esquerda) e de 2ª extremidade (direita)</w:t>
      </w:r>
      <w:bookmarkEnd w:id="596"/>
    </w:p>
    <w:p w14:paraId="4EEF6736" w14:textId="73EB6C95" w:rsidR="00802527" w:rsidRPr="00A22D67" w:rsidRDefault="00A22D67">
      <w:pPr>
        <w:jc w:val="center"/>
        <w:rPr>
          <w:rFonts w:cs="Arial"/>
        </w:rPr>
        <w:pPrChange w:id="597" w:author="Milene França" w:date="2020-10-29T13:53:00Z">
          <w:pPr/>
        </w:pPrChange>
      </w:pPr>
      <w:del w:id="598" w:author="Milene França" w:date="2020-10-29T13:52:00Z">
        <w:r w:rsidRPr="00A22D67" w:rsidDel="006752C3">
          <w:rPr>
            <w:rFonts w:cs="Arial"/>
            <w:noProof/>
          </w:rPr>
          <w:drawing>
            <wp:inline distT="0" distB="0" distL="0" distR="0" wp14:anchorId="75C0C52B" wp14:editId="0D5A6D61">
              <wp:extent cx="5760085" cy="201295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457"/>
                      <a:stretch/>
                    </pic:blipFill>
                    <pic:spPr bwMode="auto">
                      <a:xfrm>
                        <a:off x="0" y="0"/>
                        <a:ext cx="5760085" cy="2012950"/>
                      </a:xfrm>
                      <a:prstGeom prst="rect">
                        <a:avLst/>
                      </a:prstGeom>
                      <a:ln>
                        <a:noFill/>
                      </a:ln>
                      <a:extLst>
                        <a:ext uri="{53640926-AAD7-44D8-BBD7-CCE9431645EC}">
                          <a14:shadowObscured xmlns:a14="http://schemas.microsoft.com/office/drawing/2010/main"/>
                        </a:ext>
                      </a:extLst>
                    </pic:spPr>
                  </pic:pic>
                </a:graphicData>
              </a:graphic>
            </wp:inline>
          </w:drawing>
        </w:r>
      </w:del>
      <w:ins w:id="599" w:author="Milene França" w:date="2020-10-29T14:56:00Z">
        <w:r w:rsidR="009966AB">
          <w:rPr>
            <w:rFonts w:cs="Arial"/>
            <w:noProof/>
          </w:rPr>
          <w:drawing>
            <wp:inline distT="0" distB="0" distL="0" distR="0" wp14:anchorId="7B9F503B" wp14:editId="51B89E6E">
              <wp:extent cx="2634415" cy="1173493"/>
              <wp:effectExtent l="0" t="0" r="0" b="762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980" cy="1188444"/>
                      </a:xfrm>
                      <a:prstGeom prst="rect">
                        <a:avLst/>
                      </a:prstGeom>
                      <a:noFill/>
                    </pic:spPr>
                  </pic:pic>
                </a:graphicData>
              </a:graphic>
            </wp:inline>
          </w:drawing>
        </w:r>
      </w:ins>
      <w:ins w:id="600" w:author="Milene França" w:date="2020-10-29T13:53:00Z">
        <w:r w:rsidR="006752C3">
          <w:rPr>
            <w:rFonts w:cs="Arial"/>
          </w:rPr>
          <w:t xml:space="preserve">   </w:t>
        </w:r>
      </w:ins>
      <w:ins w:id="601" w:author="Milene França" w:date="2020-10-29T14:57:00Z">
        <w:r w:rsidR="009966AB">
          <w:rPr>
            <w:rFonts w:cs="Arial"/>
            <w:noProof/>
          </w:rPr>
          <w:drawing>
            <wp:inline distT="0" distB="0" distL="0" distR="0" wp14:anchorId="7E7FA261" wp14:editId="1BCBA32D">
              <wp:extent cx="2811088" cy="1252192"/>
              <wp:effectExtent l="0" t="0" r="0" b="571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8159" cy="1264251"/>
                      </a:xfrm>
                      <a:prstGeom prst="rect">
                        <a:avLst/>
                      </a:prstGeom>
                      <a:noFill/>
                    </pic:spPr>
                  </pic:pic>
                </a:graphicData>
              </a:graphic>
            </wp:inline>
          </w:drawing>
        </w:r>
      </w:ins>
    </w:p>
    <w:p w14:paraId="079ECAEA" w14:textId="0037DE52" w:rsidR="00A22D67" w:rsidRPr="00BA348C" w:rsidRDefault="00A22D67" w:rsidP="00A22D67">
      <w:pPr>
        <w:pStyle w:val="RefFigTab"/>
        <w:rPr>
          <w:rStyle w:val="RefernciaSutil"/>
          <w:b/>
          <w:bCs/>
          <w:smallCaps w:val="0"/>
          <w:color w:val="auto"/>
        </w:rPr>
      </w:pPr>
      <w:r w:rsidRPr="00BA348C">
        <w:rPr>
          <w:rStyle w:val="RefernciaSutil"/>
          <w:b/>
          <w:bCs/>
          <w:smallCaps w:val="0"/>
          <w:color w:val="auto"/>
        </w:rPr>
        <w:t>Fonte:</w:t>
      </w:r>
      <w:ins w:id="602" w:author="Milene França" w:date="2020-10-29T13:54:00Z">
        <w:r w:rsidR="006752C3" w:rsidRPr="006752C3">
          <w:rPr>
            <w:rStyle w:val="RefernciaSutil"/>
            <w:smallCaps w:val="0"/>
            <w:color w:val="auto"/>
            <w:rPrChange w:id="603" w:author="Milene França" w:date="2020-10-29T13:54:00Z">
              <w:rPr>
                <w:rStyle w:val="RefernciaSutil"/>
                <w:b/>
                <w:bCs/>
                <w:smallCaps w:val="0"/>
                <w:color w:val="auto"/>
              </w:rPr>
            </w:rPrChange>
          </w:rPr>
          <w:t xml:space="preserve"> Elaborado pela autora</w:t>
        </w:r>
      </w:ins>
      <w:del w:id="604" w:author="Milene França" w:date="2020-10-29T13:54:00Z">
        <w:r w:rsidRPr="00BA348C" w:rsidDel="006752C3">
          <w:rPr>
            <w:rStyle w:val="RefernciaSutil"/>
            <w:b/>
            <w:bCs/>
            <w:smallCaps w:val="0"/>
            <w:color w:val="auto"/>
          </w:rPr>
          <w:delText xml:space="preserve"> </w:delText>
        </w:r>
        <w:r w:rsidRPr="00BA348C" w:rsidDel="006752C3">
          <w:rPr>
            <w:rStyle w:val="RefernciaSutil"/>
            <w:smallCaps w:val="0"/>
            <w:color w:val="FF0000"/>
            <w:highlight w:val="yellow"/>
          </w:rPr>
          <w:delText>verificar Nicolosi P-12</w:delText>
        </w:r>
      </w:del>
    </w:p>
    <w:p w14:paraId="672A1C9E" w14:textId="77777777" w:rsidR="00B35512" w:rsidRDefault="00B35512" w:rsidP="00802527">
      <w:pPr>
        <w:rPr>
          <w:rFonts w:cs="Arial"/>
          <w:i/>
          <w:iCs/>
          <w:u w:val="single"/>
        </w:rPr>
      </w:pPr>
    </w:p>
    <w:p w14:paraId="51576885" w14:textId="15292982" w:rsidR="00802527" w:rsidRPr="004515C9" w:rsidRDefault="00802527" w:rsidP="00802527">
      <w:pPr>
        <w:rPr>
          <w:rFonts w:cs="Arial"/>
          <w:i/>
          <w:iCs/>
          <w:u w:val="single"/>
        </w:rPr>
      </w:pPr>
      <w:r w:rsidRPr="004515C9">
        <w:rPr>
          <w:rFonts w:cs="Arial"/>
          <w:i/>
          <w:iCs/>
          <w:u w:val="single"/>
        </w:rPr>
        <w:t>Desconexão na CRF (Conexão Riser-Flowline)</w:t>
      </w:r>
    </w:p>
    <w:p w14:paraId="1F4A02D3" w14:textId="70A7287B" w:rsidR="00C83123" w:rsidRPr="004515C9" w:rsidRDefault="00C83123" w:rsidP="00D347D8">
      <w:pPr>
        <w:rPr>
          <w:rFonts w:cs="Arial"/>
        </w:rPr>
      </w:pPr>
      <w:r w:rsidRPr="004515C9">
        <w:rPr>
          <w:rFonts w:cs="Arial"/>
        </w:rPr>
        <w:t>A operação consiste na abertura da conexão flangeada (CRF) entre o</w:t>
      </w:r>
      <w:r w:rsidR="00D347D8" w:rsidRPr="004515C9">
        <w:rPr>
          <w:rFonts w:cs="Arial"/>
        </w:rPr>
        <w:t xml:space="preserve">s trechos </w:t>
      </w:r>
      <w:r w:rsidRPr="004515C9">
        <w:rPr>
          <w:rFonts w:cs="Arial"/>
        </w:rPr>
        <w:t xml:space="preserve">riser e </w:t>
      </w:r>
      <w:r w:rsidR="00D347D8" w:rsidRPr="004515C9">
        <w:rPr>
          <w:rFonts w:cs="Arial"/>
        </w:rPr>
        <w:t xml:space="preserve">o </w:t>
      </w:r>
      <w:r w:rsidRPr="004515C9">
        <w:rPr>
          <w:rFonts w:cs="Arial"/>
        </w:rPr>
        <w:t xml:space="preserve">flowline (Figura </w:t>
      </w:r>
      <w:r w:rsidR="00E17683">
        <w:rPr>
          <w:rFonts w:cs="Arial"/>
        </w:rPr>
        <w:t>5</w:t>
      </w:r>
      <w:r w:rsidRPr="004515C9">
        <w:rPr>
          <w:rFonts w:cs="Arial"/>
        </w:rPr>
        <w:t>), a qual fica localizada no leito marinho a uma distância da plataforma que varia em função do comprimento do tramo riser.</w:t>
      </w:r>
    </w:p>
    <w:p w14:paraId="1DF830ED" w14:textId="6F021FDD" w:rsidR="00D347D8" w:rsidRPr="004515C9" w:rsidRDefault="00D347D8" w:rsidP="00CF09AB">
      <w:pPr>
        <w:pStyle w:val="Figura"/>
      </w:pPr>
      <w:bookmarkStart w:id="605" w:name="_Toc55897159"/>
      <w:r w:rsidRPr="00D328D5">
        <w:rPr>
          <w:b/>
          <w:bCs/>
        </w:rPr>
        <w:t xml:space="preserve">Figura </w:t>
      </w:r>
      <w:r w:rsidR="00E17683">
        <w:rPr>
          <w:b/>
          <w:bCs/>
        </w:rPr>
        <w:t>5</w:t>
      </w:r>
      <w:r w:rsidRPr="00D328D5">
        <w:rPr>
          <w:b/>
          <w:bCs/>
        </w:rPr>
        <w:t xml:space="preserve"> </w:t>
      </w:r>
      <w:r w:rsidRPr="004515C9">
        <w:t xml:space="preserve">– </w:t>
      </w:r>
      <w:ins w:id="606" w:author="Milene França" w:date="2020-10-28T16:58:00Z">
        <w:r w:rsidR="002768DB">
          <w:t>Cone</w:t>
        </w:r>
      </w:ins>
      <w:ins w:id="607" w:author="Milene França" w:date="2020-10-28T16:59:00Z">
        <w:r w:rsidR="002768DB">
          <w:t>xão flangeada de lado riser e flowline</w:t>
        </w:r>
      </w:ins>
      <w:bookmarkEnd w:id="605"/>
      <w:del w:id="608" w:author="Milene França" w:date="2020-10-28T16:58:00Z">
        <w:r w:rsidRPr="004515C9" w:rsidDel="002768DB">
          <w:delText>Conexão entre os dois tramos de umbilical de controle através de caixa de emenda</w:delText>
        </w:r>
      </w:del>
    </w:p>
    <w:p w14:paraId="43E86CF2" w14:textId="7709EC60" w:rsidR="00C83123" w:rsidRDefault="00D328D5">
      <w:pPr>
        <w:jc w:val="center"/>
        <w:rPr>
          <w:rFonts w:cs="Arial"/>
        </w:rPr>
        <w:pPrChange w:id="609" w:author="Milene França" w:date="2020-10-29T10:28:00Z">
          <w:pPr/>
        </w:pPrChange>
      </w:pPr>
      <w:del w:id="610" w:author="Milene França" w:date="2020-10-28T16:57:00Z">
        <w:r w:rsidRPr="004515C9" w:rsidDel="002768DB">
          <w:rPr>
            <w:rFonts w:cs="Arial"/>
            <w:noProof/>
          </w:rPr>
          <w:drawing>
            <wp:inline distT="0" distB="0" distL="0" distR="0" wp14:anchorId="7F896268" wp14:editId="5E2CEC48">
              <wp:extent cx="5758516" cy="2088107"/>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399"/>
                      <a:stretch/>
                    </pic:blipFill>
                    <pic:spPr bwMode="auto">
                      <a:xfrm>
                        <a:off x="0" y="0"/>
                        <a:ext cx="5759450" cy="2088446"/>
                      </a:xfrm>
                      <a:prstGeom prst="rect">
                        <a:avLst/>
                      </a:prstGeom>
                      <a:ln>
                        <a:noFill/>
                      </a:ln>
                      <a:extLst>
                        <a:ext uri="{53640926-AAD7-44D8-BBD7-CCE9431645EC}">
                          <a14:shadowObscured xmlns:a14="http://schemas.microsoft.com/office/drawing/2010/main"/>
                        </a:ext>
                      </a:extLst>
                    </pic:spPr>
                  </pic:pic>
                </a:graphicData>
              </a:graphic>
            </wp:inline>
          </w:drawing>
        </w:r>
      </w:del>
      <w:ins w:id="611" w:author="Milene França" w:date="2020-10-28T16:57:00Z">
        <w:r w:rsidR="002768DB">
          <w:rPr>
            <w:noProof/>
          </w:rPr>
          <w:drawing>
            <wp:inline distT="0" distB="0" distL="0" distR="0" wp14:anchorId="52BE163C" wp14:editId="5B3E9250">
              <wp:extent cx="5424693" cy="3403365"/>
              <wp:effectExtent l="0" t="0" r="508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860" cy="3410371"/>
                      </a:xfrm>
                      <a:prstGeom prst="rect">
                        <a:avLst/>
                      </a:prstGeom>
                    </pic:spPr>
                  </pic:pic>
                </a:graphicData>
              </a:graphic>
            </wp:inline>
          </w:drawing>
        </w:r>
      </w:ins>
    </w:p>
    <w:p w14:paraId="58BB1C74" w14:textId="2EE55E47" w:rsidR="000D7CD2" w:rsidRPr="00FE2072" w:rsidRDefault="000D7CD2" w:rsidP="000D7CD2">
      <w:pPr>
        <w:pStyle w:val="RefFigTab"/>
        <w:rPr>
          <w:rStyle w:val="RefernciaSutil"/>
          <w:b/>
          <w:bCs/>
          <w:smallCaps w:val="0"/>
          <w:color w:val="auto"/>
        </w:rPr>
      </w:pPr>
      <w:r w:rsidRPr="00FE2072">
        <w:rPr>
          <w:rStyle w:val="RefernciaSutil"/>
          <w:b/>
          <w:bCs/>
          <w:smallCaps w:val="0"/>
          <w:color w:val="auto"/>
        </w:rPr>
        <w:lastRenderedPageBreak/>
        <w:t>Fonte:</w:t>
      </w:r>
      <w:ins w:id="612" w:author="Milene França" w:date="2020-10-28T17:00:00Z">
        <w:r w:rsidR="002768DB" w:rsidRPr="00D659E1">
          <w:rPr>
            <w:rStyle w:val="RefernciaSutil"/>
            <w:b/>
            <w:bCs/>
            <w:smallCaps w:val="0"/>
            <w:color w:val="auto"/>
          </w:rPr>
          <w:t xml:space="preserve"> </w:t>
        </w:r>
      </w:ins>
      <w:ins w:id="613" w:author="Milene França" w:date="2020-11-03T09:21:00Z">
        <w:r w:rsidR="0067573C" w:rsidRPr="00D659E1">
          <w:rPr>
            <w:rStyle w:val="RefernciaSutil"/>
            <w:smallCaps w:val="0"/>
            <w:color w:val="auto"/>
          </w:rPr>
          <w:t>Petrobras</w:t>
        </w:r>
      </w:ins>
      <w:ins w:id="614" w:author="Milene França" w:date="2020-10-28T17:00:00Z">
        <w:r w:rsidR="0067573C" w:rsidRPr="00D659E1">
          <w:rPr>
            <w:rStyle w:val="RefernciaSutil"/>
            <w:smallCaps w:val="0"/>
            <w:color w:val="auto"/>
          </w:rPr>
          <w:t xml:space="preserve"> </w:t>
        </w:r>
        <w:r w:rsidR="002768DB" w:rsidRPr="00D659E1">
          <w:rPr>
            <w:rStyle w:val="RefernciaSutil"/>
            <w:smallCaps w:val="0"/>
            <w:color w:val="auto"/>
            <w:rPrChange w:id="615" w:author="Milene França" w:date="2020-11-10T10:34:00Z">
              <w:rPr>
                <w:rStyle w:val="RefernciaSutil"/>
                <w:b/>
                <w:bCs/>
                <w:smallCaps w:val="0"/>
                <w:color w:val="auto"/>
              </w:rPr>
            </w:rPrChange>
          </w:rPr>
          <w:t>(2020</w:t>
        </w:r>
      </w:ins>
      <w:ins w:id="616" w:author="Milene França" w:date="2020-11-10T10:34:00Z">
        <w:r w:rsidR="00D659E1" w:rsidRPr="00FE2072">
          <w:rPr>
            <w:rStyle w:val="RefernciaSutil"/>
            <w:smallCaps w:val="0"/>
            <w:color w:val="auto"/>
          </w:rPr>
          <w:t>b</w:t>
        </w:r>
      </w:ins>
      <w:ins w:id="617" w:author="Milene França" w:date="2020-10-28T17:00:00Z">
        <w:r w:rsidR="002768DB" w:rsidRPr="00D659E1">
          <w:rPr>
            <w:rStyle w:val="RefernciaSutil"/>
            <w:smallCaps w:val="0"/>
            <w:color w:val="auto"/>
            <w:rPrChange w:id="618" w:author="Milene França" w:date="2020-11-10T10:34:00Z">
              <w:rPr>
                <w:rStyle w:val="RefernciaSutil"/>
                <w:b/>
                <w:bCs/>
                <w:smallCaps w:val="0"/>
                <w:color w:val="auto"/>
              </w:rPr>
            </w:rPrChange>
          </w:rPr>
          <w:t>)</w:t>
        </w:r>
      </w:ins>
      <w:del w:id="619" w:author="Milene França" w:date="2020-10-28T17:00:00Z">
        <w:r w:rsidRPr="00D659E1" w:rsidDel="002768DB">
          <w:rPr>
            <w:rStyle w:val="RefernciaSutil"/>
            <w:smallCaps w:val="0"/>
            <w:color w:val="auto"/>
            <w:rPrChange w:id="620" w:author="Milene França" w:date="2020-11-10T10:34:00Z">
              <w:rPr>
                <w:rStyle w:val="RefernciaSutil"/>
                <w:b/>
                <w:bCs/>
                <w:smallCaps w:val="0"/>
                <w:color w:val="auto"/>
              </w:rPr>
            </w:rPrChange>
          </w:rPr>
          <w:delText xml:space="preserve"> </w:delText>
        </w:r>
        <w:r w:rsidRPr="00D659E1" w:rsidDel="002768DB">
          <w:rPr>
            <w:rStyle w:val="RefernciaSutil"/>
            <w:smallCaps w:val="0"/>
            <w:color w:val="auto"/>
            <w:highlight w:val="yellow"/>
            <w:rPrChange w:id="621" w:author="Milene França" w:date="2020-11-10T10:34:00Z">
              <w:rPr>
                <w:rStyle w:val="RefernciaSutil"/>
                <w:smallCaps w:val="0"/>
                <w:color w:val="FF0000"/>
                <w:highlight w:val="yellow"/>
              </w:rPr>
            </w:rPrChange>
          </w:rPr>
          <w:delText>verificar Nicolosi P-12</w:delText>
        </w:r>
      </w:del>
    </w:p>
    <w:p w14:paraId="51421E22" w14:textId="0290C7C8" w:rsidR="00802527" w:rsidRPr="004515C9" w:rsidRDefault="00802527" w:rsidP="001523F4">
      <w:pPr>
        <w:rPr>
          <w:rFonts w:cs="Arial"/>
        </w:rPr>
      </w:pPr>
      <w:r w:rsidRPr="004515C9">
        <w:rPr>
          <w:rFonts w:cs="Arial"/>
        </w:rPr>
        <w:t>A desconexão na CRF é efetuada por mergulhadores ou</w:t>
      </w:r>
      <w:r w:rsidR="00DF6D39" w:rsidRPr="004515C9">
        <w:rPr>
          <w:rFonts w:cs="Arial"/>
        </w:rPr>
        <w:t xml:space="preserve"> embarcações do tipo ROV Support Vessel (RSV)</w:t>
      </w:r>
      <w:r w:rsidRPr="004515C9">
        <w:rPr>
          <w:rFonts w:cs="Arial"/>
        </w:rPr>
        <w:t>, realizando o corte ou destorqueamento dos estojos responsáveis pela conexão flangeada entre os tramos que compõem a linha flexível.</w:t>
      </w:r>
      <w:r w:rsidR="001523F4" w:rsidRPr="004515C9">
        <w:rPr>
          <w:rFonts w:cs="Arial"/>
        </w:rPr>
        <w:t xml:space="preserve"> </w:t>
      </w:r>
    </w:p>
    <w:p w14:paraId="454FF88A" w14:textId="1AA1E720" w:rsidR="00802527" w:rsidRPr="00D328D5" w:rsidRDefault="00802527" w:rsidP="00802527">
      <w:pPr>
        <w:rPr>
          <w:rFonts w:cs="Arial"/>
        </w:rPr>
      </w:pPr>
      <w:r w:rsidRPr="004515C9">
        <w:rPr>
          <w:rFonts w:cs="Arial"/>
        </w:rPr>
        <w:t xml:space="preserve">A realização da operação de desconexão entre tramos na CRF pode demandar jateamento para expor a conexão, bem como a movimentação da linha e seu posicionamento sobre cavaletes/poitas (instalados no leito marinho) para permitir o </w:t>
      </w:r>
      <w:r w:rsidRPr="00D328D5">
        <w:rPr>
          <w:rFonts w:cs="Arial"/>
        </w:rPr>
        <w:t xml:space="preserve">acesso aos estojos da geratriz inferior (Figura </w:t>
      </w:r>
      <w:r w:rsidR="00DF599A">
        <w:rPr>
          <w:rFonts w:cs="Arial"/>
        </w:rPr>
        <w:t>6</w:t>
      </w:r>
      <w:r w:rsidRPr="00D328D5">
        <w:rPr>
          <w:rFonts w:cs="Arial"/>
        </w:rPr>
        <w:t>).</w:t>
      </w:r>
    </w:p>
    <w:p w14:paraId="7737CFBC" w14:textId="12F46415" w:rsidR="001523F4" w:rsidRPr="004515C9" w:rsidRDefault="00381F79" w:rsidP="00CF09AB">
      <w:pPr>
        <w:pStyle w:val="Figura"/>
      </w:pPr>
      <w:bookmarkStart w:id="622" w:name="_Toc55897160"/>
      <w:r w:rsidRPr="00D328D5">
        <w:rPr>
          <w:b/>
          <w:bCs/>
        </w:rPr>
        <w:t xml:space="preserve">Figura </w:t>
      </w:r>
      <w:r w:rsidR="00DF599A">
        <w:rPr>
          <w:b/>
          <w:bCs/>
        </w:rPr>
        <w:t>6</w:t>
      </w:r>
      <w:r w:rsidRPr="004515C9">
        <w:t xml:space="preserve"> – Posicionamento de duto flexível submarino sobre cavalete/poita para desconexão entre trechos</w:t>
      </w:r>
      <w:bookmarkEnd w:id="622"/>
    </w:p>
    <w:p w14:paraId="27FE9EA0" w14:textId="0422D030" w:rsidR="00802527" w:rsidRPr="00FE2072" w:rsidRDefault="00D328D5" w:rsidP="003312AF">
      <w:pPr>
        <w:jc w:val="center"/>
        <w:rPr>
          <w:rFonts w:cs="Arial"/>
        </w:rPr>
      </w:pPr>
      <w:r w:rsidRPr="00D659E1">
        <w:rPr>
          <w:rFonts w:cs="Arial"/>
          <w:noProof/>
          <w:rPrChange w:id="623" w:author="Milene França" w:date="2020-11-10T10:34:00Z">
            <w:rPr>
              <w:rFonts w:cs="Arial"/>
              <w:noProof/>
              <w:color w:val="2F5496" w:themeColor="accent1" w:themeShade="BF"/>
            </w:rPr>
          </w:rPrChange>
        </w:rPr>
        <w:drawing>
          <wp:inline distT="0" distB="0" distL="0" distR="0" wp14:anchorId="56984624" wp14:editId="6A36B918">
            <wp:extent cx="3013545" cy="1915739"/>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954" t="1" r="20729" b="56731"/>
                    <a:stretch/>
                  </pic:blipFill>
                  <pic:spPr bwMode="auto">
                    <a:xfrm>
                      <a:off x="0" y="0"/>
                      <a:ext cx="3056058" cy="1942765"/>
                    </a:xfrm>
                    <a:prstGeom prst="rect">
                      <a:avLst/>
                    </a:prstGeom>
                    <a:ln>
                      <a:noFill/>
                    </a:ln>
                    <a:extLst>
                      <a:ext uri="{53640926-AAD7-44D8-BBD7-CCE9431645EC}">
                        <a14:shadowObscured xmlns:a14="http://schemas.microsoft.com/office/drawing/2010/main"/>
                      </a:ext>
                    </a:extLst>
                  </pic:spPr>
                </pic:pic>
              </a:graphicData>
            </a:graphic>
          </wp:inline>
        </w:drawing>
      </w:r>
      <w:ins w:id="624" w:author="Milene França" w:date="2020-11-03T09:24:00Z">
        <w:r w:rsidR="0069434A" w:rsidRPr="00FE2072">
          <w:rPr>
            <w:noProof/>
          </w:rPr>
          <w:t xml:space="preserve"> </w:t>
        </w:r>
        <w:r w:rsidR="0069434A" w:rsidRPr="00FE2072">
          <w:rPr>
            <w:noProof/>
          </w:rPr>
          <w:drawing>
            <wp:inline distT="0" distB="0" distL="0" distR="0" wp14:anchorId="1F2C6BCC" wp14:editId="69F4F0F5">
              <wp:extent cx="2571209" cy="1923801"/>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9327" cy="1937357"/>
                      </a:xfrm>
                      <a:prstGeom prst="rect">
                        <a:avLst/>
                      </a:prstGeom>
                    </pic:spPr>
                  </pic:pic>
                </a:graphicData>
              </a:graphic>
            </wp:inline>
          </w:drawing>
        </w:r>
      </w:ins>
    </w:p>
    <w:p w14:paraId="7F03B26D" w14:textId="4A92C294" w:rsidR="00D328D5" w:rsidRPr="00D659E1" w:rsidRDefault="000D7CD2" w:rsidP="000D7CD2">
      <w:pPr>
        <w:pStyle w:val="RefFigTab"/>
        <w:rPr>
          <w:b/>
          <w:bCs/>
          <w:rPrChange w:id="625" w:author="Milene França" w:date="2020-11-10T10:34:00Z">
            <w:rPr>
              <w:rFonts w:cs="Arial"/>
            </w:rPr>
          </w:rPrChange>
        </w:rPr>
      </w:pPr>
      <w:r w:rsidRPr="00D659E1">
        <w:rPr>
          <w:rStyle w:val="RefernciaSutil"/>
          <w:b/>
          <w:bCs/>
          <w:smallCaps w:val="0"/>
          <w:color w:val="auto"/>
        </w:rPr>
        <w:t>Fonte:</w:t>
      </w:r>
      <w:ins w:id="626" w:author="Milene França" w:date="2020-11-03T09:24:00Z">
        <w:r w:rsidR="0069434A" w:rsidRPr="00D659E1">
          <w:rPr>
            <w:rStyle w:val="RefernciaSutil"/>
            <w:smallCaps w:val="0"/>
            <w:color w:val="auto"/>
            <w:rPrChange w:id="627" w:author="Milene França" w:date="2020-11-10T10:34:00Z">
              <w:rPr>
                <w:rStyle w:val="RefernciaSutil"/>
                <w:b/>
                <w:bCs/>
                <w:smallCaps w:val="0"/>
                <w:color w:val="auto"/>
              </w:rPr>
            </w:rPrChange>
          </w:rPr>
          <w:t xml:space="preserve"> Petrobras (2020</w:t>
        </w:r>
      </w:ins>
      <w:ins w:id="628" w:author="Milene França" w:date="2020-11-10T10:35:00Z">
        <w:r w:rsidR="00D659E1">
          <w:rPr>
            <w:rStyle w:val="RefernciaSutil"/>
            <w:smallCaps w:val="0"/>
            <w:color w:val="auto"/>
          </w:rPr>
          <w:t>c</w:t>
        </w:r>
      </w:ins>
      <w:ins w:id="629" w:author="Milene França" w:date="2020-11-03T09:24:00Z">
        <w:r w:rsidR="0069434A" w:rsidRPr="00D659E1">
          <w:rPr>
            <w:rStyle w:val="RefernciaSutil"/>
            <w:smallCaps w:val="0"/>
            <w:color w:val="auto"/>
            <w:rPrChange w:id="630" w:author="Milene França" w:date="2020-11-10T10:34:00Z">
              <w:rPr>
                <w:rStyle w:val="RefernciaSutil"/>
                <w:b/>
                <w:bCs/>
                <w:smallCaps w:val="0"/>
                <w:color w:val="auto"/>
              </w:rPr>
            </w:rPrChange>
          </w:rPr>
          <w:t>)</w:t>
        </w:r>
      </w:ins>
      <w:del w:id="631" w:author="Milene França" w:date="2020-11-03T09:24:00Z">
        <w:r w:rsidRPr="00D659E1" w:rsidDel="0069434A">
          <w:rPr>
            <w:rStyle w:val="RefernciaSutil"/>
            <w:smallCaps w:val="0"/>
            <w:color w:val="auto"/>
            <w:rPrChange w:id="632" w:author="Milene França" w:date="2020-11-10T10:34:00Z">
              <w:rPr>
                <w:rStyle w:val="RefernciaSutil"/>
                <w:b/>
                <w:bCs/>
                <w:smallCaps w:val="0"/>
                <w:color w:val="auto"/>
              </w:rPr>
            </w:rPrChange>
          </w:rPr>
          <w:delText xml:space="preserve"> </w:delText>
        </w:r>
        <w:r w:rsidRPr="00D659E1" w:rsidDel="0069434A">
          <w:rPr>
            <w:rStyle w:val="RefernciaSutil"/>
            <w:smallCaps w:val="0"/>
            <w:color w:val="auto"/>
            <w:highlight w:val="yellow"/>
            <w:rPrChange w:id="633" w:author="Milene França" w:date="2020-11-10T10:34:00Z">
              <w:rPr>
                <w:rStyle w:val="RefernciaSutil"/>
                <w:smallCaps w:val="0"/>
                <w:color w:val="FF0000"/>
                <w:highlight w:val="yellow"/>
              </w:rPr>
            </w:rPrChange>
          </w:rPr>
          <w:delText>verificar Nicolosi P-12</w:delText>
        </w:r>
      </w:del>
    </w:p>
    <w:p w14:paraId="5DE79FE1" w14:textId="77777777" w:rsidR="003312AF" w:rsidRPr="003312AF" w:rsidRDefault="003312AF" w:rsidP="00802527">
      <w:pPr>
        <w:rPr>
          <w:rFonts w:cs="Arial"/>
        </w:rPr>
      </w:pPr>
    </w:p>
    <w:p w14:paraId="6E182774" w14:textId="0198CC70" w:rsidR="00802527" w:rsidRPr="004515C9" w:rsidRDefault="00802527" w:rsidP="00802527">
      <w:pPr>
        <w:rPr>
          <w:rFonts w:cs="Arial"/>
          <w:i/>
          <w:iCs/>
          <w:u w:val="single"/>
        </w:rPr>
      </w:pPr>
      <w:r w:rsidRPr="004515C9">
        <w:rPr>
          <w:rFonts w:cs="Arial"/>
          <w:i/>
          <w:iCs/>
          <w:u w:val="single"/>
        </w:rPr>
        <w:t>Corte de Linhas Submarinas</w:t>
      </w:r>
    </w:p>
    <w:p w14:paraId="55FE3FE3" w14:textId="214BA632" w:rsidR="00802527" w:rsidRPr="004515C9" w:rsidRDefault="00754DE1" w:rsidP="00754DE1">
      <w:pPr>
        <w:rPr>
          <w:rFonts w:cs="Arial"/>
        </w:rPr>
      </w:pPr>
      <w:r w:rsidRPr="004515C9">
        <w:rPr>
          <w:rFonts w:cs="Arial"/>
        </w:rPr>
        <w:t>A operação c</w:t>
      </w:r>
      <w:r w:rsidR="00802527" w:rsidRPr="004515C9">
        <w:rPr>
          <w:rFonts w:cs="Arial"/>
        </w:rPr>
        <w:t xml:space="preserve">onsiste no corte do trecho riser que se encontra assentado no leito marinho. A operação é realizada por mergulhadores ou ROV, utilizando ferramentas do tipo disco (Figura </w:t>
      </w:r>
      <w:r w:rsidR="00031D6B">
        <w:rPr>
          <w:rFonts w:cs="Arial"/>
        </w:rPr>
        <w:t>7</w:t>
      </w:r>
      <w:r w:rsidR="00802527" w:rsidRPr="004515C9">
        <w:rPr>
          <w:rFonts w:cs="Arial"/>
        </w:rPr>
        <w:t xml:space="preserve">) ou fita diamantada. Em alguns casos também pode ser preciso posicionar a linha submarina sobre cavalete/poita para evitar engaste entre disco e duto. </w:t>
      </w:r>
    </w:p>
    <w:p w14:paraId="15E5D337" w14:textId="3E86B0FF" w:rsidR="00802527" w:rsidRPr="004515C9" w:rsidRDefault="003312AF" w:rsidP="003312AF">
      <w:pPr>
        <w:pStyle w:val="Figura"/>
        <w:rPr>
          <w:rFonts w:cs="Arial"/>
        </w:rPr>
      </w:pPr>
      <w:bookmarkStart w:id="634" w:name="_Toc55897161"/>
      <w:r w:rsidRPr="005C288E">
        <w:rPr>
          <w:b/>
          <w:bCs/>
        </w:rPr>
        <w:t xml:space="preserve">Figura </w:t>
      </w:r>
      <w:r w:rsidR="00031D6B">
        <w:rPr>
          <w:b/>
          <w:bCs/>
        </w:rPr>
        <w:t>7</w:t>
      </w:r>
      <w:r w:rsidRPr="003312AF">
        <w:t xml:space="preserve"> - Corte de duto flexível utilizando ferramenta do tipo “disco rotativo”</w:t>
      </w:r>
      <w:bookmarkEnd w:id="634"/>
    </w:p>
    <w:p w14:paraId="2CE4A01A" w14:textId="39717F6F" w:rsidR="00802527" w:rsidRDefault="00802527" w:rsidP="003312AF">
      <w:pPr>
        <w:rPr>
          <w:rFonts w:cs="Arial"/>
        </w:rPr>
      </w:pPr>
      <w:r w:rsidRPr="004515C9">
        <w:rPr>
          <w:rFonts w:cs="Arial"/>
          <w:noProof/>
        </w:rPr>
        <w:drawing>
          <wp:inline distT="0" distB="0" distL="0" distR="0" wp14:anchorId="7DE32055" wp14:editId="6767FA6B">
            <wp:extent cx="5760085" cy="2169994"/>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355"/>
                    <a:stretch/>
                  </pic:blipFill>
                  <pic:spPr bwMode="auto">
                    <a:xfrm>
                      <a:off x="0" y="0"/>
                      <a:ext cx="5760085" cy="2169994"/>
                    </a:xfrm>
                    <a:prstGeom prst="rect">
                      <a:avLst/>
                    </a:prstGeom>
                    <a:ln>
                      <a:noFill/>
                    </a:ln>
                    <a:extLst>
                      <a:ext uri="{53640926-AAD7-44D8-BBD7-CCE9431645EC}">
                        <a14:shadowObscured xmlns:a14="http://schemas.microsoft.com/office/drawing/2010/main"/>
                      </a:ext>
                    </a:extLst>
                  </pic:spPr>
                </pic:pic>
              </a:graphicData>
            </a:graphic>
          </wp:inline>
        </w:drawing>
      </w:r>
    </w:p>
    <w:p w14:paraId="7EB64A71" w14:textId="7B3F7696" w:rsidR="003312AF" w:rsidRPr="00FE2072" w:rsidRDefault="003312AF" w:rsidP="003312AF">
      <w:pPr>
        <w:pStyle w:val="RefFigTab"/>
        <w:rPr>
          <w:rFonts w:cs="Arial"/>
        </w:rPr>
      </w:pPr>
      <w:r w:rsidRPr="00FE2072">
        <w:rPr>
          <w:rStyle w:val="RefernciaSutil"/>
          <w:b/>
          <w:bCs/>
          <w:smallCaps w:val="0"/>
          <w:color w:val="auto"/>
        </w:rPr>
        <w:t>Fonte:</w:t>
      </w:r>
      <w:ins w:id="635" w:author="Milene França" w:date="2020-11-03T09:25:00Z">
        <w:r w:rsidR="00434F98" w:rsidRPr="00D659E1">
          <w:rPr>
            <w:rStyle w:val="RefernciaSutil"/>
            <w:smallCaps w:val="0"/>
            <w:color w:val="auto"/>
          </w:rPr>
          <w:t xml:space="preserve"> Petrobras (2020</w:t>
        </w:r>
      </w:ins>
      <w:ins w:id="636" w:author="Milene França" w:date="2020-11-10T10:35:00Z">
        <w:r w:rsidR="00D659E1" w:rsidRPr="00D659E1">
          <w:rPr>
            <w:rStyle w:val="RefernciaSutil"/>
            <w:smallCaps w:val="0"/>
            <w:color w:val="auto"/>
          </w:rPr>
          <w:t>c</w:t>
        </w:r>
      </w:ins>
      <w:ins w:id="637" w:author="Milene França" w:date="2020-11-03T09:25:00Z">
        <w:r w:rsidR="00434F98" w:rsidRPr="00D659E1">
          <w:rPr>
            <w:rStyle w:val="RefernciaSutil"/>
            <w:smallCaps w:val="0"/>
            <w:color w:val="auto"/>
          </w:rPr>
          <w:t>)</w:t>
        </w:r>
      </w:ins>
      <w:del w:id="638" w:author="Milene França" w:date="2020-11-03T09:25:00Z">
        <w:r w:rsidRPr="00D659E1" w:rsidDel="00434F98">
          <w:rPr>
            <w:rStyle w:val="RefernciaSutil"/>
            <w:b/>
            <w:bCs/>
            <w:smallCaps w:val="0"/>
            <w:color w:val="auto"/>
          </w:rPr>
          <w:delText xml:space="preserve"> </w:delText>
        </w:r>
        <w:r w:rsidRPr="00D659E1" w:rsidDel="00434F98">
          <w:rPr>
            <w:rStyle w:val="RefernciaSutil"/>
            <w:smallCaps w:val="0"/>
            <w:color w:val="auto"/>
            <w:highlight w:val="yellow"/>
            <w:rPrChange w:id="639" w:author="Milene França" w:date="2020-11-10T10:35:00Z">
              <w:rPr>
                <w:rStyle w:val="RefernciaSutil"/>
                <w:smallCaps w:val="0"/>
                <w:color w:val="FF0000"/>
                <w:highlight w:val="yellow"/>
              </w:rPr>
            </w:rPrChange>
          </w:rPr>
          <w:delText>verificar Nicolosi P-12</w:delText>
        </w:r>
      </w:del>
    </w:p>
    <w:p w14:paraId="51869517" w14:textId="7D05061F" w:rsidR="00D5542C" w:rsidRPr="004515C9" w:rsidRDefault="002B3046" w:rsidP="00AE53CF">
      <w:pPr>
        <w:pStyle w:val="Ttulo3"/>
      </w:pPr>
      <w:bookmarkStart w:id="640" w:name="_Toc55897121"/>
      <w:r w:rsidRPr="004515C9">
        <w:lastRenderedPageBreak/>
        <w:t>Alternativa</w:t>
      </w:r>
      <w:r w:rsidR="00D5542C" w:rsidRPr="004515C9">
        <w:t xml:space="preserve">s de </w:t>
      </w:r>
      <w:r w:rsidR="00B06803" w:rsidRPr="00706455">
        <w:rPr>
          <w:i/>
          <w:iCs/>
        </w:rPr>
        <w:t>pull out</w:t>
      </w:r>
      <w:r w:rsidR="00B06803" w:rsidRPr="004515C9">
        <w:t xml:space="preserve"> de </w:t>
      </w:r>
      <w:r w:rsidR="00B06803">
        <w:t>r</w:t>
      </w:r>
      <w:r w:rsidR="00B06803" w:rsidRPr="004515C9">
        <w:t>isers</w:t>
      </w:r>
      <w:bookmarkEnd w:id="640"/>
    </w:p>
    <w:p w14:paraId="16783185" w14:textId="4CD809AE" w:rsidR="00456747" w:rsidRPr="00BF3B77" w:rsidRDefault="005F7670" w:rsidP="00922881">
      <w:pPr>
        <w:rPr>
          <w:rFonts w:cs="Arial"/>
        </w:rPr>
      </w:pPr>
      <w:r w:rsidRPr="004515C9">
        <w:rPr>
          <w:rFonts w:cs="Arial"/>
        </w:rPr>
        <w:t>As</w:t>
      </w:r>
      <w:r w:rsidR="00684C06" w:rsidRPr="004515C9">
        <w:rPr>
          <w:rFonts w:cs="Arial"/>
        </w:rPr>
        <w:t xml:space="preserve"> atividades de </w:t>
      </w:r>
      <w:r w:rsidR="00684C06" w:rsidRPr="004515C9">
        <w:rPr>
          <w:rFonts w:cs="Arial"/>
          <w:i/>
          <w:iCs/>
        </w:rPr>
        <w:t>pull</w:t>
      </w:r>
      <w:r w:rsidR="00684C06" w:rsidRPr="004515C9">
        <w:rPr>
          <w:rFonts w:cs="Arial"/>
        </w:rPr>
        <w:t xml:space="preserve"> </w:t>
      </w:r>
      <w:r w:rsidR="00684C06" w:rsidRPr="004515C9">
        <w:rPr>
          <w:rFonts w:cs="Arial"/>
          <w:i/>
          <w:iCs/>
        </w:rPr>
        <w:t>out</w:t>
      </w:r>
      <w:r w:rsidR="00684C06" w:rsidRPr="004515C9">
        <w:rPr>
          <w:rFonts w:cs="Arial"/>
        </w:rPr>
        <w:t xml:space="preserve"> dos risers</w:t>
      </w:r>
      <w:r w:rsidRPr="004515C9">
        <w:rPr>
          <w:rFonts w:cs="Arial"/>
        </w:rPr>
        <w:t xml:space="preserve"> pode</w:t>
      </w:r>
      <w:r w:rsidR="006C0EDE">
        <w:rPr>
          <w:rFonts w:cs="Arial"/>
        </w:rPr>
        <w:t>m</w:t>
      </w:r>
      <w:r w:rsidRPr="004515C9">
        <w:rPr>
          <w:rFonts w:cs="Arial"/>
        </w:rPr>
        <w:t xml:space="preserve"> ser realizada</w:t>
      </w:r>
      <w:r w:rsidR="006C0EDE">
        <w:rPr>
          <w:rFonts w:cs="Arial"/>
        </w:rPr>
        <w:t>s</w:t>
      </w:r>
      <w:r w:rsidRPr="004515C9">
        <w:rPr>
          <w:rFonts w:cs="Arial"/>
        </w:rPr>
        <w:t xml:space="preserve"> </w:t>
      </w:r>
      <w:r w:rsidR="000C5F03">
        <w:rPr>
          <w:rFonts w:cs="Arial"/>
        </w:rPr>
        <w:t>através</w:t>
      </w:r>
      <w:r w:rsidR="00C97193">
        <w:rPr>
          <w:rFonts w:cs="Arial"/>
        </w:rPr>
        <w:t xml:space="preserve"> </w:t>
      </w:r>
      <w:r w:rsidRPr="004515C9">
        <w:rPr>
          <w:rFonts w:cs="Arial"/>
        </w:rPr>
        <w:t xml:space="preserve">de </w:t>
      </w:r>
      <w:r w:rsidR="00684C06" w:rsidRPr="004515C9">
        <w:rPr>
          <w:rFonts w:cs="Arial"/>
        </w:rPr>
        <w:t xml:space="preserve">algumas alternativas, a depender das características de cada linha, do local em que se encontram e dos equipamentos </w:t>
      </w:r>
      <w:r w:rsidR="000C5F03">
        <w:rPr>
          <w:rFonts w:cs="Arial"/>
        </w:rPr>
        <w:t xml:space="preserve">e embarcações </w:t>
      </w:r>
      <w:r w:rsidR="00684C06" w:rsidRPr="004515C9">
        <w:rPr>
          <w:rFonts w:cs="Arial"/>
        </w:rPr>
        <w:t xml:space="preserve">disponíveis. Algumas alternativas </w:t>
      </w:r>
      <w:r w:rsidR="00684C06" w:rsidRPr="00BF3B77">
        <w:rPr>
          <w:rFonts w:cs="Arial"/>
        </w:rPr>
        <w:t>estão descritas nos subitens a seguir</w:t>
      </w:r>
      <w:r w:rsidR="00CC1E5F" w:rsidRPr="00BF3B77">
        <w:rPr>
          <w:rFonts w:cs="Arial"/>
        </w:rPr>
        <w:t xml:space="preserve">, </w:t>
      </w:r>
      <w:r w:rsidR="0079747E" w:rsidRPr="00BF3B77">
        <w:rPr>
          <w:rFonts w:cs="Arial"/>
          <w:rPrChange w:id="641" w:author="Milene França" w:date="2020-10-28T13:40:00Z">
            <w:rPr>
              <w:rFonts w:cs="Arial"/>
              <w:color w:val="FF0000"/>
            </w:rPr>
          </w:rPrChange>
        </w:rPr>
        <w:t>conforme experiência de profissionais da área</w:t>
      </w:r>
      <w:r w:rsidR="00684C06" w:rsidRPr="00BF3B77">
        <w:rPr>
          <w:rFonts w:cs="Arial"/>
        </w:rPr>
        <w:t>.</w:t>
      </w:r>
    </w:p>
    <w:p w14:paraId="486B9964" w14:textId="4D5D400D" w:rsidR="00D91EF1" w:rsidRPr="004515C9" w:rsidRDefault="00D91EF1" w:rsidP="00D91EF1">
      <w:pPr>
        <w:rPr>
          <w:rFonts w:cs="Arial"/>
          <w:i/>
          <w:iCs/>
          <w:u w:val="single"/>
        </w:rPr>
      </w:pPr>
      <w:bookmarkStart w:id="642" w:name="_Hlk49525817"/>
      <w:r w:rsidRPr="004515C9">
        <w:rPr>
          <w:rFonts w:cs="Arial"/>
          <w:i/>
          <w:iCs/>
          <w:u w:val="single"/>
        </w:rPr>
        <w:t xml:space="preserve">Alternativa </w:t>
      </w:r>
      <w:r w:rsidR="00456747" w:rsidRPr="004515C9">
        <w:rPr>
          <w:rFonts w:cs="Arial"/>
          <w:i/>
          <w:iCs/>
          <w:u w:val="single"/>
        </w:rPr>
        <w:t>A</w:t>
      </w:r>
      <w:r w:rsidRPr="004515C9">
        <w:rPr>
          <w:rFonts w:cs="Arial"/>
          <w:i/>
          <w:iCs/>
          <w:u w:val="single"/>
        </w:rPr>
        <w:t>: Desconexão na CRF, pull out de 1ª extremidade e recolhimento</w:t>
      </w:r>
    </w:p>
    <w:bookmarkEnd w:id="642"/>
    <w:p w14:paraId="62E86625" w14:textId="26CBEBA3" w:rsidR="00D91EF1" w:rsidRPr="004515C9" w:rsidRDefault="00D91EF1" w:rsidP="00123FC4">
      <w:pPr>
        <w:pStyle w:val="bullet"/>
      </w:pPr>
      <w:r w:rsidRPr="004515C9">
        <w:t xml:space="preserve">Com embarcação tipo </w:t>
      </w:r>
      <w:r w:rsidR="00371899" w:rsidRPr="004515C9">
        <w:t xml:space="preserve">DSV ou </w:t>
      </w:r>
      <w:r w:rsidRPr="004515C9">
        <w:t>RSV, realizar a desconexão na CRF;</w:t>
      </w:r>
    </w:p>
    <w:p w14:paraId="0516B9F7" w14:textId="22AB1A82" w:rsidR="00D91EF1" w:rsidRPr="004515C9" w:rsidRDefault="00D91EF1" w:rsidP="00123FC4">
      <w:pPr>
        <w:pStyle w:val="bullet"/>
      </w:pPr>
      <w:r w:rsidRPr="004515C9">
        <w:t>Com embarcação tipo</w:t>
      </w:r>
      <w:r w:rsidR="00227E64" w:rsidRPr="004515C9">
        <w:t xml:space="preserve"> </w:t>
      </w:r>
      <w:r w:rsidRPr="004515C9">
        <w:t xml:space="preserve">PLSV, realizar </w:t>
      </w:r>
      <w:r w:rsidRPr="004515C9">
        <w:rPr>
          <w:i/>
          <w:iCs/>
        </w:rPr>
        <w:t>pull out</w:t>
      </w:r>
      <w:r w:rsidRPr="004515C9">
        <w:t xml:space="preserve"> de 1ª extremidade do riser, iniciando o recolhimento da linha;</w:t>
      </w:r>
    </w:p>
    <w:p w14:paraId="53E8EDDB" w14:textId="77777777" w:rsidR="00D91EF1" w:rsidRPr="004515C9" w:rsidRDefault="00D91EF1" w:rsidP="00123FC4">
      <w:pPr>
        <w:pStyle w:val="bullet"/>
      </w:pPr>
      <w:r w:rsidRPr="004515C9">
        <w:t>Concluir o recolhimento até o ponto no qual foi realizada a desconexão na CRF;</w:t>
      </w:r>
    </w:p>
    <w:p w14:paraId="177C2D21" w14:textId="41AC07B4" w:rsidR="00735D7C" w:rsidRPr="0006719A" w:rsidRDefault="00D91EF1" w:rsidP="00CC55FD">
      <w:pPr>
        <w:pStyle w:val="bullet"/>
      </w:pPr>
      <w:r w:rsidRPr="004515C9">
        <w:t>Enviar o riser recolhido para destinação final adequada.</w:t>
      </w:r>
    </w:p>
    <w:p w14:paraId="2CCA6B5A" w14:textId="6F39863E" w:rsidR="00735D7C" w:rsidRPr="004515C9" w:rsidRDefault="00735D7C" w:rsidP="005E23D0">
      <w:pPr>
        <w:rPr>
          <w:rFonts w:cs="Arial"/>
          <w:i/>
          <w:iCs/>
          <w:u w:val="single"/>
        </w:rPr>
      </w:pPr>
      <w:bookmarkStart w:id="643" w:name="_Hlk49525808"/>
      <w:r w:rsidRPr="004515C9">
        <w:rPr>
          <w:rFonts w:cs="Arial"/>
          <w:i/>
          <w:iCs/>
          <w:u w:val="single"/>
        </w:rPr>
        <w:t xml:space="preserve">Alternativa </w:t>
      </w:r>
      <w:r w:rsidR="00456747" w:rsidRPr="004515C9">
        <w:rPr>
          <w:rFonts w:cs="Arial"/>
          <w:i/>
          <w:iCs/>
          <w:u w:val="single"/>
        </w:rPr>
        <w:t>B</w:t>
      </w:r>
      <w:r w:rsidRPr="004515C9">
        <w:rPr>
          <w:rFonts w:cs="Arial"/>
          <w:i/>
          <w:iCs/>
          <w:u w:val="single"/>
        </w:rPr>
        <w:t>: Corte no corpo da linha, pull out de 1ª extremidade e recolhimento</w:t>
      </w:r>
    </w:p>
    <w:bookmarkEnd w:id="643"/>
    <w:p w14:paraId="6C8516A9" w14:textId="42684B66" w:rsidR="00735D7C" w:rsidRPr="004515C9" w:rsidRDefault="005E23D0" w:rsidP="00123FC4">
      <w:pPr>
        <w:pStyle w:val="bullet"/>
      </w:pPr>
      <w:r w:rsidRPr="004515C9">
        <w:t>Com embarcação tipo</w:t>
      </w:r>
      <w:r w:rsidR="00735D7C" w:rsidRPr="004515C9">
        <w:t xml:space="preserve"> </w:t>
      </w:r>
      <w:r w:rsidR="00371899" w:rsidRPr="004515C9">
        <w:t xml:space="preserve">DSV ou </w:t>
      </w:r>
      <w:r w:rsidR="00735D7C" w:rsidRPr="004515C9">
        <w:t>RSV, realizar o corte do tramo riser</w:t>
      </w:r>
      <w:r w:rsidR="00800B31">
        <w:t>;</w:t>
      </w:r>
    </w:p>
    <w:p w14:paraId="612A98A5" w14:textId="77777777" w:rsidR="00227E64" w:rsidRPr="004515C9" w:rsidRDefault="00227E64" w:rsidP="00123FC4">
      <w:pPr>
        <w:pStyle w:val="bullet"/>
      </w:pPr>
      <w:r w:rsidRPr="004515C9">
        <w:t xml:space="preserve">Com embarcação tipo PLSV, realizar </w:t>
      </w:r>
      <w:r w:rsidRPr="004515C9">
        <w:rPr>
          <w:i/>
          <w:iCs/>
        </w:rPr>
        <w:t>pull out</w:t>
      </w:r>
      <w:r w:rsidRPr="004515C9">
        <w:t xml:space="preserve"> de 1ª extremidade do riser, iniciando o recolhimento da linha;</w:t>
      </w:r>
    </w:p>
    <w:p w14:paraId="3A2EDFDD" w14:textId="25779144" w:rsidR="00227E64" w:rsidRPr="004515C9" w:rsidRDefault="00227E64" w:rsidP="00123FC4">
      <w:pPr>
        <w:pStyle w:val="bullet"/>
      </w:pPr>
      <w:r w:rsidRPr="004515C9">
        <w:t>Concluir o recolhimento até o ponto no qual foi realizad</w:t>
      </w:r>
      <w:r w:rsidR="005B7484">
        <w:t>o o corte no tramo riser</w:t>
      </w:r>
      <w:r w:rsidRPr="004515C9">
        <w:t>;</w:t>
      </w:r>
    </w:p>
    <w:p w14:paraId="23956CAB" w14:textId="506643CB" w:rsidR="002B3046" w:rsidRPr="0006719A" w:rsidRDefault="00227E64" w:rsidP="00CC55FD">
      <w:pPr>
        <w:pStyle w:val="bullet"/>
      </w:pPr>
      <w:r w:rsidRPr="004515C9">
        <w:t>Enviar o riser recolhido para destinação final adequada.</w:t>
      </w:r>
    </w:p>
    <w:p w14:paraId="5F46FC34" w14:textId="1ED462BC" w:rsidR="00CA2C5B" w:rsidRPr="004515C9" w:rsidRDefault="00CA2C5B" w:rsidP="006C48AB">
      <w:pPr>
        <w:rPr>
          <w:rFonts w:cs="Arial"/>
          <w:i/>
          <w:iCs/>
          <w:u w:val="single"/>
        </w:rPr>
      </w:pPr>
      <w:r w:rsidRPr="004515C9">
        <w:rPr>
          <w:rFonts w:cs="Arial"/>
          <w:i/>
          <w:iCs/>
          <w:u w:val="single"/>
        </w:rPr>
        <w:t xml:space="preserve">Alternativa </w:t>
      </w:r>
      <w:r w:rsidR="00456747" w:rsidRPr="004515C9">
        <w:rPr>
          <w:rFonts w:cs="Arial"/>
          <w:i/>
          <w:iCs/>
          <w:u w:val="single"/>
        </w:rPr>
        <w:t>C</w:t>
      </w:r>
      <w:r w:rsidRPr="004515C9">
        <w:rPr>
          <w:rFonts w:cs="Arial"/>
          <w:i/>
          <w:iCs/>
          <w:u w:val="single"/>
        </w:rPr>
        <w:t xml:space="preserve">: </w:t>
      </w:r>
      <w:r w:rsidR="00D01CFF" w:rsidRPr="004515C9">
        <w:rPr>
          <w:rFonts w:cs="Arial"/>
          <w:i/>
          <w:iCs/>
          <w:u w:val="single"/>
        </w:rPr>
        <w:t>P</w:t>
      </w:r>
      <w:r w:rsidRPr="004515C9">
        <w:rPr>
          <w:rFonts w:cs="Arial"/>
          <w:i/>
          <w:iCs/>
          <w:u w:val="single"/>
        </w:rPr>
        <w:t>ull out de 1ª extremidade</w:t>
      </w:r>
      <w:r w:rsidR="00A12C2F" w:rsidRPr="004515C9">
        <w:rPr>
          <w:rFonts w:cs="Arial"/>
          <w:i/>
          <w:iCs/>
          <w:u w:val="single"/>
        </w:rPr>
        <w:t>,</w:t>
      </w:r>
      <w:r w:rsidRPr="004515C9">
        <w:rPr>
          <w:rFonts w:cs="Arial"/>
          <w:i/>
          <w:iCs/>
          <w:u w:val="single"/>
        </w:rPr>
        <w:t xml:space="preserve"> deposição </w:t>
      </w:r>
      <w:r w:rsidR="00A12C2F" w:rsidRPr="004515C9">
        <w:rPr>
          <w:rFonts w:cs="Arial"/>
          <w:i/>
          <w:iCs/>
          <w:u w:val="single"/>
        </w:rPr>
        <w:t xml:space="preserve">temporária </w:t>
      </w:r>
      <w:r w:rsidRPr="004515C9">
        <w:rPr>
          <w:rFonts w:cs="Arial"/>
          <w:i/>
          <w:iCs/>
          <w:u w:val="single"/>
        </w:rPr>
        <w:t>no leito</w:t>
      </w:r>
      <w:r w:rsidR="00A12C2F" w:rsidRPr="004515C9">
        <w:rPr>
          <w:rFonts w:cs="Arial"/>
          <w:i/>
          <w:iCs/>
          <w:u w:val="single"/>
        </w:rPr>
        <w:t xml:space="preserve"> e recolhimento posterior</w:t>
      </w:r>
    </w:p>
    <w:p w14:paraId="52461A1A" w14:textId="079CF5ED" w:rsidR="00F9336C" w:rsidRPr="004515C9" w:rsidRDefault="00F9336C" w:rsidP="00123FC4">
      <w:pPr>
        <w:pStyle w:val="bullet"/>
      </w:pPr>
      <w:r w:rsidRPr="004515C9">
        <w:t>Com embarcação tipo PLSV, realizar o pull out de 1ª extremidade do riser;</w:t>
      </w:r>
    </w:p>
    <w:p w14:paraId="1EDF6484" w14:textId="36216A70" w:rsidR="00733B89" w:rsidRPr="004515C9" w:rsidRDefault="00F9336C" w:rsidP="00123FC4">
      <w:pPr>
        <w:pStyle w:val="bullet"/>
      </w:pPr>
      <w:r w:rsidRPr="004515C9">
        <w:t>Depositar o riser no leito marinho de forma lenta</w:t>
      </w:r>
      <w:r w:rsidR="00733B89" w:rsidRPr="004515C9">
        <w:t>;</w:t>
      </w:r>
    </w:p>
    <w:p w14:paraId="7B172D04" w14:textId="6424B387" w:rsidR="0076514E" w:rsidRPr="004515C9" w:rsidRDefault="0076514E" w:rsidP="00123FC4">
      <w:pPr>
        <w:pStyle w:val="bullet"/>
      </w:pPr>
      <w:r w:rsidRPr="004515C9">
        <w:t xml:space="preserve">Posteriormente, com embarcação tipo </w:t>
      </w:r>
      <w:r w:rsidR="00371899" w:rsidRPr="004515C9">
        <w:t xml:space="preserve">DSV ou </w:t>
      </w:r>
      <w:r w:rsidRPr="004515C9">
        <w:t>RSV, realizar a desconexão na CRF;</w:t>
      </w:r>
    </w:p>
    <w:p w14:paraId="6CD531CE" w14:textId="1D18C47E" w:rsidR="0076514E" w:rsidRPr="004515C9" w:rsidRDefault="0076514E" w:rsidP="00123FC4">
      <w:pPr>
        <w:pStyle w:val="bullet"/>
      </w:pPr>
      <w:r w:rsidRPr="004515C9">
        <w:t>Com embarcação tipo PLSV, recuperar a extremidade da linha, trazendo-a do fundo até a embarcação;</w:t>
      </w:r>
    </w:p>
    <w:p w14:paraId="642A5311" w14:textId="749B77DE" w:rsidR="0076514E" w:rsidRPr="004515C9" w:rsidRDefault="00E67C2A" w:rsidP="00123FC4">
      <w:pPr>
        <w:pStyle w:val="bullet"/>
      </w:pPr>
      <w:r w:rsidRPr="004515C9">
        <w:t>R</w:t>
      </w:r>
      <w:r w:rsidR="0076514E" w:rsidRPr="004515C9">
        <w:t>ealizar o recolhimento até o ponto no qual foi realizada a desconexão na CRF;</w:t>
      </w:r>
    </w:p>
    <w:p w14:paraId="622877B6" w14:textId="3BB308BE" w:rsidR="00CA2C5B" w:rsidRPr="0006719A" w:rsidRDefault="00E67C2A" w:rsidP="00CC55FD">
      <w:pPr>
        <w:pStyle w:val="bullet"/>
      </w:pPr>
      <w:r w:rsidRPr="004515C9">
        <w:t>Enviar o riser recolhido para destinação final adequada.</w:t>
      </w:r>
    </w:p>
    <w:p w14:paraId="76B769A0" w14:textId="69F5A4C7" w:rsidR="00D91EF1" w:rsidRPr="004515C9" w:rsidRDefault="00D91EF1" w:rsidP="00D91EF1">
      <w:pPr>
        <w:rPr>
          <w:rFonts w:cs="Arial"/>
          <w:i/>
          <w:iCs/>
          <w:u w:val="single"/>
        </w:rPr>
      </w:pPr>
      <w:bookmarkStart w:id="644" w:name="_Hlk49525791"/>
      <w:r w:rsidRPr="004515C9">
        <w:rPr>
          <w:rFonts w:cs="Arial"/>
          <w:i/>
          <w:iCs/>
          <w:u w:val="single"/>
        </w:rPr>
        <w:t xml:space="preserve">Alternativa </w:t>
      </w:r>
      <w:r w:rsidR="00456747" w:rsidRPr="004515C9">
        <w:rPr>
          <w:rFonts w:cs="Arial"/>
          <w:i/>
          <w:iCs/>
          <w:u w:val="single"/>
        </w:rPr>
        <w:t>D</w:t>
      </w:r>
      <w:r w:rsidRPr="004515C9">
        <w:rPr>
          <w:rFonts w:cs="Arial"/>
          <w:i/>
          <w:iCs/>
          <w:u w:val="single"/>
        </w:rPr>
        <w:t>: Desconexão na CRF, pull out de 2ª extremidade e recolhimento</w:t>
      </w:r>
    </w:p>
    <w:p w14:paraId="755C1DE7" w14:textId="48B8AAC5" w:rsidR="00D91EF1" w:rsidRPr="004515C9" w:rsidRDefault="00D91EF1" w:rsidP="00123FC4">
      <w:pPr>
        <w:pStyle w:val="bullet"/>
      </w:pPr>
      <w:bookmarkStart w:id="645" w:name="_Hlk51062258"/>
      <w:bookmarkEnd w:id="644"/>
      <w:r w:rsidRPr="004515C9">
        <w:t>Com embarcação tipo</w:t>
      </w:r>
      <w:bookmarkEnd w:id="645"/>
      <w:r w:rsidRPr="004515C9">
        <w:t xml:space="preserve"> DSV ou RSV, realizar a desconexão na CRF;</w:t>
      </w:r>
    </w:p>
    <w:p w14:paraId="69F40DA4" w14:textId="0F7625C0" w:rsidR="00D91EF1" w:rsidRPr="004515C9" w:rsidRDefault="00D91EF1" w:rsidP="00123FC4">
      <w:pPr>
        <w:pStyle w:val="bullet"/>
      </w:pPr>
      <w:r w:rsidRPr="004515C9">
        <w:t xml:space="preserve">Instalar cabeça de tração na </w:t>
      </w:r>
      <w:r w:rsidR="0071486B">
        <w:t xml:space="preserve">2ª </w:t>
      </w:r>
      <w:r w:rsidRPr="004515C9">
        <w:t>extremidade</w:t>
      </w:r>
      <w:r w:rsidR="0071486B">
        <w:t xml:space="preserve"> desconectada do CRF</w:t>
      </w:r>
      <w:r w:rsidRPr="004515C9">
        <w:t>;</w:t>
      </w:r>
    </w:p>
    <w:p w14:paraId="52BC4DFA" w14:textId="07598552" w:rsidR="00D91EF1" w:rsidRPr="004515C9" w:rsidRDefault="00D91EF1" w:rsidP="00123FC4">
      <w:pPr>
        <w:pStyle w:val="bullet"/>
      </w:pPr>
      <w:r w:rsidRPr="004515C9">
        <w:t>Com embarcação tipo PLSV, recuperar a extremidade da linha, utilizando cabo de trabalho conectado à cabeça de tração;</w:t>
      </w:r>
    </w:p>
    <w:p w14:paraId="1B6D7D0A" w14:textId="5607B85B" w:rsidR="00C920C2" w:rsidRPr="004515C9" w:rsidRDefault="00C920C2" w:rsidP="00123FC4">
      <w:pPr>
        <w:pStyle w:val="bullet"/>
      </w:pPr>
      <w:r w:rsidRPr="004515C9">
        <w:t xml:space="preserve">Realizar o </w:t>
      </w:r>
      <w:r w:rsidRPr="004515C9">
        <w:rPr>
          <w:i/>
          <w:iCs/>
        </w:rPr>
        <w:t>pull out</w:t>
      </w:r>
      <w:r w:rsidRPr="004515C9">
        <w:t xml:space="preserve"> de 2ª extremidade;</w:t>
      </w:r>
    </w:p>
    <w:p w14:paraId="1D086443" w14:textId="4DE72492" w:rsidR="00D91EF1" w:rsidRPr="004515C9" w:rsidRDefault="00C920C2" w:rsidP="00123FC4">
      <w:pPr>
        <w:pStyle w:val="bullet"/>
      </w:pPr>
      <w:r w:rsidRPr="004515C9">
        <w:t xml:space="preserve">Recolher </w:t>
      </w:r>
      <w:r w:rsidR="00D91EF1" w:rsidRPr="004515C9">
        <w:t>o riser pela extremidade desconectada na CRF;</w:t>
      </w:r>
    </w:p>
    <w:p w14:paraId="1600EBE3" w14:textId="3BEF631B" w:rsidR="00D91EF1" w:rsidRPr="0006719A" w:rsidRDefault="00D91EF1" w:rsidP="00CC55FD">
      <w:pPr>
        <w:pStyle w:val="bullet"/>
      </w:pPr>
      <w:r w:rsidRPr="004515C9">
        <w:t>Enviar o riser recolhido para destinação final adequada.</w:t>
      </w:r>
    </w:p>
    <w:p w14:paraId="68F06B88" w14:textId="736115FA" w:rsidR="00CA2C5B" w:rsidRPr="004515C9" w:rsidRDefault="00CA2C5B" w:rsidP="00A95A65">
      <w:pPr>
        <w:rPr>
          <w:rFonts w:cs="Arial"/>
          <w:i/>
          <w:iCs/>
          <w:u w:val="single"/>
        </w:rPr>
      </w:pPr>
      <w:r w:rsidRPr="004515C9">
        <w:rPr>
          <w:rFonts w:cs="Arial"/>
          <w:i/>
          <w:iCs/>
          <w:u w:val="single"/>
        </w:rPr>
        <w:t xml:space="preserve">Alternativa </w:t>
      </w:r>
      <w:r w:rsidR="00456747" w:rsidRPr="004515C9">
        <w:rPr>
          <w:rFonts w:cs="Arial"/>
          <w:i/>
          <w:iCs/>
          <w:u w:val="single"/>
        </w:rPr>
        <w:t>E</w:t>
      </w:r>
      <w:r w:rsidRPr="004515C9">
        <w:rPr>
          <w:rFonts w:cs="Arial"/>
          <w:i/>
          <w:iCs/>
          <w:u w:val="single"/>
        </w:rPr>
        <w:t xml:space="preserve">: </w:t>
      </w:r>
      <w:r w:rsidR="0002542F" w:rsidRPr="004515C9">
        <w:rPr>
          <w:rFonts w:cs="Arial"/>
          <w:i/>
          <w:iCs/>
          <w:u w:val="single"/>
        </w:rPr>
        <w:t>Corte no corpo da linha, pull out de 2ª extremidade e recolhimento</w:t>
      </w:r>
    </w:p>
    <w:p w14:paraId="7F961F4B" w14:textId="73481732" w:rsidR="0065486A" w:rsidRPr="004515C9" w:rsidRDefault="0065486A" w:rsidP="00123FC4">
      <w:pPr>
        <w:pStyle w:val="bullet"/>
      </w:pPr>
      <w:r w:rsidRPr="004515C9">
        <w:t>Com embarcação tipo DSV ou RSV, realizar o corte do tramo riser;</w:t>
      </w:r>
    </w:p>
    <w:p w14:paraId="16E03BB1" w14:textId="755B928E" w:rsidR="0065486A" w:rsidRPr="004515C9" w:rsidRDefault="0065486A" w:rsidP="00123FC4">
      <w:pPr>
        <w:pStyle w:val="bullet"/>
      </w:pPr>
      <w:r w:rsidRPr="004515C9">
        <w:t xml:space="preserve">Instalar cabeça de tração na extremidade </w:t>
      </w:r>
      <w:r w:rsidR="0071486B">
        <w:t xml:space="preserve">cortada </w:t>
      </w:r>
      <w:r w:rsidRPr="004515C9">
        <w:t>d</w:t>
      </w:r>
      <w:r w:rsidR="0071486B">
        <w:t>o</w:t>
      </w:r>
      <w:r w:rsidRPr="004515C9">
        <w:t xml:space="preserve"> fundo do tramo</w:t>
      </w:r>
      <w:r w:rsidR="0071486B">
        <w:t xml:space="preserve"> riser</w:t>
      </w:r>
      <w:r w:rsidRPr="004515C9">
        <w:t>;</w:t>
      </w:r>
    </w:p>
    <w:p w14:paraId="335EB717" w14:textId="38AB1B29" w:rsidR="0065486A" w:rsidRPr="004515C9" w:rsidRDefault="0065486A" w:rsidP="00123FC4">
      <w:pPr>
        <w:pStyle w:val="bullet"/>
      </w:pPr>
      <w:r w:rsidRPr="004515C9">
        <w:t>Com embarcação tipo PLSV, recuperar a extremidade da linha, utilizando cabo de trabalho conectado à cabeça de tração;</w:t>
      </w:r>
    </w:p>
    <w:p w14:paraId="1FED0518" w14:textId="77777777" w:rsidR="00C920C2" w:rsidRPr="004515C9" w:rsidRDefault="00C920C2" w:rsidP="00123FC4">
      <w:pPr>
        <w:pStyle w:val="bullet"/>
      </w:pPr>
      <w:r w:rsidRPr="004515C9">
        <w:t xml:space="preserve">Realizar o </w:t>
      </w:r>
      <w:r w:rsidRPr="004515C9">
        <w:rPr>
          <w:i/>
          <w:iCs/>
        </w:rPr>
        <w:t>pull out</w:t>
      </w:r>
      <w:r w:rsidRPr="004515C9">
        <w:t xml:space="preserve"> de 2ª extremidade;</w:t>
      </w:r>
    </w:p>
    <w:p w14:paraId="62E92D61" w14:textId="17D1D136" w:rsidR="00C920C2" w:rsidRPr="004515C9" w:rsidRDefault="00C920C2" w:rsidP="00123FC4">
      <w:pPr>
        <w:pStyle w:val="bullet"/>
      </w:pPr>
      <w:r w:rsidRPr="004515C9">
        <w:lastRenderedPageBreak/>
        <w:t xml:space="preserve">Recolher o riser pela extremidade </w:t>
      </w:r>
      <w:r w:rsidR="00E33020">
        <w:t>da cabeça de tração</w:t>
      </w:r>
      <w:r w:rsidRPr="004515C9">
        <w:t>;</w:t>
      </w:r>
    </w:p>
    <w:p w14:paraId="63A9DF7A" w14:textId="372B7DF0" w:rsidR="002D4915" w:rsidRPr="004515C9" w:rsidRDefault="0065486A" w:rsidP="00123FC4">
      <w:pPr>
        <w:pStyle w:val="bullet"/>
      </w:pPr>
      <w:r w:rsidRPr="004515C9">
        <w:t>Enviar o riser recolhido para destinação final adequada.</w:t>
      </w:r>
    </w:p>
    <w:p w14:paraId="232FB3F1" w14:textId="4CC8D754" w:rsidR="00FB6618" w:rsidRPr="004515C9" w:rsidRDefault="005D77E8" w:rsidP="00B06803">
      <w:pPr>
        <w:pStyle w:val="Ttulo3"/>
      </w:pPr>
      <w:bookmarkStart w:id="646" w:name="_Toc55897122"/>
      <w:r w:rsidRPr="004515C9">
        <w:t>Emissão de CO</w:t>
      </w:r>
      <w:r w:rsidRPr="004515C9">
        <w:rPr>
          <w:vertAlign w:val="subscript"/>
        </w:rPr>
        <w:t>2</w:t>
      </w:r>
      <w:r w:rsidRPr="004515C9">
        <w:t xml:space="preserve"> nas atividades de </w:t>
      </w:r>
      <w:r w:rsidRPr="00B06803">
        <w:rPr>
          <w:i/>
          <w:iCs/>
        </w:rPr>
        <w:t>pull out</w:t>
      </w:r>
      <w:r w:rsidRPr="004515C9">
        <w:t xml:space="preserve"> de risers</w:t>
      </w:r>
      <w:bookmarkEnd w:id="646"/>
    </w:p>
    <w:p w14:paraId="636A9E30" w14:textId="7DF87F8E" w:rsidR="00157612" w:rsidRPr="004515C9" w:rsidRDefault="00294E7A" w:rsidP="00294E7A">
      <w:pPr>
        <w:rPr>
          <w:rFonts w:cs="Arial"/>
        </w:rPr>
      </w:pPr>
      <w:r w:rsidRPr="004515C9">
        <w:rPr>
          <w:rFonts w:cs="Arial"/>
        </w:rPr>
        <w:t xml:space="preserve">Para a realização das atividades de </w:t>
      </w:r>
      <w:r w:rsidRPr="004515C9">
        <w:rPr>
          <w:rFonts w:cs="Arial"/>
          <w:i/>
          <w:iCs/>
        </w:rPr>
        <w:t>pull out</w:t>
      </w:r>
      <w:r w:rsidRPr="004515C9">
        <w:rPr>
          <w:rFonts w:cs="Arial"/>
        </w:rPr>
        <w:t xml:space="preserve"> de risers, é necessário o uso de embarcações marítimas do tipo </w:t>
      </w:r>
      <w:r w:rsidRPr="00FD4F68">
        <w:rPr>
          <w:rFonts w:cs="Arial"/>
          <w:i/>
          <w:iCs/>
        </w:rPr>
        <w:t>Pipelay Support Vessel</w:t>
      </w:r>
      <w:r w:rsidRPr="004515C9">
        <w:rPr>
          <w:rFonts w:cs="Arial"/>
        </w:rPr>
        <w:t xml:space="preserve"> (PLSV) e ROV </w:t>
      </w:r>
      <w:r w:rsidRPr="00FD4F68">
        <w:rPr>
          <w:rFonts w:cs="Arial"/>
          <w:i/>
          <w:iCs/>
        </w:rPr>
        <w:t>Support Vessel</w:t>
      </w:r>
      <w:r w:rsidRPr="004515C9">
        <w:rPr>
          <w:rFonts w:cs="Arial"/>
        </w:rPr>
        <w:t xml:space="preserve"> (RSV), que emitem CO</w:t>
      </w:r>
      <w:r w:rsidRPr="004515C9">
        <w:rPr>
          <w:rFonts w:cs="Arial"/>
          <w:vertAlign w:val="subscript"/>
        </w:rPr>
        <w:t>2</w:t>
      </w:r>
      <w:r w:rsidRPr="004515C9">
        <w:rPr>
          <w:rFonts w:cs="Arial"/>
        </w:rPr>
        <w:t xml:space="preserve"> durante a sua operação, decorrente da queima de óleo diesel marítimo.</w:t>
      </w:r>
    </w:p>
    <w:p w14:paraId="2BE666A8" w14:textId="3CD743C1" w:rsidR="005E229F" w:rsidRPr="004515C9" w:rsidRDefault="005E229F" w:rsidP="004944B1">
      <w:pPr>
        <w:rPr>
          <w:rFonts w:cs="Arial"/>
        </w:rPr>
      </w:pPr>
      <w:r w:rsidRPr="004515C9">
        <w:rPr>
          <w:rFonts w:cs="Arial"/>
        </w:rPr>
        <w:t>O CO</w:t>
      </w:r>
      <w:r w:rsidRPr="004515C9">
        <w:rPr>
          <w:rFonts w:cs="Arial"/>
          <w:vertAlign w:val="subscript"/>
        </w:rPr>
        <w:t>2</w:t>
      </w:r>
      <w:r w:rsidR="003E0ADC">
        <w:rPr>
          <w:rFonts w:cs="Arial"/>
        </w:rPr>
        <w:t xml:space="preserve"> </w:t>
      </w:r>
      <w:r w:rsidRPr="004515C9">
        <w:rPr>
          <w:rFonts w:cs="Arial"/>
        </w:rPr>
        <w:t>é considerado como gás de efeito estufa (GEE) mais abundante na atmosfera e o maior responsável pelo aquecimento global.</w:t>
      </w:r>
    </w:p>
    <w:p w14:paraId="5F08307E" w14:textId="4651D85F" w:rsidR="004944B1" w:rsidRPr="004515C9" w:rsidRDefault="008D3073" w:rsidP="00741DBA">
      <w:pPr>
        <w:rPr>
          <w:rFonts w:cs="Arial"/>
        </w:rPr>
      </w:pPr>
      <w:r>
        <w:rPr>
          <w:rFonts w:cs="Arial"/>
        </w:rPr>
        <w:t>Conforme as Nações Unidas (2020), o</w:t>
      </w:r>
      <w:r w:rsidR="004944B1" w:rsidRPr="004515C9">
        <w:rPr>
          <w:rFonts w:cs="Arial"/>
        </w:rPr>
        <w:t xml:space="preserve"> aquecimento global</w:t>
      </w:r>
      <w:r w:rsidR="005207B0" w:rsidRPr="004515C9">
        <w:rPr>
          <w:rFonts w:cs="Arial"/>
        </w:rPr>
        <w:t xml:space="preserve"> é decorrente do aumento da concentração de GEE na atmosfera da Terra</w:t>
      </w:r>
      <w:r w:rsidR="00EE0862" w:rsidRPr="004515C9">
        <w:rPr>
          <w:rFonts w:cs="Arial"/>
        </w:rPr>
        <w:t>,</w:t>
      </w:r>
      <w:r w:rsidR="004944B1" w:rsidRPr="004515C9">
        <w:rPr>
          <w:rFonts w:cs="Arial"/>
        </w:rPr>
        <w:t xml:space="preserve"> afeta</w:t>
      </w:r>
      <w:r w:rsidR="00EE0862" w:rsidRPr="004515C9">
        <w:rPr>
          <w:rFonts w:cs="Arial"/>
        </w:rPr>
        <w:t>ndo</w:t>
      </w:r>
      <w:r w:rsidR="004944B1" w:rsidRPr="004515C9">
        <w:rPr>
          <w:rFonts w:cs="Arial"/>
        </w:rPr>
        <w:t xml:space="preserve"> desde a produção de alimento até o aumento do nível do mar</w:t>
      </w:r>
      <w:r w:rsidR="00EE0862" w:rsidRPr="004515C9">
        <w:rPr>
          <w:rFonts w:cs="Arial"/>
        </w:rPr>
        <w:t xml:space="preserve">, </w:t>
      </w:r>
      <w:r w:rsidR="004944B1" w:rsidRPr="004515C9">
        <w:rPr>
          <w:rFonts w:cs="Arial"/>
        </w:rPr>
        <w:t>desestabilizado a sociedade e o meio ambiente</w:t>
      </w:r>
      <w:r w:rsidR="00EE0862" w:rsidRPr="004515C9">
        <w:rPr>
          <w:rFonts w:cs="Arial"/>
        </w:rPr>
        <w:t xml:space="preserve"> e</w:t>
      </w:r>
      <w:r w:rsidR="00741DBA" w:rsidRPr="004515C9">
        <w:rPr>
          <w:rFonts w:cs="Arial"/>
        </w:rPr>
        <w:t xml:space="preserve"> sendo considerado um dos maiores desafios da atualidade.</w:t>
      </w:r>
    </w:p>
    <w:p w14:paraId="61319A28" w14:textId="7E9B4641" w:rsidR="00743F93" w:rsidRPr="004515C9" w:rsidRDefault="00743F93" w:rsidP="00294E7A">
      <w:pPr>
        <w:rPr>
          <w:rFonts w:cs="Arial"/>
        </w:rPr>
      </w:pPr>
      <w:r w:rsidRPr="004515C9">
        <w:rPr>
          <w:rFonts w:cs="Arial"/>
        </w:rPr>
        <w:t xml:space="preserve">Segundo </w:t>
      </w:r>
      <w:r w:rsidR="001507CE" w:rsidRPr="004515C9">
        <w:rPr>
          <w:rFonts w:cs="Arial"/>
        </w:rPr>
        <w:t>o Institute of Petroleum</w:t>
      </w:r>
      <w:r w:rsidR="001507CE">
        <w:rPr>
          <w:rFonts w:cs="Arial"/>
        </w:rPr>
        <w:t xml:space="preserve"> (2000), em seu </w:t>
      </w:r>
      <w:r w:rsidRPr="004515C9">
        <w:rPr>
          <w:rFonts w:cs="Arial"/>
        </w:rPr>
        <w:t>“</w:t>
      </w:r>
      <w:r w:rsidRPr="004515C9">
        <w:rPr>
          <w:rFonts w:cs="Arial"/>
          <w:i/>
          <w:iCs/>
        </w:rPr>
        <w:t>Guidelines for the calculation of estimates of energy use and gaseous emissions in the decommissioning of offshore structures</w:t>
      </w:r>
      <w:r w:rsidR="00B26344" w:rsidRPr="004515C9">
        <w:rPr>
          <w:rFonts w:cs="Arial"/>
        </w:rPr>
        <w:t>”</w:t>
      </w:r>
      <w:r w:rsidRPr="004515C9">
        <w:rPr>
          <w:rFonts w:cs="Arial"/>
        </w:rPr>
        <w:t xml:space="preserve">, podemos estimar a emissão </w:t>
      </w:r>
      <w:r w:rsidR="008A7332">
        <w:rPr>
          <w:rFonts w:cs="Arial"/>
        </w:rPr>
        <w:t>de 3.</w:t>
      </w:r>
      <w:r w:rsidR="008A7332" w:rsidRPr="004515C9">
        <w:rPr>
          <w:rFonts w:cs="Arial"/>
        </w:rPr>
        <w:t xml:space="preserve">200 kg </w:t>
      </w:r>
      <w:r w:rsidRPr="004515C9">
        <w:rPr>
          <w:rFonts w:cs="Arial"/>
        </w:rPr>
        <w:t>de CO</w:t>
      </w:r>
      <w:r w:rsidRPr="004515C9">
        <w:rPr>
          <w:rFonts w:cs="Arial"/>
          <w:vertAlign w:val="subscript"/>
        </w:rPr>
        <w:t>2</w:t>
      </w:r>
      <w:r w:rsidRPr="004515C9">
        <w:rPr>
          <w:rFonts w:cs="Arial"/>
        </w:rPr>
        <w:t xml:space="preserve"> </w:t>
      </w:r>
      <w:r w:rsidR="008A7332" w:rsidRPr="004515C9">
        <w:rPr>
          <w:rFonts w:cs="Arial"/>
        </w:rPr>
        <w:t>a cada tonelada de combustível consumido para embarcações de média velocidade</w:t>
      </w:r>
      <w:r w:rsidRPr="004515C9">
        <w:rPr>
          <w:rFonts w:cs="Arial"/>
        </w:rPr>
        <w:t>.</w:t>
      </w:r>
    </w:p>
    <w:p w14:paraId="2A66AAD0" w14:textId="35E14F15" w:rsidR="00356FBF" w:rsidRPr="004515C9" w:rsidRDefault="00754A63" w:rsidP="00B06803">
      <w:pPr>
        <w:pStyle w:val="Ttulo4"/>
      </w:pPr>
      <w:bookmarkStart w:id="647" w:name="_Toc55897123"/>
      <w:r w:rsidRPr="004515C9">
        <w:t xml:space="preserve">Precificação de </w:t>
      </w:r>
      <w:r w:rsidR="00884FA2" w:rsidRPr="004515C9">
        <w:t>Carbono</w:t>
      </w:r>
      <w:bookmarkEnd w:id="647"/>
    </w:p>
    <w:p w14:paraId="67E5D13B" w14:textId="0982378D" w:rsidR="00E54534" w:rsidRPr="004515C9" w:rsidRDefault="00035902" w:rsidP="00E630AB">
      <w:pPr>
        <w:rPr>
          <w:rFonts w:cs="Arial"/>
        </w:rPr>
      </w:pPr>
      <w:r w:rsidRPr="004515C9">
        <w:rPr>
          <w:rFonts w:cs="Arial"/>
        </w:rPr>
        <w:t xml:space="preserve">Uma das alternativas para controlar a emissão de GEE é através da precificação </w:t>
      </w:r>
      <w:r w:rsidR="00884FA2" w:rsidRPr="004515C9">
        <w:rPr>
          <w:rFonts w:cs="Arial"/>
        </w:rPr>
        <w:t>de carbono</w:t>
      </w:r>
      <w:r w:rsidRPr="004515C9">
        <w:rPr>
          <w:rFonts w:cs="Arial"/>
        </w:rPr>
        <w:t xml:space="preserve">. </w:t>
      </w:r>
      <w:r w:rsidR="00E630AB" w:rsidRPr="004515C9">
        <w:rPr>
          <w:rFonts w:cs="Arial"/>
        </w:rPr>
        <w:t xml:space="preserve">Atualmente não há uma aplicação de precificação consolidada mundialmente, porém existem diversas iniciativas </w:t>
      </w:r>
      <w:r w:rsidRPr="004515C9">
        <w:rPr>
          <w:rFonts w:cs="Arial"/>
        </w:rPr>
        <w:t>realizadas e em andamento</w:t>
      </w:r>
      <w:r w:rsidR="00E630AB" w:rsidRPr="004515C9">
        <w:rPr>
          <w:rFonts w:cs="Arial"/>
        </w:rPr>
        <w:t xml:space="preserve">. </w:t>
      </w:r>
    </w:p>
    <w:p w14:paraId="5D3558F7" w14:textId="23589F74" w:rsidR="00E54534" w:rsidRPr="004515C9" w:rsidRDefault="006B0DAE" w:rsidP="00E630AB">
      <w:pPr>
        <w:rPr>
          <w:rFonts w:cs="Arial"/>
        </w:rPr>
      </w:pPr>
      <w:r>
        <w:rPr>
          <w:rFonts w:cs="Arial"/>
        </w:rPr>
        <w:t>Segundo o CEBDS</w:t>
      </w:r>
      <w:r w:rsidR="002E7D1B">
        <w:rPr>
          <w:rStyle w:val="Refdenotaderodap"/>
          <w:rFonts w:cs="Arial"/>
        </w:rPr>
        <w:footnoteReference w:id="2"/>
      </w:r>
      <w:r>
        <w:rPr>
          <w:rFonts w:cs="Arial"/>
        </w:rPr>
        <w:t xml:space="preserve"> (2016), a</w:t>
      </w:r>
      <w:r w:rsidR="002B2EA0" w:rsidRPr="004515C9">
        <w:rPr>
          <w:rFonts w:cs="Arial"/>
        </w:rPr>
        <w:t xml:space="preserve"> precificação de carbono estabelece um preço sobre as emissões de GEE</w:t>
      </w:r>
      <w:r w:rsidR="00343471" w:rsidRPr="004515C9">
        <w:rPr>
          <w:rFonts w:cs="Arial"/>
        </w:rPr>
        <w:t>, onde geralmente é utilizado o CO</w:t>
      </w:r>
      <w:r w:rsidR="00343471" w:rsidRPr="004515C9">
        <w:rPr>
          <w:rFonts w:cs="Arial"/>
          <w:vertAlign w:val="subscript"/>
        </w:rPr>
        <w:t>2</w:t>
      </w:r>
      <w:r w:rsidR="00343471" w:rsidRPr="004515C9">
        <w:rPr>
          <w:rFonts w:cs="Arial"/>
        </w:rPr>
        <w:t xml:space="preserve"> emitido como referência de quantificação,</w:t>
      </w:r>
      <w:r w:rsidR="002B2EA0" w:rsidRPr="004515C9">
        <w:rPr>
          <w:rFonts w:cs="Arial"/>
        </w:rPr>
        <w:t xml:space="preserve"> para internalizar o custo externo das mudanças climáticas nas decisões e incentivos econômicos para o desenvolvimento limpo, proporcionando uma forma mais flexível econ</w:t>
      </w:r>
      <w:r w:rsidR="0082221C">
        <w:rPr>
          <w:rFonts w:cs="Arial"/>
        </w:rPr>
        <w:t>o</w:t>
      </w:r>
      <w:r w:rsidR="002B2EA0" w:rsidRPr="004515C9">
        <w:rPr>
          <w:rFonts w:cs="Arial"/>
        </w:rPr>
        <w:t>mica</w:t>
      </w:r>
      <w:r w:rsidR="0082221C">
        <w:rPr>
          <w:rFonts w:cs="Arial"/>
        </w:rPr>
        <w:t>mente</w:t>
      </w:r>
      <w:r w:rsidR="002B2EA0" w:rsidRPr="004515C9">
        <w:rPr>
          <w:rFonts w:cs="Arial"/>
        </w:rPr>
        <w:t xml:space="preserve"> para a sociedade, pois transfere os danos das emissões de GEE aos seus responsáveis, dando um sinal econômico e permitindo uma decisão sobre a transformação de suas atividades ou o pagamento de seus danos. </w:t>
      </w:r>
      <w:r w:rsidR="00B17331" w:rsidRPr="004515C9">
        <w:rPr>
          <w:rFonts w:cs="Arial"/>
        </w:rPr>
        <w:t>Sendo assim a precificação de carbono estimula a tecnologia limpa e a inovação do mercado.</w:t>
      </w:r>
    </w:p>
    <w:p w14:paraId="7E17B608" w14:textId="5BC21AC2" w:rsidR="00B17331" w:rsidRDefault="00DC3705" w:rsidP="00B17331">
      <w:pPr>
        <w:rPr>
          <w:rFonts w:cs="Arial"/>
        </w:rPr>
      </w:pPr>
      <w:r>
        <w:rPr>
          <w:rFonts w:cs="Arial"/>
        </w:rPr>
        <w:t>O CEBDS (2016) também esclarece que e</w:t>
      </w:r>
      <w:r w:rsidR="00B17331" w:rsidRPr="004515C9">
        <w:rPr>
          <w:rFonts w:cs="Arial"/>
        </w:rPr>
        <w:t xml:space="preserve">xistem dois tipos principais de precificação de carbono: </w:t>
      </w:r>
      <w:r w:rsidR="00CA36A6">
        <w:rPr>
          <w:rFonts w:cs="Arial"/>
        </w:rPr>
        <w:t>I</w:t>
      </w:r>
      <w:r w:rsidR="00B17331" w:rsidRPr="004515C9">
        <w:rPr>
          <w:rFonts w:cs="Arial"/>
        </w:rPr>
        <w:t xml:space="preserve">mpostos </w:t>
      </w:r>
      <w:r w:rsidR="002476CA">
        <w:rPr>
          <w:rFonts w:cs="Arial"/>
        </w:rPr>
        <w:t>sobre</w:t>
      </w:r>
      <w:r w:rsidR="00B17331" w:rsidRPr="004515C9">
        <w:rPr>
          <w:rFonts w:cs="Arial"/>
        </w:rPr>
        <w:t xml:space="preserve"> </w:t>
      </w:r>
      <w:r w:rsidR="002476CA">
        <w:rPr>
          <w:rFonts w:cs="Arial"/>
        </w:rPr>
        <w:t>c</w:t>
      </w:r>
      <w:r w:rsidR="002476CA" w:rsidRPr="004515C9">
        <w:rPr>
          <w:rFonts w:cs="Arial"/>
        </w:rPr>
        <w:t>arbono</w:t>
      </w:r>
      <w:r w:rsidR="002476CA">
        <w:rPr>
          <w:rFonts w:cs="Arial"/>
        </w:rPr>
        <w:t xml:space="preserve"> </w:t>
      </w:r>
      <w:r w:rsidR="00CA36A6">
        <w:rPr>
          <w:rFonts w:cs="Arial"/>
        </w:rPr>
        <w:t xml:space="preserve">e </w:t>
      </w:r>
      <w:r w:rsidR="002476CA">
        <w:rPr>
          <w:rFonts w:cs="Arial"/>
        </w:rPr>
        <w:t>s</w:t>
      </w:r>
      <w:r w:rsidR="002476CA" w:rsidRPr="004515C9">
        <w:rPr>
          <w:rFonts w:cs="Arial"/>
        </w:rPr>
        <w:t xml:space="preserve">istemas de </w:t>
      </w:r>
      <w:r w:rsidR="002476CA">
        <w:rPr>
          <w:rFonts w:cs="Arial"/>
        </w:rPr>
        <w:t>c</w:t>
      </w:r>
      <w:r w:rsidR="002476CA" w:rsidRPr="004515C9">
        <w:rPr>
          <w:rFonts w:cs="Arial"/>
        </w:rPr>
        <w:t xml:space="preserve">omércio de </w:t>
      </w:r>
      <w:r w:rsidR="002476CA">
        <w:rPr>
          <w:rFonts w:cs="Arial"/>
        </w:rPr>
        <w:t>e</w:t>
      </w:r>
      <w:r w:rsidR="002476CA" w:rsidRPr="004515C9">
        <w:rPr>
          <w:rFonts w:cs="Arial"/>
        </w:rPr>
        <w:t>missões</w:t>
      </w:r>
      <w:r w:rsidR="00CA36A6" w:rsidRPr="004515C9">
        <w:rPr>
          <w:rFonts w:cs="Arial"/>
        </w:rPr>
        <w:t xml:space="preserve"> (Emissions Trading Systems - ETS)</w:t>
      </w:r>
      <w:r w:rsidR="00785FB2">
        <w:rPr>
          <w:rFonts w:cs="Arial"/>
        </w:rPr>
        <w:t xml:space="preserve">, conforme representados na </w:t>
      </w:r>
      <w:r w:rsidR="00713BB7" w:rsidRPr="004515C9">
        <w:rPr>
          <w:rFonts w:cs="Arial"/>
        </w:rPr>
        <w:t xml:space="preserve">Figura </w:t>
      </w:r>
      <w:r w:rsidR="00785FB2">
        <w:rPr>
          <w:rFonts w:cs="Arial"/>
        </w:rPr>
        <w:t>8</w:t>
      </w:r>
      <w:r w:rsidR="006F4893" w:rsidRPr="004515C9">
        <w:rPr>
          <w:rFonts w:cs="Arial"/>
        </w:rPr>
        <w:t>.</w:t>
      </w:r>
    </w:p>
    <w:p w14:paraId="33DC0D5D" w14:textId="4948630E" w:rsidR="00785FB2" w:rsidRDefault="00785FB2" w:rsidP="00785FB2">
      <w:pPr>
        <w:pStyle w:val="Figura"/>
      </w:pPr>
      <w:bookmarkStart w:id="648" w:name="_Toc55897162"/>
      <w:r w:rsidRPr="008F535F">
        <w:rPr>
          <w:b/>
          <w:bCs/>
        </w:rPr>
        <w:lastRenderedPageBreak/>
        <w:t xml:space="preserve">Figura </w:t>
      </w:r>
      <w:r>
        <w:rPr>
          <w:b/>
          <w:bCs/>
        </w:rPr>
        <w:t>8</w:t>
      </w:r>
      <w:r w:rsidRPr="004515C9">
        <w:t xml:space="preserve"> - Representação do funcionamento da tributação de carbono e de sistemas de comércio de emissões</w:t>
      </w:r>
      <w:bookmarkEnd w:id="648"/>
      <w:r w:rsidRPr="004515C9">
        <w:t xml:space="preserve"> </w:t>
      </w:r>
    </w:p>
    <w:p w14:paraId="1BF9797C" w14:textId="77777777" w:rsidR="00785FB2" w:rsidRDefault="00785FB2" w:rsidP="00785FB2">
      <w:pPr>
        <w:jc w:val="center"/>
      </w:pPr>
      <w:r w:rsidRPr="004515C9">
        <w:rPr>
          <w:noProof/>
        </w:rPr>
        <w:drawing>
          <wp:inline distT="0" distB="0" distL="0" distR="0" wp14:anchorId="09FDC5D7" wp14:editId="679B8FFC">
            <wp:extent cx="4330985" cy="2895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2012" cy="2929716"/>
                    </a:xfrm>
                    <a:prstGeom prst="rect">
                      <a:avLst/>
                    </a:prstGeom>
                  </pic:spPr>
                </pic:pic>
              </a:graphicData>
            </a:graphic>
          </wp:inline>
        </w:drawing>
      </w:r>
    </w:p>
    <w:p w14:paraId="4CB65593" w14:textId="77777777" w:rsidR="00785FB2" w:rsidRPr="00CF09AB" w:rsidRDefault="00785FB2" w:rsidP="00785FB2">
      <w:pPr>
        <w:pStyle w:val="RefFigTab"/>
        <w:rPr>
          <w:rStyle w:val="RefernciaSutil"/>
          <w:smallCaps w:val="0"/>
          <w:color w:val="auto"/>
        </w:rPr>
      </w:pPr>
      <w:r w:rsidRPr="007579E9">
        <w:rPr>
          <w:rStyle w:val="RefernciaSutil"/>
          <w:b/>
          <w:bCs/>
          <w:smallCaps w:val="0"/>
          <w:color w:val="auto"/>
        </w:rPr>
        <w:t>Fonte</w:t>
      </w:r>
      <w:r w:rsidRPr="00CF09AB">
        <w:rPr>
          <w:rStyle w:val="RefernciaSutil"/>
          <w:smallCaps w:val="0"/>
          <w:color w:val="auto"/>
        </w:rPr>
        <w:t xml:space="preserve">: </w:t>
      </w:r>
      <w:r>
        <w:rPr>
          <w:rStyle w:val="RefernciaSutil"/>
          <w:smallCaps w:val="0"/>
          <w:color w:val="auto"/>
        </w:rPr>
        <w:t>CEBDS (2016).</w:t>
      </w:r>
    </w:p>
    <w:p w14:paraId="410A1902" w14:textId="216FDEC6" w:rsidR="006F4893" w:rsidRPr="004515C9" w:rsidRDefault="007B2364" w:rsidP="00B17331">
      <w:pPr>
        <w:rPr>
          <w:rFonts w:cs="Arial"/>
        </w:rPr>
      </w:pPr>
      <w:r w:rsidRPr="004515C9">
        <w:rPr>
          <w:rFonts w:cs="Arial"/>
        </w:rPr>
        <w:t>O imposto sobre o carbono estabelece um preço sobre o carbono, através de taxa de imposto sobre as emissões de GEE. Sua principal diferença entre o ETS é a definição do preço de carbono, porém não estabelece uma definição de redução de emissões</w:t>
      </w:r>
      <w:r w:rsidR="005C0A09" w:rsidRPr="004515C9">
        <w:rPr>
          <w:rFonts w:cs="Arial"/>
        </w:rPr>
        <w:t xml:space="preserve"> e dessa maneira, não garante o patamar conjunto de emissões de GEE</w:t>
      </w:r>
      <w:r w:rsidRPr="004515C9">
        <w:rPr>
          <w:rFonts w:cs="Arial"/>
        </w:rPr>
        <w:t>.</w:t>
      </w:r>
    </w:p>
    <w:p w14:paraId="79BDD6D1" w14:textId="218C5FB9" w:rsidR="007D5E3D" w:rsidRPr="004515C9" w:rsidRDefault="007D5E3D" w:rsidP="007D5E3D">
      <w:pPr>
        <w:rPr>
          <w:rFonts w:cs="Arial"/>
        </w:rPr>
      </w:pPr>
      <w:r w:rsidRPr="004515C9">
        <w:rPr>
          <w:rFonts w:cs="Arial"/>
        </w:rPr>
        <w:t>Os ETS estabelecem o nível total de emissões de gases de efeito estufa, permitindo um comércio entre as indústrias com baixas e altas emissões, criando oferta e demanda de licenças de emissões, sem estabelecimento de um preço fixo de carbono. Esse sistema auxilia na garantia do patamar conjunto de emissões de GEE.</w:t>
      </w:r>
    </w:p>
    <w:p w14:paraId="0CF9EAA0" w14:textId="1BF754D8" w:rsidR="0043651F" w:rsidRPr="004515C9" w:rsidRDefault="0043651F" w:rsidP="00B17331">
      <w:pPr>
        <w:rPr>
          <w:rFonts w:cs="Arial"/>
        </w:rPr>
      </w:pPr>
      <w:r w:rsidRPr="004515C9">
        <w:rPr>
          <w:rFonts w:cs="Arial"/>
        </w:rPr>
        <w:t xml:space="preserve">A Figura </w:t>
      </w:r>
      <w:r w:rsidR="007D5E3D">
        <w:rPr>
          <w:rFonts w:cs="Arial"/>
        </w:rPr>
        <w:t>9</w:t>
      </w:r>
      <w:r w:rsidRPr="004515C9">
        <w:rPr>
          <w:rFonts w:cs="Arial"/>
        </w:rPr>
        <w:t xml:space="preserve">, </w:t>
      </w:r>
      <w:r w:rsidR="00865072" w:rsidRPr="004515C9">
        <w:rPr>
          <w:rFonts w:cs="Arial"/>
        </w:rPr>
        <w:t>mostra um mapa de status da precificação de carbono no mundo, conforme The World Bank.</w:t>
      </w:r>
    </w:p>
    <w:p w14:paraId="315C655C" w14:textId="5870F64C" w:rsidR="00BC03B0" w:rsidRDefault="00BC03B0" w:rsidP="00CF09AB">
      <w:pPr>
        <w:pStyle w:val="Figura"/>
      </w:pPr>
      <w:bookmarkStart w:id="649" w:name="_Toc55897163"/>
      <w:r w:rsidRPr="008F535F">
        <w:rPr>
          <w:b/>
          <w:bCs/>
        </w:rPr>
        <w:lastRenderedPageBreak/>
        <w:t xml:space="preserve">Figura </w:t>
      </w:r>
      <w:r w:rsidR="007D5E3D">
        <w:rPr>
          <w:b/>
          <w:bCs/>
        </w:rPr>
        <w:t>9</w:t>
      </w:r>
      <w:r w:rsidRPr="004515C9">
        <w:t xml:space="preserve"> – Mapa de status da precificação no mundo</w:t>
      </w:r>
      <w:bookmarkEnd w:id="649"/>
    </w:p>
    <w:p w14:paraId="25AEDB17" w14:textId="61F49FDC" w:rsidR="008F535F" w:rsidRDefault="008F535F" w:rsidP="00D161B2">
      <w:pPr>
        <w:jc w:val="center"/>
      </w:pPr>
      <w:r w:rsidRPr="008F535F">
        <w:rPr>
          <w:rFonts w:cs="Arial"/>
          <w:noProof/>
          <w:highlight w:val="black"/>
        </w:rPr>
        <w:drawing>
          <wp:inline distT="0" distB="0" distL="0" distR="0" wp14:anchorId="5F06ABF1" wp14:editId="3C3F74F7">
            <wp:extent cx="5679562" cy="293535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82" r="2900" b="1147"/>
                    <a:stretch/>
                  </pic:blipFill>
                  <pic:spPr bwMode="auto">
                    <a:xfrm>
                      <a:off x="0" y="0"/>
                      <a:ext cx="5713953" cy="2953131"/>
                    </a:xfrm>
                    <a:prstGeom prst="rect">
                      <a:avLst/>
                    </a:prstGeom>
                    <a:ln>
                      <a:noFill/>
                    </a:ln>
                    <a:extLst>
                      <a:ext uri="{53640926-AAD7-44D8-BBD7-CCE9431645EC}">
                        <a14:shadowObscured xmlns:a14="http://schemas.microsoft.com/office/drawing/2010/main"/>
                      </a:ext>
                    </a:extLst>
                  </pic:spPr>
                </pic:pic>
              </a:graphicData>
            </a:graphic>
          </wp:inline>
        </w:drawing>
      </w:r>
    </w:p>
    <w:p w14:paraId="01BAB2E6" w14:textId="4B2DF672" w:rsidR="008F535F" w:rsidRPr="00CF09AB" w:rsidRDefault="008F535F" w:rsidP="008F535F">
      <w:pPr>
        <w:pStyle w:val="RefFigTab"/>
        <w:rPr>
          <w:rStyle w:val="RefernciaSutil"/>
          <w:smallCaps w:val="0"/>
          <w:color w:val="auto"/>
        </w:rPr>
      </w:pPr>
      <w:r w:rsidRPr="007579E9">
        <w:rPr>
          <w:rStyle w:val="RefernciaSutil"/>
          <w:b/>
          <w:bCs/>
          <w:smallCaps w:val="0"/>
          <w:color w:val="auto"/>
        </w:rPr>
        <w:t>Fonte</w:t>
      </w:r>
      <w:r w:rsidRPr="00CF09AB">
        <w:rPr>
          <w:rStyle w:val="RefernciaSutil"/>
          <w:smallCaps w:val="0"/>
          <w:color w:val="auto"/>
        </w:rPr>
        <w:t xml:space="preserve">: </w:t>
      </w:r>
      <w:r>
        <w:rPr>
          <w:rStyle w:val="RefernciaSutil"/>
          <w:smallCaps w:val="0"/>
          <w:color w:val="auto"/>
        </w:rPr>
        <w:t>The World Bank</w:t>
      </w:r>
      <w:r w:rsidR="005D48F7">
        <w:rPr>
          <w:rStyle w:val="Refdenotaderodap"/>
        </w:rPr>
        <w:footnoteReference w:id="3"/>
      </w:r>
      <w:r>
        <w:rPr>
          <w:rStyle w:val="RefernciaSutil"/>
          <w:smallCaps w:val="0"/>
          <w:color w:val="auto"/>
        </w:rPr>
        <w:t xml:space="preserve"> (2020).</w:t>
      </w:r>
    </w:p>
    <w:p w14:paraId="7F56E9D3" w14:textId="3B967BD5" w:rsidR="00D82777" w:rsidRPr="004515C9" w:rsidRDefault="00331714" w:rsidP="00331714">
      <w:pPr>
        <w:rPr>
          <w:rFonts w:cs="Arial"/>
        </w:rPr>
      </w:pPr>
      <w:r w:rsidRPr="004515C9">
        <w:rPr>
          <w:rFonts w:cs="Arial"/>
        </w:rPr>
        <w:t>No Brasil, as iniciativas de precificação de carbono estão indicadas como “</w:t>
      </w:r>
      <w:r w:rsidRPr="004515C9">
        <w:rPr>
          <w:rFonts w:cs="Arial"/>
          <w:i/>
          <w:iCs/>
        </w:rPr>
        <w:t>under consideration</w:t>
      </w:r>
      <w:r w:rsidRPr="004515C9">
        <w:rPr>
          <w:rFonts w:cs="Arial"/>
        </w:rPr>
        <w:t>”, p</w:t>
      </w:r>
      <w:r w:rsidR="00C66738" w:rsidRPr="004515C9">
        <w:rPr>
          <w:rFonts w:cs="Arial"/>
        </w:rPr>
        <w:t>orque</w:t>
      </w:r>
      <w:r w:rsidRPr="004515C9">
        <w:rPr>
          <w:rFonts w:cs="Arial"/>
        </w:rPr>
        <w:t xml:space="preserve"> celebrou a assinatura do acordo climático entre 195 países na 21ª Conferência das Partes (COP21) </w:t>
      </w:r>
      <w:r w:rsidR="00D82777" w:rsidRPr="004515C9">
        <w:rPr>
          <w:rFonts w:cs="Arial"/>
        </w:rPr>
        <w:t>da Convenção-Quadro das Nações Unidas sobre Mudança do Clima (UNFCCC) e a 11ª Reunião das Partes no Protocolo de Quioto (MOP-11)</w:t>
      </w:r>
      <w:r w:rsidRPr="004515C9">
        <w:rPr>
          <w:rFonts w:cs="Arial"/>
        </w:rPr>
        <w:t>, em Paris</w:t>
      </w:r>
      <w:r w:rsidR="00D82777" w:rsidRPr="004515C9">
        <w:rPr>
          <w:rFonts w:cs="Arial"/>
        </w:rPr>
        <w:t>, ocorrida entre 30 de novembro e 11 de dezembro de 2015</w:t>
      </w:r>
      <w:r w:rsidR="003A278C">
        <w:rPr>
          <w:rFonts w:cs="Arial"/>
        </w:rPr>
        <w:t xml:space="preserve"> (MMA, 2020)</w:t>
      </w:r>
      <w:r w:rsidR="00D82777" w:rsidRPr="004515C9">
        <w:rPr>
          <w:rFonts w:cs="Arial"/>
        </w:rPr>
        <w:t>.</w:t>
      </w:r>
    </w:p>
    <w:p w14:paraId="3AAEC61D" w14:textId="13B1192A" w:rsidR="00AA10C6" w:rsidRPr="004515C9" w:rsidRDefault="009D2302" w:rsidP="00331714">
      <w:pPr>
        <w:rPr>
          <w:rFonts w:cs="Arial"/>
        </w:rPr>
      </w:pPr>
      <w:r>
        <w:rPr>
          <w:rFonts w:cs="Arial"/>
        </w:rPr>
        <w:t>Segundo as Nações Unidas (2020), o</w:t>
      </w:r>
      <w:r w:rsidR="00AA10C6" w:rsidRPr="004515C9">
        <w:rPr>
          <w:rFonts w:cs="Arial"/>
        </w:rPr>
        <w:t xml:space="preserve"> acordo de Paris assume o compromisso de manter o aumento da temperatura média global abaixo de 2ºC acima dos níveis pré-industriais e envidar esforços para limitar esse aumento a 1,5ºC acima dos níveis pré-industriais</w:t>
      </w:r>
      <w:r w:rsidR="00C66738" w:rsidRPr="004515C9">
        <w:rPr>
          <w:rFonts w:cs="Arial"/>
        </w:rPr>
        <w:t xml:space="preserve"> até 2100</w:t>
      </w:r>
      <w:r w:rsidR="00AA10C6" w:rsidRPr="004515C9">
        <w:rPr>
          <w:rFonts w:cs="Arial"/>
        </w:rPr>
        <w:t>.</w:t>
      </w:r>
    </w:p>
    <w:p w14:paraId="698ED140" w14:textId="2E02F50A" w:rsidR="00C46376" w:rsidRPr="004515C9" w:rsidRDefault="001B757E" w:rsidP="004D66D4">
      <w:pPr>
        <w:rPr>
          <w:rFonts w:cs="Arial"/>
        </w:rPr>
      </w:pPr>
      <w:r w:rsidRPr="004515C9">
        <w:rPr>
          <w:rFonts w:cs="Arial"/>
        </w:rPr>
        <w:t xml:space="preserve">O Brasil, após a aprovação pelo Congresso Nacional da ratificação do Acordo de Paris, entregou o instrumento às Nações Unidas em 21 de setembro de 2016 e, com isso, as metas brasileiras </w:t>
      </w:r>
      <w:r w:rsidR="00331714" w:rsidRPr="004515C9">
        <w:rPr>
          <w:rFonts w:cs="Arial"/>
        </w:rPr>
        <w:t>tornaram-se compromissos oficiais.</w:t>
      </w:r>
      <w:r w:rsidR="004D66D4">
        <w:rPr>
          <w:rFonts w:cs="Arial"/>
        </w:rPr>
        <w:t xml:space="preserve"> A</w:t>
      </w:r>
      <w:r w:rsidR="00C46376" w:rsidRPr="004515C9">
        <w:rPr>
          <w:rFonts w:cs="Arial"/>
        </w:rPr>
        <w:t>s principais metas</w:t>
      </w:r>
      <w:r w:rsidR="004D66D4">
        <w:rPr>
          <w:rFonts w:cs="Arial"/>
        </w:rPr>
        <w:t xml:space="preserve"> do compromisso são</w:t>
      </w:r>
      <w:r w:rsidR="00C46376" w:rsidRPr="004515C9">
        <w:rPr>
          <w:rFonts w:cs="Arial"/>
        </w:rPr>
        <w:t>: redução da emissão de GEE em 37% abaixo dos níveis de 2005, em 2025 e contribuição indicativa de redução em 43% abaixo dos níveis de 2005, em 2030</w:t>
      </w:r>
      <w:r w:rsidR="004D66D4">
        <w:rPr>
          <w:rFonts w:cs="Arial"/>
        </w:rPr>
        <w:t xml:space="preserve"> (MMA, 2020)</w:t>
      </w:r>
      <w:r w:rsidR="00C46376" w:rsidRPr="004515C9">
        <w:rPr>
          <w:rFonts w:cs="Arial"/>
        </w:rPr>
        <w:t>.</w:t>
      </w:r>
    </w:p>
    <w:p w14:paraId="66D04934" w14:textId="0BDFF0AA" w:rsidR="00C66738" w:rsidRPr="004515C9" w:rsidRDefault="001F7BAC" w:rsidP="00B2623F">
      <w:pPr>
        <w:rPr>
          <w:rFonts w:cs="Arial"/>
        </w:rPr>
      </w:pPr>
      <w:r>
        <w:rPr>
          <w:rFonts w:cs="Arial"/>
        </w:rPr>
        <w:t>O</w:t>
      </w:r>
      <w:r w:rsidR="00C66738" w:rsidRPr="004515C9">
        <w:rPr>
          <w:rFonts w:cs="Arial"/>
        </w:rPr>
        <w:t xml:space="preserve"> estudo </w:t>
      </w:r>
      <w:r w:rsidR="003250F4" w:rsidRPr="004515C9">
        <w:rPr>
          <w:rFonts w:cs="Arial"/>
        </w:rPr>
        <w:t xml:space="preserve">“Precificação de Carbono: O que o setor empresarial precisa saber para se posicionar”, </w:t>
      </w:r>
      <w:r w:rsidR="00C66738" w:rsidRPr="004515C9">
        <w:rPr>
          <w:rFonts w:cs="Arial"/>
        </w:rPr>
        <w:t>realizado pelo CEBDS e o antigo Carbon Disclosure Project (CDP)</w:t>
      </w:r>
      <w:r w:rsidR="00C66738" w:rsidRPr="004515C9">
        <w:rPr>
          <w:rStyle w:val="Refdenotaderodap"/>
          <w:rFonts w:cs="Arial"/>
        </w:rPr>
        <w:footnoteReference w:id="4"/>
      </w:r>
      <w:r w:rsidR="00C66738" w:rsidRPr="004515C9">
        <w:rPr>
          <w:rFonts w:cs="Arial"/>
        </w:rPr>
        <w:t>, com o apoio do We Mean Business</w:t>
      </w:r>
      <w:r w:rsidR="00C66738" w:rsidRPr="004515C9">
        <w:rPr>
          <w:rStyle w:val="Refdenotaderodap"/>
          <w:rFonts w:cs="Arial"/>
        </w:rPr>
        <w:footnoteReference w:id="5"/>
      </w:r>
      <w:r>
        <w:rPr>
          <w:rFonts w:cs="Arial"/>
        </w:rPr>
        <w:t xml:space="preserve"> é uma referência para a precificação de Carbono (CEDBS, 2016)</w:t>
      </w:r>
      <w:r w:rsidR="003250F4" w:rsidRPr="004515C9">
        <w:rPr>
          <w:rFonts w:cs="Arial"/>
        </w:rPr>
        <w:t>.</w:t>
      </w:r>
    </w:p>
    <w:p w14:paraId="0DC16E55" w14:textId="6EAE15AE" w:rsidR="00424281" w:rsidRPr="004515C9" w:rsidRDefault="00B769E7" w:rsidP="00FB6618">
      <w:pPr>
        <w:rPr>
          <w:rFonts w:cs="Arial"/>
        </w:rPr>
      </w:pPr>
      <w:r w:rsidRPr="004515C9">
        <w:rPr>
          <w:rFonts w:cs="Arial"/>
        </w:rPr>
        <w:lastRenderedPageBreak/>
        <w:t>E</w:t>
      </w:r>
      <w:r w:rsidR="00D421CC" w:rsidRPr="004515C9">
        <w:rPr>
          <w:rFonts w:cs="Arial"/>
        </w:rPr>
        <w:t>sse estudo apresenta as experiências internacionais com sistemas de comércio de emissões</w:t>
      </w:r>
      <w:r w:rsidR="00EE63C5" w:rsidRPr="004515C9">
        <w:rPr>
          <w:rFonts w:cs="Arial"/>
        </w:rPr>
        <w:t xml:space="preserve"> (ETS)</w:t>
      </w:r>
      <w:r w:rsidR="00D421CC" w:rsidRPr="004515C9">
        <w:rPr>
          <w:rFonts w:cs="Arial"/>
        </w:rPr>
        <w:t>.</w:t>
      </w:r>
      <w:r w:rsidR="006E2170" w:rsidRPr="004515C9">
        <w:rPr>
          <w:rFonts w:cs="Arial"/>
        </w:rPr>
        <w:t xml:space="preserve"> Dentre eles</w:t>
      </w:r>
      <w:r w:rsidRPr="004515C9">
        <w:rPr>
          <w:rFonts w:cs="Arial"/>
        </w:rPr>
        <w:t>,</w:t>
      </w:r>
      <w:r w:rsidR="006E2170" w:rsidRPr="004515C9">
        <w:rPr>
          <w:rFonts w:cs="Arial"/>
        </w:rPr>
        <w:t xml:space="preserve"> apresenta o caso do primeiro ETS de GEE obrigatório nos Estados Unidos, o Regional Greenhouse Gas Initiative (RGGI)</w:t>
      </w:r>
      <w:r w:rsidR="00752782" w:rsidRPr="004515C9">
        <w:rPr>
          <w:rFonts w:cs="Arial"/>
        </w:rPr>
        <w:t xml:space="preserve">, com a participação dos Estados de </w:t>
      </w:r>
      <w:r w:rsidR="00882E7D" w:rsidRPr="004515C9">
        <w:rPr>
          <w:rFonts w:cs="Arial"/>
        </w:rPr>
        <w:t>Connecticut, Delaware, Maine, Maryland, Massachusetts, New Hampshire, New York, Rhode Island e Vermont</w:t>
      </w:r>
      <w:r w:rsidR="00EE63C5" w:rsidRPr="004515C9">
        <w:rPr>
          <w:rFonts w:cs="Arial"/>
        </w:rPr>
        <w:t xml:space="preserve">, </w:t>
      </w:r>
      <w:r w:rsidRPr="004515C9">
        <w:rPr>
          <w:rFonts w:cs="Arial"/>
        </w:rPr>
        <w:t xml:space="preserve">onde, </w:t>
      </w:r>
      <w:r w:rsidR="00EE63C5" w:rsidRPr="004515C9">
        <w:rPr>
          <w:rFonts w:cs="Arial"/>
        </w:rPr>
        <w:t xml:space="preserve">em 2017, estabelece </w:t>
      </w:r>
      <w:r w:rsidRPr="004515C9">
        <w:rPr>
          <w:rFonts w:cs="Arial"/>
        </w:rPr>
        <w:t>o</w:t>
      </w:r>
      <w:r w:rsidR="00EE63C5" w:rsidRPr="004515C9">
        <w:rPr>
          <w:rFonts w:cs="Arial"/>
        </w:rPr>
        <w:t xml:space="preserve"> preço médio das permissões em </w:t>
      </w:r>
      <w:r w:rsidR="003C6289" w:rsidRPr="004515C9">
        <w:rPr>
          <w:rFonts w:cs="Arial"/>
        </w:rPr>
        <w:t>US$10/tCO</w:t>
      </w:r>
      <w:r w:rsidR="003C6289" w:rsidRPr="004515C9">
        <w:rPr>
          <w:rFonts w:cs="Arial"/>
          <w:vertAlign w:val="subscript"/>
        </w:rPr>
        <w:t>2</w:t>
      </w:r>
      <w:r w:rsidR="003C6289" w:rsidRPr="004515C9">
        <w:rPr>
          <w:rFonts w:cs="Arial"/>
        </w:rPr>
        <w:t>.</w:t>
      </w:r>
    </w:p>
    <w:p w14:paraId="430F4642" w14:textId="4D0D201A" w:rsidR="001F6472" w:rsidRPr="004515C9" w:rsidRDefault="001F6472" w:rsidP="00FA27C5">
      <w:pPr>
        <w:pStyle w:val="Ttulo1"/>
        <w:rPr>
          <w:rFonts w:cs="Arial"/>
        </w:rPr>
      </w:pPr>
      <w:bookmarkStart w:id="650" w:name="_Toc51601292"/>
      <w:bookmarkStart w:id="651" w:name="_Toc55897124"/>
      <w:r w:rsidRPr="004515C9">
        <w:rPr>
          <w:rFonts w:cs="Arial"/>
        </w:rPr>
        <w:lastRenderedPageBreak/>
        <w:t>METODOLOGIAS</w:t>
      </w:r>
      <w:bookmarkEnd w:id="650"/>
      <w:bookmarkEnd w:id="651"/>
    </w:p>
    <w:p w14:paraId="7A478F37" w14:textId="77C9A31F" w:rsidR="00F40E4C" w:rsidRPr="008435BC" w:rsidRDefault="00F5242E" w:rsidP="00F5242E">
      <w:pPr>
        <w:rPr>
          <w:rFonts w:cs="Arial"/>
        </w:rPr>
      </w:pPr>
      <w:r>
        <w:rPr>
          <w:rFonts w:cs="Arial"/>
        </w:rPr>
        <w:t>O algoritmo genético (GA) será utilizado como proposta de ferramenta para a solução d</w:t>
      </w:r>
      <w:r w:rsidR="00F40E4C" w:rsidRPr="008435BC">
        <w:rPr>
          <w:rFonts w:cs="Arial"/>
        </w:rPr>
        <w:t>o problema apresentado no Capítulo 2</w:t>
      </w:r>
      <w:r>
        <w:rPr>
          <w:rFonts w:cs="Arial"/>
        </w:rPr>
        <w:t>,</w:t>
      </w:r>
      <w:r w:rsidR="00BF3594">
        <w:rPr>
          <w:rFonts w:cs="Arial"/>
        </w:rPr>
        <w:t xml:space="preserve"> para </w:t>
      </w:r>
      <w:r w:rsidR="00354116" w:rsidRPr="008435BC">
        <w:rPr>
          <w:rFonts w:cs="Arial"/>
        </w:rPr>
        <w:t xml:space="preserve">a </w:t>
      </w:r>
      <w:r w:rsidR="00ED69D3" w:rsidRPr="008435BC">
        <w:rPr>
          <w:rFonts w:cs="Arial"/>
        </w:rPr>
        <w:t xml:space="preserve">otimização da combinação de alternativas para realização de </w:t>
      </w:r>
      <w:r w:rsidR="00ED69D3" w:rsidRPr="008435BC">
        <w:rPr>
          <w:rFonts w:cs="Arial"/>
          <w:i/>
          <w:iCs/>
        </w:rPr>
        <w:t>pull out</w:t>
      </w:r>
      <w:r w:rsidR="00ED69D3" w:rsidRPr="008435BC">
        <w:rPr>
          <w:rFonts w:cs="Arial"/>
        </w:rPr>
        <w:t xml:space="preserve"> de risers de sistema de produção </w:t>
      </w:r>
      <w:r w:rsidR="00ED69D3" w:rsidRPr="008435BC">
        <w:rPr>
          <w:rFonts w:cs="Arial"/>
          <w:i/>
          <w:iCs/>
        </w:rPr>
        <w:t>offshore</w:t>
      </w:r>
      <w:r w:rsidR="00ED69D3" w:rsidRPr="008435BC">
        <w:rPr>
          <w:rFonts w:cs="Arial"/>
        </w:rPr>
        <w:t xml:space="preserve"> em descomissionamento, considerando os custos e emissões de CO</w:t>
      </w:r>
      <w:r w:rsidR="00ED69D3" w:rsidRPr="008435BC">
        <w:rPr>
          <w:rFonts w:cs="Arial"/>
          <w:vertAlign w:val="subscript"/>
        </w:rPr>
        <w:t>2</w:t>
      </w:r>
      <w:r w:rsidR="00ED69D3" w:rsidRPr="008435BC">
        <w:rPr>
          <w:rFonts w:cs="Arial"/>
        </w:rPr>
        <w:t xml:space="preserve"> associados</w:t>
      </w:r>
      <w:r w:rsidR="007A6601" w:rsidRPr="008435BC">
        <w:rPr>
          <w:rFonts w:cs="Arial"/>
        </w:rPr>
        <w:t>.</w:t>
      </w:r>
    </w:p>
    <w:p w14:paraId="3D1B518B" w14:textId="79248614" w:rsidR="003B00AF" w:rsidRPr="004515C9" w:rsidRDefault="00867998" w:rsidP="00846820">
      <w:pPr>
        <w:rPr>
          <w:rFonts w:cs="Arial"/>
        </w:rPr>
      </w:pPr>
      <w:r>
        <w:rPr>
          <w:rFonts w:cs="Arial"/>
        </w:rPr>
        <w:t>A proposta de utiliza</w:t>
      </w:r>
      <w:r w:rsidR="00A34329">
        <w:rPr>
          <w:rFonts w:cs="Arial"/>
        </w:rPr>
        <w:t>ção</w:t>
      </w:r>
      <w:r>
        <w:rPr>
          <w:rFonts w:cs="Arial"/>
        </w:rPr>
        <w:t xml:space="preserve"> do </w:t>
      </w:r>
      <w:r w:rsidR="00B02088" w:rsidRPr="004515C9">
        <w:rPr>
          <w:rFonts w:cs="Arial"/>
        </w:rPr>
        <w:t>GA</w:t>
      </w:r>
      <w:r>
        <w:rPr>
          <w:rFonts w:cs="Arial"/>
        </w:rPr>
        <w:t xml:space="preserve"> é devido a sua </w:t>
      </w:r>
      <w:r w:rsidR="005415FB" w:rsidRPr="004515C9">
        <w:rPr>
          <w:rFonts w:cs="Arial"/>
        </w:rPr>
        <w:t xml:space="preserve">com grande eficácia em </w:t>
      </w:r>
      <w:r>
        <w:rPr>
          <w:rFonts w:cs="Arial"/>
        </w:rPr>
        <w:t xml:space="preserve">resolução de </w:t>
      </w:r>
      <w:r w:rsidR="005415FB" w:rsidRPr="004515C9">
        <w:rPr>
          <w:rFonts w:cs="Arial"/>
        </w:rPr>
        <w:t>problemas de otimização</w:t>
      </w:r>
      <w:r w:rsidR="00F06AA2" w:rsidRPr="004515C9">
        <w:rPr>
          <w:rFonts w:cs="Arial"/>
        </w:rPr>
        <w:t>,</w:t>
      </w:r>
      <w:r w:rsidR="005415FB" w:rsidRPr="004515C9">
        <w:rPr>
          <w:rFonts w:cs="Arial"/>
        </w:rPr>
        <w:t xml:space="preserve"> </w:t>
      </w:r>
      <w:r w:rsidR="00846820">
        <w:rPr>
          <w:rFonts w:cs="Arial"/>
        </w:rPr>
        <w:t xml:space="preserve">pois </w:t>
      </w:r>
      <w:r w:rsidR="00B02088" w:rsidRPr="004515C9">
        <w:rPr>
          <w:rFonts w:cs="Arial"/>
        </w:rPr>
        <w:t>seu uso é prático e flexível</w:t>
      </w:r>
      <w:r>
        <w:rPr>
          <w:rFonts w:cs="Arial"/>
        </w:rPr>
        <w:t xml:space="preserve">, podendo </w:t>
      </w:r>
      <w:r w:rsidR="00B02088" w:rsidRPr="004515C9">
        <w:rPr>
          <w:rFonts w:cs="Arial"/>
        </w:rPr>
        <w:t>a ser empregado em qualquer processo e a qualquer tempo.</w:t>
      </w:r>
      <w:r w:rsidR="00846820">
        <w:rPr>
          <w:rFonts w:cs="Arial"/>
        </w:rPr>
        <w:t xml:space="preserve"> Dessa forma, </w:t>
      </w:r>
      <w:r w:rsidR="00B02088" w:rsidRPr="004515C9">
        <w:rPr>
          <w:rFonts w:cs="Arial"/>
        </w:rPr>
        <w:t xml:space="preserve">são utilizados </w:t>
      </w:r>
      <w:r w:rsidR="00F06AA2" w:rsidRPr="004515C9">
        <w:rPr>
          <w:rFonts w:cs="Arial"/>
        </w:rPr>
        <w:t xml:space="preserve">principalmente </w:t>
      </w:r>
      <w:r w:rsidR="005415FB" w:rsidRPr="004515C9">
        <w:rPr>
          <w:rFonts w:cs="Arial"/>
        </w:rPr>
        <w:t>para aumento de desempenho e eficácia de qualquer processo</w:t>
      </w:r>
      <w:r w:rsidR="00F06AA2" w:rsidRPr="004515C9">
        <w:rPr>
          <w:rFonts w:cs="Arial"/>
        </w:rPr>
        <w:t xml:space="preserve"> </w:t>
      </w:r>
      <w:r w:rsidR="000E4998" w:rsidRPr="004515C9">
        <w:rPr>
          <w:rFonts w:cs="Arial"/>
        </w:rPr>
        <w:t>para</w:t>
      </w:r>
      <w:r w:rsidR="00F06AA2" w:rsidRPr="004515C9">
        <w:rPr>
          <w:rFonts w:cs="Arial"/>
        </w:rPr>
        <w:t xml:space="preserve">, como consequência, </w:t>
      </w:r>
      <w:r w:rsidR="005415FB" w:rsidRPr="004515C9">
        <w:rPr>
          <w:rFonts w:cs="Arial"/>
        </w:rPr>
        <w:t>aumenta</w:t>
      </w:r>
      <w:r w:rsidR="000E4998" w:rsidRPr="004515C9">
        <w:rPr>
          <w:rFonts w:cs="Arial"/>
        </w:rPr>
        <w:t>r</w:t>
      </w:r>
      <w:r w:rsidR="005415FB" w:rsidRPr="004515C9">
        <w:rPr>
          <w:rFonts w:cs="Arial"/>
        </w:rPr>
        <w:t xml:space="preserve"> a competitividade nos negócios</w:t>
      </w:r>
      <w:r w:rsidR="00727352">
        <w:rPr>
          <w:rFonts w:cs="Arial"/>
        </w:rPr>
        <w:t xml:space="preserve"> (</w:t>
      </w:r>
      <w:r w:rsidR="00984158" w:rsidRPr="00E93B0C">
        <w:rPr>
          <w:rFonts w:cs="Arial"/>
          <w:rPrChange w:id="652" w:author="Milene França" w:date="2020-10-28T13:41:00Z">
            <w:rPr>
              <w:rFonts w:cs="Arial"/>
              <w:color w:val="FF0000"/>
            </w:rPr>
          </w:rPrChange>
        </w:rPr>
        <w:t>ABREU;</w:t>
      </w:r>
      <w:r w:rsidR="00DC4B93" w:rsidRPr="00E93B0C">
        <w:rPr>
          <w:rFonts w:cs="Arial"/>
          <w:rPrChange w:id="653" w:author="Milene França" w:date="2020-10-28T13:41:00Z">
            <w:rPr>
              <w:rFonts w:cs="Arial"/>
              <w:color w:val="FF0000"/>
            </w:rPr>
          </w:rPrChange>
        </w:rPr>
        <w:t xml:space="preserve"> </w:t>
      </w:r>
      <w:del w:id="654" w:author="Milene França" w:date="2020-10-28T13:41:00Z">
        <w:r w:rsidR="00984158" w:rsidRPr="00E93B0C" w:rsidDel="00E93B0C">
          <w:rPr>
            <w:rFonts w:cs="Arial"/>
            <w:rPrChange w:id="655" w:author="Milene França" w:date="2020-10-28T13:41:00Z">
              <w:rPr>
                <w:rFonts w:cs="Arial"/>
                <w:color w:val="FF0000"/>
              </w:rPr>
            </w:rPrChange>
          </w:rPr>
          <w:delText>BORGES</w:delText>
        </w:r>
      </w:del>
      <w:ins w:id="656" w:author="Milene França" w:date="2020-10-28T13:41:00Z">
        <w:r w:rsidR="00E93B0C" w:rsidRPr="00E93B0C">
          <w:rPr>
            <w:rFonts w:cs="Arial"/>
            <w:rPrChange w:id="657" w:author="Milene França" w:date="2020-10-28T13:41:00Z">
              <w:rPr>
                <w:rFonts w:cs="Arial"/>
                <w:color w:val="FF0000"/>
              </w:rPr>
            </w:rPrChange>
          </w:rPr>
          <w:t>COELHO</w:t>
        </w:r>
      </w:ins>
      <w:r w:rsidR="00DC4B93" w:rsidRPr="00E93B0C">
        <w:rPr>
          <w:rFonts w:cs="Arial"/>
          <w:rPrChange w:id="658" w:author="Milene França" w:date="2020-10-28T13:41:00Z">
            <w:rPr>
              <w:rFonts w:cs="Arial"/>
              <w:color w:val="FF0000"/>
            </w:rPr>
          </w:rPrChange>
        </w:rPr>
        <w:t xml:space="preserve">, </w:t>
      </w:r>
      <w:r w:rsidR="00727352" w:rsidRPr="00E93B0C">
        <w:rPr>
          <w:rFonts w:cs="Arial"/>
          <w:rPrChange w:id="659" w:author="Milene França" w:date="2020-10-28T13:41:00Z">
            <w:rPr>
              <w:rFonts w:cs="Arial"/>
              <w:color w:val="FF0000"/>
            </w:rPr>
          </w:rPrChange>
        </w:rPr>
        <w:t>20</w:t>
      </w:r>
      <w:ins w:id="660" w:author="Milene França" w:date="2020-10-28T13:41:00Z">
        <w:r w:rsidR="00E93B0C" w:rsidRPr="00E93B0C">
          <w:rPr>
            <w:rFonts w:cs="Arial"/>
            <w:rPrChange w:id="661" w:author="Milene França" w:date="2020-10-28T13:41:00Z">
              <w:rPr>
                <w:rFonts w:cs="Arial"/>
                <w:color w:val="FF0000"/>
              </w:rPr>
            </w:rPrChange>
          </w:rPr>
          <w:t>20</w:t>
        </w:r>
      </w:ins>
      <w:del w:id="662" w:author="Milene França" w:date="2020-10-28T13:41:00Z">
        <w:r w:rsidR="00AC59AD" w:rsidRPr="00DC4B93" w:rsidDel="00E93B0C">
          <w:rPr>
            <w:rFonts w:cs="Arial"/>
            <w:color w:val="FF0000"/>
          </w:rPr>
          <w:delText>19</w:delText>
        </w:r>
      </w:del>
      <w:r w:rsidR="00727352">
        <w:rPr>
          <w:rFonts w:cs="Arial"/>
        </w:rPr>
        <w:t>)</w:t>
      </w:r>
      <w:r w:rsidR="003B00AF" w:rsidRPr="004515C9">
        <w:rPr>
          <w:rFonts w:cs="Arial"/>
        </w:rPr>
        <w:t>.</w:t>
      </w:r>
    </w:p>
    <w:p w14:paraId="56A43931" w14:textId="37F6AA13" w:rsidR="00A03649" w:rsidRPr="004515C9" w:rsidRDefault="00A03649" w:rsidP="002213C8">
      <w:pPr>
        <w:pStyle w:val="Ttulo2"/>
        <w:rPr>
          <w:rFonts w:cs="Arial"/>
        </w:rPr>
      </w:pPr>
      <w:bookmarkStart w:id="663" w:name="_Toc51601293"/>
      <w:bookmarkStart w:id="664" w:name="_Toc55897125"/>
      <w:r w:rsidRPr="004515C9">
        <w:rPr>
          <w:rFonts w:cs="Arial"/>
        </w:rPr>
        <w:t>Otimização</w:t>
      </w:r>
      <w:bookmarkEnd w:id="663"/>
      <w:bookmarkEnd w:id="664"/>
    </w:p>
    <w:p w14:paraId="152403A6" w14:textId="7DFB67E1" w:rsidR="00064414" w:rsidRDefault="00885F9D" w:rsidP="004352F8">
      <w:pPr>
        <w:rPr>
          <w:ins w:id="665" w:author="Milene França" w:date="2020-10-28T15:34:00Z"/>
          <w:rFonts w:cs="Arial"/>
        </w:rPr>
      </w:pPr>
      <w:ins w:id="666" w:author="Milene França" w:date="2020-10-28T15:48:00Z">
        <w:r>
          <w:rPr>
            <w:rFonts w:cs="Arial"/>
          </w:rPr>
          <w:t>Segundo TANOMARU (1995), u</w:t>
        </w:r>
      </w:ins>
      <w:ins w:id="667" w:author="Milene França" w:date="2020-10-28T15:41:00Z">
        <w:r w:rsidR="00064414" w:rsidRPr="00064414">
          <w:rPr>
            <w:rFonts w:cs="Arial"/>
          </w:rPr>
          <w:t xml:space="preserve">ma grande parte dos problemas científicos pode ser formulada </w:t>
        </w:r>
      </w:ins>
      <w:ins w:id="668" w:author="Milene França" w:date="2020-10-28T15:48:00Z">
        <w:r>
          <w:rPr>
            <w:rFonts w:cs="Arial"/>
          </w:rPr>
          <w:t xml:space="preserve">como </w:t>
        </w:r>
      </w:ins>
      <w:ins w:id="669" w:author="Milene França" w:date="2020-10-28T15:41:00Z">
        <w:r w:rsidR="00064414" w:rsidRPr="00064414">
          <w:rPr>
            <w:rFonts w:cs="Arial"/>
          </w:rPr>
          <w:t>problema</w:t>
        </w:r>
      </w:ins>
      <w:ins w:id="670" w:author="Milene França" w:date="2020-10-28T15:48:00Z">
        <w:r>
          <w:rPr>
            <w:rFonts w:cs="Arial"/>
          </w:rPr>
          <w:t>s</w:t>
        </w:r>
      </w:ins>
      <w:ins w:id="671" w:author="Milene França" w:date="2020-10-28T15:41:00Z">
        <w:r w:rsidR="00064414" w:rsidRPr="00064414">
          <w:rPr>
            <w:rFonts w:cs="Arial"/>
          </w:rPr>
          <w:t xml:space="preserve"> de busca e otimização</w:t>
        </w:r>
        <w:r w:rsidR="00064414">
          <w:rPr>
            <w:rFonts w:cs="Arial"/>
          </w:rPr>
          <w:t xml:space="preserve">: </w:t>
        </w:r>
        <w:r w:rsidR="00064414" w:rsidRPr="00064414">
          <w:rPr>
            <w:rFonts w:cs="Arial"/>
          </w:rPr>
          <w:t>basicamente</w:t>
        </w:r>
        <w:r w:rsidR="00064414">
          <w:rPr>
            <w:rFonts w:cs="Arial"/>
          </w:rPr>
          <w:t xml:space="preserve">, </w:t>
        </w:r>
        <w:r w:rsidR="00064414" w:rsidRPr="00064414">
          <w:rPr>
            <w:rFonts w:cs="Arial"/>
          </w:rPr>
          <w:t>existe uma série de fatores influenciando o desempenho de um dado sistema</w:t>
        </w:r>
        <w:r w:rsidR="00064414">
          <w:rPr>
            <w:rFonts w:cs="Arial"/>
          </w:rPr>
          <w:t xml:space="preserve">, </w:t>
        </w:r>
      </w:ins>
      <w:ins w:id="672" w:author="Milene França" w:date="2020-10-28T15:42:00Z">
        <w:r w:rsidR="00064414" w:rsidRPr="00064414">
          <w:rPr>
            <w:rFonts w:cs="Arial"/>
          </w:rPr>
          <w:t>est</w:t>
        </w:r>
      </w:ins>
      <w:ins w:id="673" w:author="Milene França" w:date="2020-10-28T15:49:00Z">
        <w:r w:rsidR="006D69FD">
          <w:rPr>
            <w:rFonts w:cs="Arial"/>
          </w:rPr>
          <w:t>e</w:t>
        </w:r>
      </w:ins>
      <w:ins w:id="674" w:author="Milene França" w:date="2020-10-28T15:42:00Z">
        <w:r w:rsidR="00064414" w:rsidRPr="00064414">
          <w:rPr>
            <w:rFonts w:cs="Arial"/>
          </w:rPr>
          <w:t>s fatores podem assumir um número limitado ou ilimitado de valores</w:t>
        </w:r>
        <w:r w:rsidR="00064414">
          <w:rPr>
            <w:rFonts w:cs="Arial"/>
          </w:rPr>
          <w:t xml:space="preserve">, </w:t>
        </w:r>
        <w:r w:rsidR="00064414" w:rsidRPr="00064414">
          <w:rPr>
            <w:rFonts w:cs="Arial"/>
          </w:rPr>
          <w:t>e podem ser sujeitos a certas restrições</w:t>
        </w:r>
        <w:r w:rsidR="00064414">
          <w:rPr>
            <w:rFonts w:cs="Arial"/>
          </w:rPr>
          <w:t xml:space="preserve">. </w:t>
        </w:r>
      </w:ins>
      <w:ins w:id="675" w:author="Milene França" w:date="2020-10-28T15:49:00Z">
        <w:r w:rsidR="006D69FD">
          <w:rPr>
            <w:rFonts w:cs="Arial"/>
          </w:rPr>
          <w:t>O</w:t>
        </w:r>
      </w:ins>
      <w:ins w:id="676" w:author="Milene França" w:date="2020-10-28T15:42:00Z">
        <w:r w:rsidR="00064414" w:rsidRPr="00064414">
          <w:rPr>
            <w:rFonts w:cs="Arial"/>
          </w:rPr>
          <w:t xml:space="preserve"> objetivo é encontrar a melhor combinação dos fatores</w:t>
        </w:r>
        <w:r w:rsidR="00064414">
          <w:rPr>
            <w:rFonts w:cs="Arial"/>
          </w:rPr>
          <w:t xml:space="preserve">, </w:t>
        </w:r>
      </w:ins>
      <w:ins w:id="677" w:author="Milene França" w:date="2020-10-28T15:44:00Z">
        <w:r w:rsidR="00064414">
          <w:rPr>
            <w:rFonts w:cs="Arial"/>
          </w:rPr>
          <w:t>o</w:t>
        </w:r>
        <w:r w:rsidR="00064414" w:rsidRPr="00064414">
          <w:rPr>
            <w:rFonts w:cs="Arial"/>
          </w:rPr>
          <w:t>u seja</w:t>
        </w:r>
        <w:r w:rsidR="00064414">
          <w:rPr>
            <w:rFonts w:cs="Arial"/>
          </w:rPr>
          <w:t xml:space="preserve">, </w:t>
        </w:r>
        <w:r w:rsidR="00064414" w:rsidRPr="00064414">
          <w:rPr>
            <w:rFonts w:cs="Arial"/>
          </w:rPr>
          <w:t>a combinação de fatores que proporcione o melhor desempenho possível para o sistema em questão</w:t>
        </w:r>
        <w:r w:rsidR="00064414">
          <w:rPr>
            <w:rFonts w:cs="Arial"/>
          </w:rPr>
          <w:t>.</w:t>
        </w:r>
      </w:ins>
    </w:p>
    <w:p w14:paraId="236C40A9" w14:textId="744FD36E" w:rsidR="002B4CCA" w:rsidRPr="004515C9" w:rsidDel="007C63C2" w:rsidRDefault="00BF4A85" w:rsidP="004352F8">
      <w:pPr>
        <w:rPr>
          <w:del w:id="678" w:author="Milene França" w:date="2020-10-28T15:50:00Z"/>
          <w:rFonts w:cs="Arial"/>
        </w:rPr>
      </w:pPr>
      <w:del w:id="679" w:author="Milene França" w:date="2020-10-28T15:50:00Z">
        <w:r w:rsidRPr="004515C9" w:rsidDel="007C63C2">
          <w:rPr>
            <w:rFonts w:cs="Arial"/>
          </w:rPr>
          <w:delText>Otimização na matemática é a busca da minimização ou maximização de uma função p</w:delText>
        </w:r>
        <w:r w:rsidR="001F5CF1" w:rsidRPr="004515C9" w:rsidDel="007C63C2">
          <w:rPr>
            <w:rFonts w:cs="Arial"/>
          </w:rPr>
          <w:delText>a</w:delText>
        </w:r>
        <w:r w:rsidRPr="004515C9" w:rsidDel="007C63C2">
          <w:rPr>
            <w:rFonts w:cs="Arial"/>
          </w:rPr>
          <w:delText>ra o estudo de problemas, através da escolha de valores de variáveis dentro de um conjunto viável.</w:delText>
        </w:r>
        <w:r w:rsidR="001F5CF1" w:rsidRPr="004515C9" w:rsidDel="007C63C2">
          <w:rPr>
            <w:rFonts w:cs="Arial"/>
          </w:rPr>
          <w:delText xml:space="preserve"> </w:delText>
        </w:r>
        <w:r w:rsidR="000E2B55" w:rsidRPr="004515C9" w:rsidDel="007C63C2">
          <w:rPr>
            <w:rFonts w:cs="Arial"/>
          </w:rPr>
          <w:delText>E</w:delText>
        </w:r>
        <w:r w:rsidR="001F5CF1" w:rsidRPr="004515C9" w:rsidDel="007C63C2">
          <w:rPr>
            <w:rFonts w:cs="Arial"/>
          </w:rPr>
          <w:delText>m problemas de engenharia, logística, economia</w:delText>
        </w:r>
        <w:r w:rsidR="000E2B55" w:rsidRPr="004515C9" w:rsidDel="007C63C2">
          <w:rPr>
            <w:rFonts w:cs="Arial"/>
          </w:rPr>
          <w:delText xml:space="preserve"> </w:delText>
        </w:r>
        <w:r w:rsidR="001F5CF1" w:rsidRPr="004515C9" w:rsidDel="007C63C2">
          <w:rPr>
            <w:rFonts w:cs="Arial"/>
          </w:rPr>
          <w:delText xml:space="preserve">ou outras ciências é quando se consegue construir modelos matemáticos </w:delText>
        </w:r>
        <w:r w:rsidR="000E2B55" w:rsidRPr="004515C9" w:rsidDel="007C63C2">
          <w:rPr>
            <w:rFonts w:cs="Arial"/>
          </w:rPr>
          <w:delText xml:space="preserve">que representam adequadamente o problema, sendo dessa maneira possível aplicar as técnicas matemáticas de otimização para maximizar ou minimizar uma função definida </w:delText>
        </w:r>
        <w:r w:rsidR="00567A4F" w:rsidRPr="004515C9" w:rsidDel="007C63C2">
          <w:rPr>
            <w:rFonts w:cs="Arial"/>
          </w:rPr>
          <w:delText>p</w:delText>
        </w:r>
        <w:r w:rsidR="000E2B55" w:rsidRPr="004515C9" w:rsidDel="007C63C2">
          <w:rPr>
            <w:rFonts w:cs="Arial"/>
          </w:rPr>
          <w:delText xml:space="preserve">ara avaliação do </w:delText>
        </w:r>
        <w:r w:rsidR="00F05C1A" w:rsidRPr="004515C9" w:rsidDel="007C63C2">
          <w:rPr>
            <w:rFonts w:cs="Arial"/>
          </w:rPr>
          <w:delText xml:space="preserve">índice de </w:delText>
        </w:r>
        <w:r w:rsidR="00567A4F" w:rsidRPr="004515C9" w:rsidDel="007C63C2">
          <w:rPr>
            <w:rFonts w:cs="Arial"/>
          </w:rPr>
          <w:delText>d</w:delText>
        </w:r>
        <w:r w:rsidR="000E2B55" w:rsidRPr="004515C9" w:rsidDel="007C63C2">
          <w:rPr>
            <w:rFonts w:cs="Arial"/>
          </w:rPr>
          <w:delText xml:space="preserve">esempenho </w:delText>
        </w:r>
        <w:r w:rsidR="00F05C1A" w:rsidRPr="004515C9" w:rsidDel="007C63C2">
          <w:rPr>
            <w:rFonts w:cs="Arial"/>
          </w:rPr>
          <w:delText xml:space="preserve">(ID) </w:delText>
        </w:r>
        <w:r w:rsidR="00567A4F" w:rsidRPr="004515C9" w:rsidDel="007C63C2">
          <w:rPr>
            <w:rFonts w:cs="Arial"/>
          </w:rPr>
          <w:delText>ou</w:delText>
        </w:r>
        <w:r w:rsidR="000E2B55" w:rsidRPr="004515C9" w:rsidDel="007C63C2">
          <w:rPr>
            <w:rFonts w:cs="Arial"/>
          </w:rPr>
          <w:delText xml:space="preserve"> d</w:delText>
        </w:r>
        <w:r w:rsidR="00F05C1A" w:rsidRPr="004515C9" w:rsidDel="007C63C2">
          <w:rPr>
            <w:rFonts w:cs="Arial"/>
          </w:rPr>
          <w:delText>o índice da</w:delText>
        </w:r>
        <w:r w:rsidR="000E2B55" w:rsidRPr="004515C9" w:rsidDel="007C63C2">
          <w:rPr>
            <w:rFonts w:cs="Arial"/>
          </w:rPr>
          <w:delText xml:space="preserve"> performance </w:delText>
        </w:r>
        <w:r w:rsidR="00F05C1A" w:rsidRPr="004515C9" w:rsidDel="007C63C2">
          <w:rPr>
            <w:rFonts w:cs="Arial"/>
          </w:rPr>
          <w:delText xml:space="preserve">(IP) </w:delText>
        </w:r>
        <w:r w:rsidR="000E2B55" w:rsidRPr="004515C9" w:rsidDel="007C63C2">
          <w:rPr>
            <w:rFonts w:cs="Arial"/>
          </w:rPr>
          <w:delText>e, dessa maneira, encontrar uma “solução ótima”</w:delText>
        </w:r>
        <w:r w:rsidR="008551AA" w:rsidRPr="004515C9" w:rsidDel="007C63C2">
          <w:rPr>
            <w:rFonts w:cs="Arial"/>
          </w:rPr>
          <w:delText xml:space="preserve">, que apresente o melhor </w:delText>
        </w:r>
        <w:r w:rsidR="00F05C1A" w:rsidRPr="004515C9" w:rsidDel="007C63C2">
          <w:rPr>
            <w:rFonts w:cs="Arial"/>
          </w:rPr>
          <w:delText xml:space="preserve">índice </w:delText>
        </w:r>
        <w:r w:rsidR="008551AA" w:rsidRPr="004515C9" w:rsidDel="007C63C2">
          <w:rPr>
            <w:rFonts w:cs="Arial"/>
          </w:rPr>
          <w:delText>possível</w:delText>
        </w:r>
        <w:r w:rsidR="00753044" w:rsidDel="007C63C2">
          <w:rPr>
            <w:rFonts w:cs="Arial"/>
          </w:rPr>
          <w:delText xml:space="preserve"> (</w:delText>
        </w:r>
        <w:r w:rsidR="0042436B" w:rsidRPr="00E947B5" w:rsidDel="007C63C2">
          <w:rPr>
            <w:rFonts w:cs="Arial"/>
            <w:color w:val="FF0000"/>
          </w:rPr>
          <w:delText>WIKIPEDIA</w:delText>
        </w:r>
        <w:r w:rsidR="00753044" w:rsidRPr="00E947B5" w:rsidDel="007C63C2">
          <w:rPr>
            <w:rFonts w:cs="Arial"/>
            <w:color w:val="FF0000"/>
          </w:rPr>
          <w:delText>, 2020</w:delText>
        </w:r>
        <w:r w:rsidR="00753044" w:rsidDel="007C63C2">
          <w:rPr>
            <w:rFonts w:cs="Arial"/>
          </w:rPr>
          <w:delText>)</w:delText>
        </w:r>
        <w:r w:rsidR="002B4CCA" w:rsidRPr="004515C9" w:rsidDel="007C63C2">
          <w:rPr>
            <w:rFonts w:cs="Arial"/>
          </w:rPr>
          <w:delText>.</w:delText>
        </w:r>
      </w:del>
    </w:p>
    <w:p w14:paraId="7EE7A06F" w14:textId="5D8BFF56" w:rsidR="004352F8" w:rsidRPr="004515C9" w:rsidRDefault="00271BB1" w:rsidP="00B730A3">
      <w:pPr>
        <w:rPr>
          <w:rFonts w:cs="Arial"/>
        </w:rPr>
      </w:pPr>
      <w:r w:rsidRPr="004515C9">
        <w:rPr>
          <w:rFonts w:cs="Arial"/>
        </w:rPr>
        <w:t>A</w:t>
      </w:r>
      <w:r w:rsidR="009B1F2D" w:rsidRPr="004515C9">
        <w:rPr>
          <w:rFonts w:cs="Arial"/>
        </w:rPr>
        <w:t xml:space="preserve"> otimização é</w:t>
      </w:r>
      <w:r w:rsidRPr="004515C9">
        <w:rPr>
          <w:rFonts w:cs="Arial"/>
        </w:rPr>
        <w:t>,</w:t>
      </w:r>
      <w:r w:rsidR="009B1F2D" w:rsidRPr="004515C9">
        <w:rPr>
          <w:rFonts w:cs="Arial"/>
        </w:rPr>
        <w:t xml:space="preserve"> essencialmente</w:t>
      </w:r>
      <w:r w:rsidRPr="004515C9">
        <w:rPr>
          <w:rFonts w:cs="Arial"/>
        </w:rPr>
        <w:t>,</w:t>
      </w:r>
      <w:r w:rsidR="009B1F2D" w:rsidRPr="004515C9">
        <w:rPr>
          <w:rFonts w:cs="Arial"/>
        </w:rPr>
        <w:t xml:space="preserve"> melhorar a solução de problemas, o que traz melhoria na eficiência, rentabilidade e saúde financeira </w:t>
      </w:r>
      <w:r w:rsidR="006070E0" w:rsidRPr="004515C9">
        <w:rPr>
          <w:rFonts w:cs="Arial"/>
        </w:rPr>
        <w:t>d</w:t>
      </w:r>
      <w:r w:rsidR="009B1F2D" w:rsidRPr="004515C9">
        <w:rPr>
          <w:rFonts w:cs="Arial"/>
        </w:rPr>
        <w:t>o negócio</w:t>
      </w:r>
      <w:r w:rsidR="00D44FDF" w:rsidRPr="004515C9">
        <w:rPr>
          <w:rFonts w:cs="Arial"/>
        </w:rPr>
        <w:t>,</w:t>
      </w:r>
      <w:r w:rsidR="009B1F2D" w:rsidRPr="004515C9">
        <w:rPr>
          <w:rFonts w:cs="Arial"/>
        </w:rPr>
        <w:t xml:space="preserve"> indústria o</w:t>
      </w:r>
      <w:r w:rsidR="00D44FDF" w:rsidRPr="004515C9">
        <w:rPr>
          <w:rFonts w:cs="Arial"/>
        </w:rPr>
        <w:t>u</w:t>
      </w:r>
      <w:r w:rsidR="009B1F2D" w:rsidRPr="004515C9">
        <w:rPr>
          <w:rFonts w:cs="Arial"/>
        </w:rPr>
        <w:t xml:space="preserve"> processo que está sendo otimizad</w:t>
      </w:r>
      <w:r w:rsidR="00D44FDF" w:rsidRPr="004515C9">
        <w:rPr>
          <w:rFonts w:cs="Arial"/>
        </w:rPr>
        <w:t>o.</w:t>
      </w:r>
    </w:p>
    <w:p w14:paraId="18F3CF62" w14:textId="0B9003C2" w:rsidR="002B4CCA" w:rsidRDefault="00E947B5" w:rsidP="00B730A3">
      <w:pPr>
        <w:rPr>
          <w:rFonts w:cs="Arial"/>
        </w:rPr>
      </w:pPr>
      <w:r w:rsidRPr="007250A1">
        <w:rPr>
          <w:rFonts w:cs="Arial"/>
        </w:rPr>
        <w:t xml:space="preserve">Segundo </w:t>
      </w:r>
      <w:r w:rsidRPr="007250A1">
        <w:rPr>
          <w:rFonts w:cs="Arial"/>
          <w:rPrChange w:id="680" w:author="Milene França" w:date="2020-10-28T13:42:00Z">
            <w:rPr>
              <w:rFonts w:cs="Arial"/>
              <w:color w:val="FF0000"/>
            </w:rPr>
          </w:rPrChange>
        </w:rPr>
        <w:t xml:space="preserve">Abreu e </w:t>
      </w:r>
      <w:del w:id="681" w:author="Milene França" w:date="2020-10-28T13:41:00Z">
        <w:r w:rsidRPr="007250A1" w:rsidDel="007250A1">
          <w:rPr>
            <w:rFonts w:cs="Arial"/>
            <w:rPrChange w:id="682" w:author="Milene França" w:date="2020-10-28T13:42:00Z">
              <w:rPr>
                <w:rFonts w:cs="Arial"/>
                <w:color w:val="FF0000"/>
              </w:rPr>
            </w:rPrChange>
          </w:rPr>
          <w:delText xml:space="preserve">Borges </w:delText>
        </w:r>
      </w:del>
      <w:ins w:id="683" w:author="Milene França" w:date="2020-10-28T13:41:00Z">
        <w:r w:rsidR="007250A1" w:rsidRPr="007250A1">
          <w:rPr>
            <w:rFonts w:cs="Arial"/>
            <w:rPrChange w:id="684" w:author="Milene França" w:date="2020-10-28T13:42:00Z">
              <w:rPr>
                <w:rFonts w:cs="Arial"/>
                <w:color w:val="FF0000"/>
              </w:rPr>
            </w:rPrChange>
          </w:rPr>
          <w:t xml:space="preserve">Coelho </w:t>
        </w:r>
      </w:ins>
      <w:r w:rsidRPr="007250A1">
        <w:rPr>
          <w:rFonts w:cs="Arial"/>
          <w:rPrChange w:id="685" w:author="Milene França" w:date="2020-10-28T13:42:00Z">
            <w:rPr>
              <w:rFonts w:cs="Arial"/>
              <w:color w:val="FF0000"/>
            </w:rPr>
          </w:rPrChange>
        </w:rPr>
        <w:t>(20</w:t>
      </w:r>
      <w:ins w:id="686" w:author="Milene França" w:date="2020-10-28T13:42:00Z">
        <w:r w:rsidR="007250A1" w:rsidRPr="007250A1">
          <w:rPr>
            <w:rFonts w:cs="Arial"/>
            <w:rPrChange w:id="687" w:author="Milene França" w:date="2020-10-28T13:42:00Z">
              <w:rPr>
                <w:rFonts w:cs="Arial"/>
                <w:color w:val="FF0000"/>
              </w:rPr>
            </w:rPrChange>
          </w:rPr>
          <w:t>20</w:t>
        </w:r>
      </w:ins>
      <w:del w:id="688" w:author="Milene França" w:date="2020-10-28T13:42:00Z">
        <w:r w:rsidRPr="007250A1" w:rsidDel="007250A1">
          <w:rPr>
            <w:rFonts w:cs="Arial"/>
            <w:rPrChange w:id="689" w:author="Milene França" w:date="2020-10-28T13:42:00Z">
              <w:rPr>
                <w:rFonts w:cs="Arial"/>
                <w:color w:val="FF0000"/>
              </w:rPr>
            </w:rPrChange>
          </w:rPr>
          <w:delText>19</w:delText>
        </w:r>
      </w:del>
      <w:r w:rsidRPr="007250A1">
        <w:rPr>
          <w:rFonts w:cs="Arial"/>
          <w:rPrChange w:id="690" w:author="Milene França" w:date="2020-10-28T13:42:00Z">
            <w:rPr>
              <w:rFonts w:cs="Arial"/>
              <w:color w:val="FF0000"/>
            </w:rPr>
          </w:rPrChange>
        </w:rPr>
        <w:t>)</w:t>
      </w:r>
      <w:r w:rsidRPr="007250A1">
        <w:rPr>
          <w:rFonts w:cs="Arial"/>
        </w:rPr>
        <w:t>,</w:t>
      </w:r>
      <w:r>
        <w:rPr>
          <w:rFonts w:cs="Arial"/>
        </w:rPr>
        <w:t xml:space="preserve"> o</w:t>
      </w:r>
      <w:r w:rsidR="005F7A9D" w:rsidRPr="004515C9">
        <w:rPr>
          <w:rFonts w:cs="Arial"/>
        </w:rPr>
        <w:t>s métodos mais comuns utilizados na otimização de problema</w:t>
      </w:r>
      <w:r w:rsidR="007736FD" w:rsidRPr="004515C9">
        <w:rPr>
          <w:rFonts w:cs="Arial"/>
        </w:rPr>
        <w:t>s</w:t>
      </w:r>
      <w:r w:rsidR="005F7A9D" w:rsidRPr="004515C9">
        <w:rPr>
          <w:rFonts w:cs="Arial"/>
        </w:rPr>
        <w:t xml:space="preserve"> são</w:t>
      </w:r>
      <w:r w:rsidR="006B3B6B" w:rsidRPr="004515C9">
        <w:rPr>
          <w:rFonts w:cs="Arial"/>
        </w:rPr>
        <w:t>:</w:t>
      </w:r>
      <w:r w:rsidR="005F7A9D" w:rsidRPr="004515C9">
        <w:rPr>
          <w:rFonts w:cs="Arial"/>
        </w:rPr>
        <w:t xml:space="preserve"> a busca aleatória</w:t>
      </w:r>
      <w:r w:rsidR="006B3B6B" w:rsidRPr="004515C9">
        <w:rPr>
          <w:rFonts w:cs="Arial"/>
        </w:rPr>
        <w:t>;</w:t>
      </w:r>
      <w:r w:rsidR="005F7A9D" w:rsidRPr="004515C9">
        <w:rPr>
          <w:rFonts w:cs="Arial"/>
        </w:rPr>
        <w:t xml:space="preserve"> </w:t>
      </w:r>
      <w:r w:rsidR="007736FD" w:rsidRPr="004515C9">
        <w:rPr>
          <w:rFonts w:cs="Arial"/>
        </w:rPr>
        <w:t xml:space="preserve">a </w:t>
      </w:r>
      <w:r w:rsidR="005F7A9D" w:rsidRPr="004515C9">
        <w:rPr>
          <w:rFonts w:cs="Arial"/>
        </w:rPr>
        <w:t>heurística associada a bom senso e</w:t>
      </w:r>
      <w:r w:rsidR="006B3B6B" w:rsidRPr="004515C9">
        <w:rPr>
          <w:rFonts w:cs="Arial"/>
        </w:rPr>
        <w:t>;</w:t>
      </w:r>
      <w:r w:rsidR="005F7A9D" w:rsidRPr="004515C9">
        <w:rPr>
          <w:rFonts w:cs="Arial"/>
        </w:rPr>
        <w:t xml:space="preserve"> </w:t>
      </w:r>
      <w:r w:rsidR="007736FD" w:rsidRPr="004515C9">
        <w:rPr>
          <w:rFonts w:cs="Arial"/>
        </w:rPr>
        <w:t xml:space="preserve">o uso </w:t>
      </w:r>
      <w:r w:rsidR="005F7A9D" w:rsidRPr="004515C9">
        <w:rPr>
          <w:rFonts w:cs="Arial"/>
        </w:rPr>
        <w:t>algoritmos científic</w:t>
      </w:r>
      <w:r w:rsidR="00AE4B53" w:rsidRPr="004515C9">
        <w:rPr>
          <w:rFonts w:cs="Arial"/>
        </w:rPr>
        <w:t>os</w:t>
      </w:r>
      <w:r w:rsidR="00821B34" w:rsidRPr="004515C9">
        <w:rPr>
          <w:rFonts w:cs="Arial"/>
        </w:rPr>
        <w:t xml:space="preserve"> (genéticos)</w:t>
      </w:r>
      <w:r w:rsidR="002B4CCA" w:rsidRPr="004515C9">
        <w:rPr>
          <w:rFonts w:cs="Arial"/>
        </w:rPr>
        <w:t>.</w:t>
      </w:r>
      <w:r w:rsidR="0007427E" w:rsidRPr="004515C9">
        <w:rPr>
          <w:rFonts w:cs="Arial"/>
        </w:rPr>
        <w:t xml:space="preserve"> A Figura 1</w:t>
      </w:r>
      <w:r w:rsidR="00790304">
        <w:rPr>
          <w:rFonts w:cs="Arial"/>
        </w:rPr>
        <w:t>0</w:t>
      </w:r>
      <w:r w:rsidR="0007427E" w:rsidRPr="004515C9">
        <w:rPr>
          <w:rFonts w:cs="Arial"/>
        </w:rPr>
        <w:t xml:space="preserve"> mostra um esquemático de uma otimização.</w:t>
      </w:r>
    </w:p>
    <w:p w14:paraId="27363583" w14:textId="130CF423" w:rsidR="00EA2BA3" w:rsidRPr="004515C9" w:rsidRDefault="00EA2BA3" w:rsidP="00EA2BA3">
      <w:pPr>
        <w:pStyle w:val="Figura"/>
      </w:pPr>
      <w:bookmarkStart w:id="691" w:name="_Toc55897164"/>
      <w:r w:rsidRPr="00EA2BA3">
        <w:rPr>
          <w:b/>
          <w:bCs/>
        </w:rPr>
        <w:t>Figura 1</w:t>
      </w:r>
      <w:r w:rsidR="00790304">
        <w:rPr>
          <w:b/>
          <w:bCs/>
        </w:rPr>
        <w:t>0</w:t>
      </w:r>
      <w:r w:rsidRPr="004515C9">
        <w:t xml:space="preserve"> – Esquemática da resolução de um problema de otimização</w:t>
      </w:r>
      <w:bookmarkEnd w:id="691"/>
    </w:p>
    <w:p w14:paraId="7AF391D0" w14:textId="04B7EDFC" w:rsidR="0007427E" w:rsidRDefault="0007427E" w:rsidP="00EA2BA3">
      <w:pPr>
        <w:jc w:val="center"/>
        <w:rPr>
          <w:rFonts w:cs="Arial"/>
        </w:rPr>
      </w:pPr>
      <w:r w:rsidRPr="004515C9">
        <w:rPr>
          <w:rFonts w:cs="Arial"/>
          <w:noProof/>
        </w:rPr>
        <w:drawing>
          <wp:inline distT="0" distB="0" distL="0" distR="0" wp14:anchorId="4AF05900" wp14:editId="4729A859">
            <wp:extent cx="4818595" cy="1431234"/>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3" cy="1437405"/>
                    </a:xfrm>
                    <a:prstGeom prst="rect">
                      <a:avLst/>
                    </a:prstGeom>
                  </pic:spPr>
                </pic:pic>
              </a:graphicData>
            </a:graphic>
          </wp:inline>
        </w:drawing>
      </w:r>
    </w:p>
    <w:p w14:paraId="4C6BFC78" w14:textId="49976846" w:rsidR="00EA2BA3" w:rsidRPr="007250A1" w:rsidRDefault="00EA2BA3" w:rsidP="00EA2BA3">
      <w:pPr>
        <w:pStyle w:val="RefFigTab"/>
        <w:rPr>
          <w:rStyle w:val="RefernciaSutil"/>
          <w:smallCaps w:val="0"/>
          <w:color w:val="auto"/>
          <w:rPrChange w:id="692" w:author="Milene França" w:date="2020-10-28T13:42:00Z">
            <w:rPr>
              <w:rStyle w:val="RefernciaSutil"/>
              <w:smallCaps w:val="0"/>
              <w:color w:val="auto"/>
              <w:sz w:val="24"/>
              <w:szCs w:val="24"/>
            </w:rPr>
          </w:rPrChange>
        </w:rPr>
      </w:pPr>
      <w:r w:rsidRPr="007250A1">
        <w:rPr>
          <w:rStyle w:val="RefernciaSutil"/>
          <w:b/>
          <w:bCs/>
          <w:smallCaps w:val="0"/>
          <w:color w:val="auto"/>
        </w:rPr>
        <w:t>Fonte</w:t>
      </w:r>
      <w:r w:rsidRPr="007250A1">
        <w:rPr>
          <w:rStyle w:val="RefernciaSutil"/>
          <w:smallCaps w:val="0"/>
          <w:color w:val="auto"/>
        </w:rPr>
        <w:t xml:space="preserve">: </w:t>
      </w:r>
      <w:r w:rsidRPr="007250A1">
        <w:rPr>
          <w:rStyle w:val="RefernciaSutil"/>
          <w:smallCaps w:val="0"/>
          <w:color w:val="auto"/>
          <w:rPrChange w:id="693" w:author="Milene França" w:date="2020-10-28T13:42:00Z">
            <w:rPr>
              <w:rStyle w:val="RefernciaSutil"/>
              <w:smallCaps w:val="0"/>
              <w:color w:val="FF0000"/>
            </w:rPr>
          </w:rPrChange>
        </w:rPr>
        <w:t xml:space="preserve">Abreu e </w:t>
      </w:r>
      <w:del w:id="694" w:author="Milene França" w:date="2020-10-28T13:42:00Z">
        <w:r w:rsidRPr="007250A1" w:rsidDel="007250A1">
          <w:rPr>
            <w:rStyle w:val="RefernciaSutil"/>
            <w:smallCaps w:val="0"/>
            <w:color w:val="auto"/>
            <w:rPrChange w:id="695" w:author="Milene França" w:date="2020-10-28T13:42:00Z">
              <w:rPr>
                <w:rStyle w:val="RefernciaSutil"/>
                <w:smallCaps w:val="0"/>
                <w:color w:val="FF0000"/>
              </w:rPr>
            </w:rPrChange>
          </w:rPr>
          <w:delText xml:space="preserve">Borges </w:delText>
        </w:r>
      </w:del>
      <w:ins w:id="696" w:author="Milene França" w:date="2020-10-28T13:42:00Z">
        <w:r w:rsidR="007250A1" w:rsidRPr="007250A1">
          <w:rPr>
            <w:rStyle w:val="RefernciaSutil"/>
            <w:smallCaps w:val="0"/>
            <w:color w:val="auto"/>
            <w:rPrChange w:id="697" w:author="Milene França" w:date="2020-10-28T13:42:00Z">
              <w:rPr>
                <w:rStyle w:val="RefernciaSutil"/>
                <w:smallCaps w:val="0"/>
                <w:color w:val="FF0000"/>
              </w:rPr>
            </w:rPrChange>
          </w:rPr>
          <w:t xml:space="preserve">Coelho </w:t>
        </w:r>
      </w:ins>
      <w:r w:rsidRPr="007250A1">
        <w:rPr>
          <w:rStyle w:val="RefernciaSutil"/>
          <w:smallCaps w:val="0"/>
          <w:color w:val="auto"/>
          <w:rPrChange w:id="698" w:author="Milene França" w:date="2020-10-28T13:42:00Z">
            <w:rPr>
              <w:rStyle w:val="RefernciaSutil"/>
              <w:smallCaps w:val="0"/>
              <w:color w:val="FF0000"/>
            </w:rPr>
          </w:rPrChange>
        </w:rPr>
        <w:t>(20</w:t>
      </w:r>
      <w:ins w:id="699" w:author="Milene França" w:date="2020-10-28T13:42:00Z">
        <w:r w:rsidR="007250A1" w:rsidRPr="007250A1">
          <w:rPr>
            <w:rStyle w:val="RefernciaSutil"/>
            <w:smallCaps w:val="0"/>
            <w:color w:val="auto"/>
            <w:rPrChange w:id="700" w:author="Milene França" w:date="2020-10-28T13:42:00Z">
              <w:rPr>
                <w:rStyle w:val="RefernciaSutil"/>
                <w:smallCaps w:val="0"/>
                <w:color w:val="FF0000"/>
              </w:rPr>
            </w:rPrChange>
          </w:rPr>
          <w:t>20</w:t>
        </w:r>
      </w:ins>
      <w:del w:id="701" w:author="Milene França" w:date="2020-10-28T13:42:00Z">
        <w:r w:rsidRPr="007250A1" w:rsidDel="007250A1">
          <w:rPr>
            <w:rStyle w:val="RefernciaSutil"/>
            <w:smallCaps w:val="0"/>
            <w:color w:val="auto"/>
            <w:rPrChange w:id="702" w:author="Milene França" w:date="2020-10-28T13:42:00Z">
              <w:rPr>
                <w:rStyle w:val="RefernciaSutil"/>
                <w:smallCaps w:val="0"/>
                <w:color w:val="FF0000"/>
              </w:rPr>
            </w:rPrChange>
          </w:rPr>
          <w:delText>19</w:delText>
        </w:r>
      </w:del>
      <w:r w:rsidRPr="007250A1">
        <w:rPr>
          <w:rStyle w:val="RefernciaSutil"/>
          <w:smallCaps w:val="0"/>
          <w:color w:val="auto"/>
          <w:rPrChange w:id="703" w:author="Milene França" w:date="2020-10-28T13:42:00Z">
            <w:rPr>
              <w:rStyle w:val="RefernciaSutil"/>
              <w:smallCaps w:val="0"/>
              <w:color w:val="FF0000"/>
            </w:rPr>
          </w:rPrChange>
        </w:rPr>
        <w:t>)</w:t>
      </w:r>
      <w:r w:rsidRPr="007250A1">
        <w:rPr>
          <w:rStyle w:val="RefernciaSutil"/>
          <w:smallCaps w:val="0"/>
          <w:color w:val="auto"/>
        </w:rPr>
        <w:t>.</w:t>
      </w:r>
    </w:p>
    <w:p w14:paraId="1F31969E" w14:textId="77777777" w:rsidR="00EA2BA3" w:rsidRPr="004515C9" w:rsidRDefault="00EA2BA3" w:rsidP="00EA2BA3">
      <w:pPr>
        <w:jc w:val="center"/>
        <w:rPr>
          <w:rFonts w:cs="Arial"/>
        </w:rPr>
      </w:pPr>
    </w:p>
    <w:p w14:paraId="1C357D5F" w14:textId="3529CF9C" w:rsidR="00EA2BA3" w:rsidRPr="00F9066D" w:rsidRDefault="005B2D37" w:rsidP="00EA2BA3">
      <w:pPr>
        <w:rPr>
          <w:rFonts w:cs="Arial"/>
        </w:rPr>
      </w:pPr>
      <w:r w:rsidRPr="004515C9">
        <w:rPr>
          <w:rFonts w:cs="Arial"/>
        </w:rPr>
        <w:t xml:space="preserve">A otimização </w:t>
      </w:r>
      <w:r w:rsidR="005F7A9D" w:rsidRPr="004515C9">
        <w:rPr>
          <w:rFonts w:cs="Arial"/>
        </w:rPr>
        <w:t xml:space="preserve">através de </w:t>
      </w:r>
      <w:r w:rsidR="0071408E" w:rsidRPr="004515C9">
        <w:rPr>
          <w:rFonts w:cs="Arial"/>
        </w:rPr>
        <w:t>GAs</w:t>
      </w:r>
      <w:r w:rsidR="005F7A9D" w:rsidRPr="004515C9">
        <w:rPr>
          <w:rFonts w:cs="Arial"/>
        </w:rPr>
        <w:t xml:space="preserve"> </w:t>
      </w:r>
      <w:r w:rsidRPr="004515C9">
        <w:rPr>
          <w:rFonts w:cs="Arial"/>
        </w:rPr>
        <w:t>é utilizada principalmente em problemas complexos, com grande espaço de busca e de difícil modelagem, onde se dispensaria grande quantidade de tempo para chegar em alguma solução favorável.</w:t>
      </w:r>
      <w:r w:rsidR="00EA2BA3">
        <w:rPr>
          <w:rFonts w:cs="Arial"/>
        </w:rPr>
        <w:t xml:space="preserve"> Sendo assim, o</w:t>
      </w:r>
      <w:r w:rsidR="00EA2BA3" w:rsidRPr="004515C9">
        <w:rPr>
          <w:rFonts w:cs="Arial"/>
        </w:rPr>
        <w:t>s GAs são utilizados na otimização de planejamento devido a suas vantagens operacionais, como a fácil aplicação, alteração, inclusão de regras e implementação</w:t>
      </w:r>
      <w:r w:rsidR="00EA2BA3">
        <w:rPr>
          <w:rFonts w:cs="Arial"/>
        </w:rPr>
        <w:t xml:space="preserve"> </w:t>
      </w:r>
      <w:r w:rsidR="00EA2BA3" w:rsidRPr="00F9066D">
        <w:rPr>
          <w:rFonts w:cs="Arial"/>
          <w:rPrChange w:id="704" w:author="Milene França" w:date="2020-10-28T13:42:00Z">
            <w:rPr>
              <w:rFonts w:cs="Arial"/>
              <w:color w:val="FF0000"/>
            </w:rPr>
          </w:rPrChange>
        </w:rPr>
        <w:t>(</w:t>
      </w:r>
      <w:r w:rsidR="0042436B" w:rsidRPr="00F9066D">
        <w:rPr>
          <w:rFonts w:cs="Arial"/>
          <w:rPrChange w:id="705" w:author="Milene França" w:date="2020-10-28T13:42:00Z">
            <w:rPr>
              <w:rFonts w:cs="Arial"/>
              <w:color w:val="FF0000"/>
            </w:rPr>
          </w:rPrChange>
        </w:rPr>
        <w:t>ABREU</w:t>
      </w:r>
      <w:r w:rsidR="0047586F" w:rsidRPr="00F9066D">
        <w:rPr>
          <w:rFonts w:cs="Arial"/>
          <w:rPrChange w:id="706" w:author="Milene França" w:date="2020-10-28T13:42:00Z">
            <w:rPr>
              <w:rFonts w:cs="Arial"/>
              <w:color w:val="FF0000"/>
            </w:rPr>
          </w:rPrChange>
        </w:rPr>
        <w:t>;</w:t>
      </w:r>
      <w:r w:rsidR="00EA2BA3" w:rsidRPr="00F9066D">
        <w:rPr>
          <w:rFonts w:cs="Arial"/>
          <w:rPrChange w:id="707" w:author="Milene França" w:date="2020-10-28T13:42:00Z">
            <w:rPr>
              <w:rFonts w:cs="Arial"/>
              <w:color w:val="FF0000"/>
            </w:rPr>
          </w:rPrChange>
        </w:rPr>
        <w:t xml:space="preserve"> </w:t>
      </w:r>
      <w:del w:id="708" w:author="Milene França" w:date="2020-10-28T13:42:00Z">
        <w:r w:rsidR="0042436B" w:rsidRPr="00F9066D" w:rsidDel="00F9066D">
          <w:rPr>
            <w:rFonts w:cs="Arial"/>
            <w:rPrChange w:id="709" w:author="Milene França" w:date="2020-10-28T13:42:00Z">
              <w:rPr>
                <w:rFonts w:cs="Arial"/>
                <w:color w:val="FF0000"/>
              </w:rPr>
            </w:rPrChange>
          </w:rPr>
          <w:delText>BORGES</w:delText>
        </w:r>
      </w:del>
      <w:ins w:id="710" w:author="Milene França" w:date="2020-10-28T13:42:00Z">
        <w:r w:rsidR="00F9066D" w:rsidRPr="00F9066D">
          <w:rPr>
            <w:rFonts w:cs="Arial"/>
            <w:rPrChange w:id="711" w:author="Milene França" w:date="2020-10-28T13:42:00Z">
              <w:rPr>
                <w:rFonts w:cs="Arial"/>
                <w:color w:val="FF0000"/>
              </w:rPr>
            </w:rPrChange>
          </w:rPr>
          <w:t>COELHO</w:t>
        </w:r>
      </w:ins>
      <w:r w:rsidR="00EA2BA3" w:rsidRPr="00F9066D">
        <w:rPr>
          <w:rFonts w:cs="Arial"/>
          <w:rPrChange w:id="712" w:author="Milene França" w:date="2020-10-28T13:42:00Z">
            <w:rPr>
              <w:rFonts w:cs="Arial"/>
              <w:color w:val="FF0000"/>
            </w:rPr>
          </w:rPrChange>
        </w:rPr>
        <w:t>, 20</w:t>
      </w:r>
      <w:ins w:id="713" w:author="Milene França" w:date="2020-10-28T13:42:00Z">
        <w:r w:rsidR="00F9066D" w:rsidRPr="00F9066D">
          <w:rPr>
            <w:rFonts w:cs="Arial"/>
            <w:rPrChange w:id="714" w:author="Milene França" w:date="2020-10-28T13:42:00Z">
              <w:rPr>
                <w:rFonts w:cs="Arial"/>
                <w:color w:val="FF0000"/>
              </w:rPr>
            </w:rPrChange>
          </w:rPr>
          <w:t>20</w:t>
        </w:r>
      </w:ins>
      <w:del w:id="715" w:author="Milene França" w:date="2020-10-28T13:42:00Z">
        <w:r w:rsidR="00EA2BA3" w:rsidRPr="00F9066D" w:rsidDel="00F9066D">
          <w:rPr>
            <w:rFonts w:cs="Arial"/>
            <w:rPrChange w:id="716" w:author="Milene França" w:date="2020-10-28T13:42:00Z">
              <w:rPr>
                <w:rFonts w:cs="Arial"/>
                <w:color w:val="FF0000"/>
              </w:rPr>
            </w:rPrChange>
          </w:rPr>
          <w:delText>19</w:delText>
        </w:r>
      </w:del>
      <w:r w:rsidR="00EA2BA3" w:rsidRPr="00F9066D">
        <w:rPr>
          <w:rFonts w:cs="Arial"/>
          <w:rPrChange w:id="717" w:author="Milene França" w:date="2020-10-28T13:42:00Z">
            <w:rPr>
              <w:rFonts w:cs="Arial"/>
              <w:color w:val="FF0000"/>
            </w:rPr>
          </w:rPrChange>
        </w:rPr>
        <w:t>)</w:t>
      </w:r>
      <w:r w:rsidR="00EA2BA3" w:rsidRPr="00F9066D">
        <w:rPr>
          <w:rFonts w:cs="Arial"/>
        </w:rPr>
        <w:t>.</w:t>
      </w:r>
    </w:p>
    <w:p w14:paraId="4C25C724" w14:textId="4C47D995" w:rsidR="00B40A66" w:rsidRPr="004515C9" w:rsidRDefault="00B40A66" w:rsidP="00B730A3">
      <w:pPr>
        <w:rPr>
          <w:rFonts w:cs="Arial"/>
        </w:rPr>
      </w:pPr>
      <w:r w:rsidRPr="004515C9">
        <w:rPr>
          <w:rFonts w:cs="Arial"/>
        </w:rPr>
        <w:lastRenderedPageBreak/>
        <w:t xml:space="preserve">Um exemplo clássico de problema que pode ser solucionado através da otimização </w:t>
      </w:r>
      <w:r w:rsidR="00311F24" w:rsidRPr="004515C9">
        <w:rPr>
          <w:rFonts w:cs="Arial"/>
        </w:rPr>
        <w:t xml:space="preserve">com </w:t>
      </w:r>
      <w:r w:rsidR="00610C07" w:rsidRPr="004515C9">
        <w:rPr>
          <w:rFonts w:cs="Arial"/>
        </w:rPr>
        <w:t>GA</w:t>
      </w:r>
      <w:r w:rsidR="00311F24" w:rsidRPr="004515C9">
        <w:rPr>
          <w:rFonts w:cs="Arial"/>
        </w:rPr>
        <w:t xml:space="preserve"> </w:t>
      </w:r>
      <w:r w:rsidRPr="004515C9">
        <w:rPr>
          <w:rFonts w:cs="Arial"/>
        </w:rPr>
        <w:t xml:space="preserve">é a do caixeiro viajante, que precisa identificar qual a melhor ordem </w:t>
      </w:r>
      <w:r w:rsidR="006F2619" w:rsidRPr="004515C9">
        <w:rPr>
          <w:rFonts w:cs="Arial"/>
        </w:rPr>
        <w:t xml:space="preserve">de visitas </w:t>
      </w:r>
      <w:r w:rsidR="003E0B9C" w:rsidRPr="004515C9">
        <w:rPr>
          <w:rFonts w:cs="Arial"/>
        </w:rPr>
        <w:t>à</w:t>
      </w:r>
      <w:r w:rsidR="006F2619" w:rsidRPr="004515C9">
        <w:rPr>
          <w:rFonts w:cs="Arial"/>
        </w:rPr>
        <w:t>s</w:t>
      </w:r>
      <w:r w:rsidRPr="004515C9">
        <w:rPr>
          <w:rFonts w:cs="Arial"/>
        </w:rPr>
        <w:t xml:space="preserve"> cidades</w:t>
      </w:r>
      <w:r w:rsidR="006F2619" w:rsidRPr="004515C9">
        <w:rPr>
          <w:rFonts w:cs="Arial"/>
        </w:rPr>
        <w:t>,</w:t>
      </w:r>
      <w:r w:rsidRPr="004515C9">
        <w:rPr>
          <w:rFonts w:cs="Arial"/>
        </w:rPr>
        <w:t xml:space="preserve"> considerando o custo a ser gasto no deslocamento entre elas</w:t>
      </w:r>
      <w:r w:rsidR="006F2619" w:rsidRPr="004515C9">
        <w:rPr>
          <w:rFonts w:cs="Arial"/>
        </w:rPr>
        <w:t>.</w:t>
      </w:r>
    </w:p>
    <w:p w14:paraId="29E1649C" w14:textId="6E18DC5A" w:rsidR="00DB0246" w:rsidRPr="004515C9" w:rsidRDefault="00DB0246" w:rsidP="002213C8">
      <w:pPr>
        <w:pStyle w:val="Ttulo2"/>
        <w:rPr>
          <w:rFonts w:cs="Arial"/>
        </w:rPr>
      </w:pPr>
      <w:bookmarkStart w:id="718" w:name="_Toc51601294"/>
      <w:bookmarkStart w:id="719" w:name="_Toc55897126"/>
      <w:r w:rsidRPr="004515C9">
        <w:rPr>
          <w:rFonts w:cs="Arial"/>
        </w:rPr>
        <w:t>Algoritmos Genéticos</w:t>
      </w:r>
      <w:bookmarkEnd w:id="718"/>
      <w:bookmarkEnd w:id="719"/>
    </w:p>
    <w:p w14:paraId="796CEE58" w14:textId="2BF7F22F" w:rsidR="00DB0A97" w:rsidRPr="004515C9" w:rsidRDefault="00DB0A97" w:rsidP="00683412">
      <w:pPr>
        <w:rPr>
          <w:rFonts w:cs="Arial"/>
        </w:rPr>
      </w:pPr>
      <w:r w:rsidRPr="004515C9">
        <w:rPr>
          <w:rFonts w:cs="Arial"/>
        </w:rPr>
        <w:t>Os</w:t>
      </w:r>
      <w:r w:rsidR="0071408E" w:rsidRPr="004515C9">
        <w:rPr>
          <w:rFonts w:cs="Arial"/>
        </w:rPr>
        <w:t xml:space="preserve"> algoritmos genéticos (GAs)</w:t>
      </w:r>
      <w:r w:rsidRPr="004515C9">
        <w:rPr>
          <w:rFonts w:cs="Arial"/>
        </w:rPr>
        <w:t xml:space="preserve"> foram concebidos utilizando o mecanismo de seleção natural em genética.</w:t>
      </w:r>
    </w:p>
    <w:p w14:paraId="7324900A" w14:textId="03E6D7B9" w:rsidR="001F4FA9" w:rsidRPr="004515C9" w:rsidRDefault="001F4FA9" w:rsidP="00683412">
      <w:pPr>
        <w:rPr>
          <w:rFonts w:cs="Arial"/>
        </w:rPr>
      </w:pPr>
      <w:r w:rsidRPr="004515C9">
        <w:rPr>
          <w:rFonts w:cs="Arial"/>
        </w:rPr>
        <w:t>Segundo o princípio da evolução das espécies proposto por Darwin</w:t>
      </w:r>
      <w:r w:rsidR="00DB0A97" w:rsidRPr="004515C9">
        <w:rPr>
          <w:rFonts w:cs="Arial"/>
        </w:rPr>
        <w:t>:</w:t>
      </w:r>
      <w:r w:rsidRPr="004515C9">
        <w:rPr>
          <w:rFonts w:cs="Arial"/>
        </w:rPr>
        <w:t xml:space="preserve"> “</w:t>
      </w:r>
      <w:r w:rsidRPr="004515C9">
        <w:rPr>
          <w:rFonts w:cs="Arial"/>
          <w:i/>
          <w:iCs/>
        </w:rPr>
        <w:t xml:space="preserve">Quanto melhor o indivíduo se adaptar ao seu meio ambiente, maior será a sua chance de sobreviver </w:t>
      </w:r>
      <w:r w:rsidR="00E625AD">
        <w:rPr>
          <w:rFonts w:cs="Arial"/>
          <w:i/>
          <w:iCs/>
        </w:rPr>
        <w:t>e</w:t>
      </w:r>
      <w:r w:rsidRPr="00984158">
        <w:rPr>
          <w:rFonts w:cs="Arial"/>
          <w:i/>
          <w:iCs/>
        </w:rPr>
        <w:t xml:space="preserve"> gerar descendentes</w:t>
      </w:r>
      <w:r w:rsidRPr="00984158">
        <w:rPr>
          <w:rFonts w:cs="Arial"/>
        </w:rPr>
        <w:t>” (</w:t>
      </w:r>
      <w:r w:rsidR="0042436B" w:rsidRPr="00984158">
        <w:rPr>
          <w:rFonts w:cs="Arial"/>
        </w:rPr>
        <w:t>DARWIN</w:t>
      </w:r>
      <w:r w:rsidRPr="00984158">
        <w:rPr>
          <w:rFonts w:cs="Arial"/>
        </w:rPr>
        <w:t xml:space="preserve">, </w:t>
      </w:r>
      <w:r w:rsidR="00984158" w:rsidRPr="00984158">
        <w:rPr>
          <w:rFonts w:cs="Arial"/>
        </w:rPr>
        <w:t>1859</w:t>
      </w:r>
      <w:r w:rsidRPr="00984158">
        <w:rPr>
          <w:rFonts w:cs="Arial"/>
        </w:rPr>
        <w:t>).</w:t>
      </w:r>
    </w:p>
    <w:p w14:paraId="138E2833" w14:textId="7200AF9B" w:rsidR="00C62ADD" w:rsidRPr="004515C9" w:rsidRDefault="00E8162C" w:rsidP="00683412">
      <w:pPr>
        <w:rPr>
          <w:rFonts w:cs="Arial"/>
        </w:rPr>
      </w:pPr>
      <w:r w:rsidRPr="004515C9">
        <w:rPr>
          <w:rFonts w:cs="Arial"/>
        </w:rPr>
        <w:t xml:space="preserve">Dessa maneira, os </w:t>
      </w:r>
      <w:r w:rsidR="0071408E" w:rsidRPr="004515C9">
        <w:rPr>
          <w:rFonts w:cs="Arial"/>
        </w:rPr>
        <w:t>GAs</w:t>
      </w:r>
      <w:r w:rsidRPr="004515C9">
        <w:rPr>
          <w:rFonts w:cs="Arial"/>
        </w:rPr>
        <w:t xml:space="preserve"> buscam</w:t>
      </w:r>
      <w:r w:rsidR="00C62ADD" w:rsidRPr="004515C9">
        <w:rPr>
          <w:rFonts w:cs="Arial"/>
        </w:rPr>
        <w:t>:</w:t>
      </w:r>
    </w:p>
    <w:p w14:paraId="3C2483B9" w14:textId="4753E217" w:rsidR="00C62ADD" w:rsidRPr="004515C9" w:rsidRDefault="00C62ADD" w:rsidP="00123FC4">
      <w:pPr>
        <w:pStyle w:val="bullet"/>
      </w:pPr>
      <w:r w:rsidRPr="004515C9">
        <w:t>S</w:t>
      </w:r>
      <w:r w:rsidR="00E8162C" w:rsidRPr="004515C9">
        <w:t xml:space="preserve">olução para um </w:t>
      </w:r>
      <w:r w:rsidR="00E8162C" w:rsidRPr="004515C9">
        <w:rPr>
          <w:b/>
          <w:bCs/>
        </w:rPr>
        <w:t>problema</w:t>
      </w:r>
      <w:r w:rsidRPr="004515C9">
        <w:t xml:space="preserve">: </w:t>
      </w:r>
      <w:r w:rsidR="00304445" w:rsidRPr="004515C9">
        <w:t xml:space="preserve">sobrevivência </w:t>
      </w:r>
      <w:r w:rsidR="00312BA9" w:rsidRPr="004515C9">
        <w:t>do indivíduo</w:t>
      </w:r>
      <w:r w:rsidR="00304445" w:rsidRPr="004515C9">
        <w:t xml:space="preserve"> em um meio</w:t>
      </w:r>
      <w:r w:rsidR="001B6FC9" w:rsidRPr="004515C9">
        <w:t xml:space="preserve"> ambiente</w:t>
      </w:r>
      <w:r w:rsidR="00D36A23" w:rsidRPr="004515C9">
        <w:t>, seleção natural;</w:t>
      </w:r>
    </w:p>
    <w:p w14:paraId="5C6847AA" w14:textId="6ED6B485" w:rsidR="00C62ADD" w:rsidRPr="004515C9" w:rsidRDefault="00C62ADD" w:rsidP="00123FC4">
      <w:pPr>
        <w:pStyle w:val="bullet"/>
      </w:pPr>
      <w:r w:rsidRPr="004515C9">
        <w:t>U</w:t>
      </w:r>
      <w:r w:rsidR="00E8162C" w:rsidRPr="004515C9">
        <w:t>tilizando técnicas matemáticas</w:t>
      </w:r>
      <w:r w:rsidR="00784572" w:rsidRPr="004515C9">
        <w:t xml:space="preserve"> para </w:t>
      </w:r>
      <w:r w:rsidR="00304445" w:rsidRPr="004515C9">
        <w:rPr>
          <w:b/>
          <w:bCs/>
        </w:rPr>
        <w:t>representá-los</w:t>
      </w:r>
      <w:r w:rsidRPr="004515C9">
        <w:t xml:space="preserve">: </w:t>
      </w:r>
      <w:r w:rsidR="00784572" w:rsidRPr="004515C9">
        <w:t>cromossomos e genes</w:t>
      </w:r>
      <w:r w:rsidRPr="004515C9">
        <w:t>;</w:t>
      </w:r>
    </w:p>
    <w:p w14:paraId="61A617C9" w14:textId="7AFA454D" w:rsidR="00C62ADD" w:rsidRDefault="00C62ADD" w:rsidP="00123FC4">
      <w:pPr>
        <w:pStyle w:val="bullet"/>
      </w:pPr>
      <w:r w:rsidRPr="004515C9">
        <w:t>A</w:t>
      </w:r>
      <w:r w:rsidR="00E8162C" w:rsidRPr="004515C9">
        <w:t xml:space="preserve">través da </w:t>
      </w:r>
      <w:r w:rsidR="00E8162C" w:rsidRPr="004515C9">
        <w:rPr>
          <w:b/>
          <w:bCs/>
        </w:rPr>
        <w:t>evolução da</w:t>
      </w:r>
      <w:r w:rsidR="00784572" w:rsidRPr="004515C9">
        <w:rPr>
          <w:b/>
          <w:bCs/>
        </w:rPr>
        <w:t>s</w:t>
      </w:r>
      <w:r w:rsidR="00E8162C" w:rsidRPr="004515C9">
        <w:rPr>
          <w:b/>
          <w:bCs/>
        </w:rPr>
        <w:t xml:space="preserve"> soluç</w:t>
      </w:r>
      <w:r w:rsidR="00784572" w:rsidRPr="004515C9">
        <w:rPr>
          <w:b/>
          <w:bCs/>
        </w:rPr>
        <w:t>ões</w:t>
      </w:r>
      <w:r w:rsidRPr="004515C9">
        <w:t xml:space="preserve">: </w:t>
      </w:r>
      <w:r w:rsidR="00304445" w:rsidRPr="004515C9">
        <w:t xml:space="preserve">combinações </w:t>
      </w:r>
      <w:r w:rsidRPr="004515C9">
        <w:t>(</w:t>
      </w:r>
      <w:r w:rsidRPr="004515C9">
        <w:rPr>
          <w:i/>
          <w:iCs/>
        </w:rPr>
        <w:t>crossover</w:t>
      </w:r>
      <w:r w:rsidRPr="004515C9">
        <w:t xml:space="preserve">) </w:t>
      </w:r>
      <w:r w:rsidR="00304445" w:rsidRPr="004515C9">
        <w:t>e mutações das espécies</w:t>
      </w:r>
      <w:r w:rsidRPr="004515C9">
        <w:t>;</w:t>
      </w:r>
    </w:p>
    <w:p w14:paraId="6E4191CE" w14:textId="76CD642A" w:rsidR="00AF19F5" w:rsidRPr="004515C9" w:rsidRDefault="00AF19F5" w:rsidP="00123FC4">
      <w:pPr>
        <w:pStyle w:val="bullet"/>
      </w:pPr>
      <w:r w:rsidRPr="002A4FD6">
        <w:rPr>
          <w:b/>
          <w:bCs/>
        </w:rPr>
        <w:t>Nas</w:t>
      </w:r>
      <w:r w:rsidRPr="004515C9">
        <w:t xml:space="preserve"> </w:t>
      </w:r>
      <w:r w:rsidRPr="002A4FD6">
        <w:rPr>
          <w:b/>
          <w:bCs/>
        </w:rPr>
        <w:t>condições estabelecidas</w:t>
      </w:r>
      <w:r w:rsidRPr="004515C9">
        <w:t xml:space="preserve"> para aquele problema: meio ambiente</w:t>
      </w:r>
      <w:r>
        <w:t>;</w:t>
      </w:r>
    </w:p>
    <w:p w14:paraId="6D3B0D57" w14:textId="5510A94F" w:rsidR="00C62ADD" w:rsidRPr="002A4FD6" w:rsidRDefault="00C62ADD" w:rsidP="00AF19F5">
      <w:pPr>
        <w:pStyle w:val="bullet"/>
      </w:pPr>
      <w:r w:rsidRPr="004515C9">
        <w:t>P</w:t>
      </w:r>
      <w:r w:rsidR="00E8162C" w:rsidRPr="004515C9">
        <w:t xml:space="preserve">ara chegar </w:t>
      </w:r>
      <w:r w:rsidR="00304445" w:rsidRPr="004515C9">
        <w:t>a</w:t>
      </w:r>
      <w:r w:rsidR="00E8162C" w:rsidRPr="004515C9">
        <w:t xml:space="preserve"> </w:t>
      </w:r>
      <w:r w:rsidR="00E8162C" w:rsidRPr="004515C9">
        <w:rPr>
          <w:b/>
          <w:bCs/>
        </w:rPr>
        <w:t>uma</w:t>
      </w:r>
      <w:r w:rsidR="00E8162C" w:rsidRPr="004515C9">
        <w:t xml:space="preserve"> </w:t>
      </w:r>
      <w:r w:rsidR="00E8162C" w:rsidRPr="004515C9">
        <w:rPr>
          <w:b/>
          <w:bCs/>
        </w:rPr>
        <w:t>solução</w:t>
      </w:r>
      <w:r w:rsidRPr="004515C9">
        <w:t xml:space="preserve">: </w:t>
      </w:r>
      <w:r w:rsidR="00312BA9" w:rsidRPr="004515C9">
        <w:t>indivíduo</w:t>
      </w:r>
      <w:r w:rsidR="005053F0" w:rsidRPr="004515C9">
        <w:t xml:space="preserve"> “mais resistente</w:t>
      </w:r>
      <w:r w:rsidR="005053F0" w:rsidRPr="004515C9">
        <w:rPr>
          <w:rStyle w:val="Refdenotaderodap"/>
        </w:rPr>
        <w:footnoteReference w:id="6"/>
      </w:r>
      <w:r w:rsidR="005053F0" w:rsidRPr="004515C9">
        <w:t>”</w:t>
      </w:r>
      <w:r w:rsidR="00AF19F5">
        <w:t>.</w:t>
      </w:r>
    </w:p>
    <w:p w14:paraId="68EBEE83" w14:textId="4A43DA31" w:rsidR="00312BA9" w:rsidRPr="004515C9" w:rsidRDefault="005F7DC0" w:rsidP="00FA27C5">
      <w:pPr>
        <w:rPr>
          <w:rFonts w:cs="Arial"/>
        </w:rPr>
      </w:pPr>
      <w:r w:rsidRPr="004515C9">
        <w:rPr>
          <w:rFonts w:cs="Arial"/>
        </w:rPr>
        <w:t>Nos próximos capítulos, serão apresentad</w:t>
      </w:r>
      <w:r w:rsidR="00463A9A" w:rsidRPr="004515C9">
        <w:rPr>
          <w:rFonts w:cs="Arial"/>
        </w:rPr>
        <w:t>a</w:t>
      </w:r>
      <w:r w:rsidRPr="004515C9">
        <w:rPr>
          <w:rFonts w:cs="Arial"/>
        </w:rPr>
        <w:t xml:space="preserve">s </w:t>
      </w:r>
      <w:r w:rsidR="00463A9A" w:rsidRPr="004515C9">
        <w:rPr>
          <w:rFonts w:cs="Arial"/>
        </w:rPr>
        <w:t>ess</w:t>
      </w:r>
      <w:r w:rsidRPr="004515C9">
        <w:rPr>
          <w:rFonts w:cs="Arial"/>
        </w:rPr>
        <w:t xml:space="preserve">as representações de </w:t>
      </w:r>
      <w:r w:rsidR="006C7AE8">
        <w:rPr>
          <w:rFonts w:cs="Arial"/>
        </w:rPr>
        <w:t>forma</w:t>
      </w:r>
      <w:r w:rsidRPr="004515C9">
        <w:rPr>
          <w:rFonts w:cs="Arial"/>
        </w:rPr>
        <w:t xml:space="preserve"> mais </w:t>
      </w:r>
      <w:r w:rsidR="001739E5">
        <w:rPr>
          <w:rFonts w:cs="Arial"/>
        </w:rPr>
        <w:t>detalhada</w:t>
      </w:r>
      <w:r w:rsidRPr="004515C9">
        <w:rPr>
          <w:rFonts w:cs="Arial"/>
        </w:rPr>
        <w:t>.</w:t>
      </w:r>
    </w:p>
    <w:p w14:paraId="44387DA1" w14:textId="110FF9E7" w:rsidR="00B43772" w:rsidRPr="004515C9" w:rsidRDefault="00B43772" w:rsidP="00F074CC">
      <w:pPr>
        <w:pStyle w:val="Ttulo3"/>
      </w:pPr>
      <w:bookmarkStart w:id="720" w:name="_Toc51601295"/>
      <w:bookmarkStart w:id="721" w:name="_Toc55897127"/>
      <w:r w:rsidRPr="004515C9">
        <w:t>Teoria da Evolução</w:t>
      </w:r>
      <w:bookmarkEnd w:id="720"/>
      <w:bookmarkEnd w:id="721"/>
    </w:p>
    <w:p w14:paraId="7ABC2B32" w14:textId="38D6A240" w:rsidR="00000D17" w:rsidRPr="004515C9" w:rsidRDefault="00000D17" w:rsidP="00683412">
      <w:pPr>
        <w:rPr>
          <w:rFonts w:cs="Arial"/>
        </w:rPr>
      </w:pPr>
      <w:r w:rsidRPr="004515C9">
        <w:rPr>
          <w:rFonts w:cs="Arial"/>
        </w:rPr>
        <w:t>A Teoria da Evolução é um conceito utilizado na biologia para indicar que a variação das espécies é o resultado de um processo gradativo de evolução, onde os indivíduos passam por modificações necessárias para a sua sobrevivência, de forma a adaptar-se ao meio em que vivem. O britânico naturalista Charles Robert Darwin, autor do livro “Origem das Espécies", de 185</w:t>
      </w:r>
      <w:r w:rsidR="0069340C">
        <w:rPr>
          <w:rFonts w:cs="Arial"/>
        </w:rPr>
        <w:t>9</w:t>
      </w:r>
      <w:r w:rsidRPr="004515C9">
        <w:rPr>
          <w:rFonts w:cs="Arial"/>
        </w:rPr>
        <w:t xml:space="preserve"> é a pessoa mais conhecida quando se fala na Teoria da Evolução</w:t>
      </w:r>
      <w:r w:rsidR="00A22A50">
        <w:rPr>
          <w:rFonts w:cs="Arial"/>
        </w:rPr>
        <w:t xml:space="preserve"> (</w:t>
      </w:r>
      <w:r w:rsidR="0042436B">
        <w:rPr>
          <w:rFonts w:cs="Arial"/>
        </w:rPr>
        <w:t>EDUCA</w:t>
      </w:r>
      <w:r w:rsidR="002E021D">
        <w:rPr>
          <w:rFonts w:cs="Arial"/>
        </w:rPr>
        <w:t>+</w:t>
      </w:r>
      <w:r w:rsidR="0042436B">
        <w:rPr>
          <w:rFonts w:cs="Arial"/>
        </w:rPr>
        <w:t>BRASIL</w:t>
      </w:r>
      <w:r w:rsidR="002E021D">
        <w:rPr>
          <w:rFonts w:cs="Arial"/>
        </w:rPr>
        <w:t>, 2020</w:t>
      </w:r>
      <w:r w:rsidR="00A22A50">
        <w:rPr>
          <w:rFonts w:cs="Arial"/>
        </w:rPr>
        <w:t>)</w:t>
      </w:r>
      <w:r w:rsidRPr="004515C9">
        <w:rPr>
          <w:rFonts w:cs="Arial"/>
        </w:rPr>
        <w:t>.</w:t>
      </w:r>
    </w:p>
    <w:p w14:paraId="3CDCD56D" w14:textId="36DB2B71" w:rsidR="006D0443" w:rsidRPr="00C00CC0" w:rsidRDefault="004E331C" w:rsidP="00BB3D45">
      <w:pPr>
        <w:rPr>
          <w:rFonts w:cs="Arial"/>
        </w:rPr>
      </w:pPr>
      <w:r w:rsidRPr="004515C9">
        <w:rPr>
          <w:rFonts w:cs="Arial"/>
        </w:rPr>
        <w:t>Darwin</w:t>
      </w:r>
      <w:r w:rsidR="00A67028">
        <w:rPr>
          <w:rFonts w:cs="Arial"/>
        </w:rPr>
        <w:t xml:space="preserve"> (</w:t>
      </w:r>
      <w:r w:rsidR="006C607F" w:rsidRPr="006C607F">
        <w:rPr>
          <w:rFonts w:cs="Arial"/>
        </w:rPr>
        <w:t>1859</w:t>
      </w:r>
      <w:r w:rsidR="00A67028">
        <w:rPr>
          <w:rFonts w:cs="Arial"/>
        </w:rPr>
        <w:t>)</w:t>
      </w:r>
      <w:r w:rsidRPr="004515C9">
        <w:rPr>
          <w:rFonts w:cs="Arial"/>
        </w:rPr>
        <w:t xml:space="preserve"> estabelece a </w:t>
      </w:r>
      <w:r w:rsidRPr="004515C9">
        <w:rPr>
          <w:rFonts w:cs="Arial"/>
          <w:b/>
          <w:bCs/>
        </w:rPr>
        <w:t>seleção natural</w:t>
      </w:r>
      <w:r w:rsidRPr="004515C9">
        <w:rPr>
          <w:rFonts w:cs="Arial"/>
        </w:rPr>
        <w:t xml:space="preserve"> como mecanismo da evolução, onde o meio exerce uma seleção natural que favorece os indivíduos portadores das características mais apropriadas para um determinado ambiente e em um determinado tempo. Sendo assim, certos indivíduos apresentam características que lhes conferem uma melhor adaptação em relação ao outro, onde os mais aptos vivem mais tempo, reproduzem mais e transmitem as suas características aos descendentes. </w:t>
      </w:r>
      <w:r w:rsidR="006D0443" w:rsidRPr="004515C9">
        <w:rPr>
          <w:rFonts w:cs="Arial"/>
        </w:rPr>
        <w:t>Sendo assim</w:t>
      </w:r>
      <w:r w:rsidR="002E021D">
        <w:rPr>
          <w:rFonts w:cs="Arial"/>
        </w:rPr>
        <w:t xml:space="preserve">, </w:t>
      </w:r>
      <w:r w:rsidR="006D0443" w:rsidRPr="004515C9">
        <w:rPr>
          <w:rFonts w:cs="Arial"/>
        </w:rPr>
        <w:t xml:space="preserve">a evolução da espécie se dá através do processo de descendência, pois estes são modificados dando origem a outras espécies mais </w:t>
      </w:r>
      <w:r w:rsidR="006D0443" w:rsidRPr="00C00CC0">
        <w:rPr>
          <w:rFonts w:cs="Arial"/>
        </w:rPr>
        <w:t xml:space="preserve">evoluídas devido a seleção natural. </w:t>
      </w:r>
    </w:p>
    <w:p w14:paraId="2DD4410D" w14:textId="7308D5D9" w:rsidR="00D14E31" w:rsidRPr="004515C9" w:rsidRDefault="006436F1" w:rsidP="00D14E31">
      <w:pPr>
        <w:rPr>
          <w:rFonts w:cs="Arial"/>
          <w:color w:val="538135" w:themeColor="accent6" w:themeShade="BF"/>
        </w:rPr>
      </w:pPr>
      <w:r>
        <w:rPr>
          <w:rFonts w:cs="Arial"/>
        </w:rPr>
        <w:t xml:space="preserve">Alguns </w:t>
      </w:r>
      <w:r w:rsidR="00D14E31" w:rsidRPr="004515C9">
        <w:rPr>
          <w:rFonts w:cs="Arial"/>
        </w:rPr>
        <w:t>conceitos desenvolvidos por Darwin</w:t>
      </w:r>
      <w:r w:rsidR="00BB3226" w:rsidRPr="004515C9">
        <w:rPr>
          <w:rFonts w:cs="Arial"/>
        </w:rPr>
        <w:t xml:space="preserve"> </w:t>
      </w:r>
      <w:r w:rsidR="00D14E31" w:rsidRPr="004515C9">
        <w:rPr>
          <w:rFonts w:cs="Arial"/>
        </w:rPr>
        <w:t xml:space="preserve">ainda necessitavam explicações, como o </w:t>
      </w:r>
      <w:r w:rsidR="00675BAB" w:rsidRPr="004515C9">
        <w:rPr>
          <w:rFonts w:cs="Arial"/>
        </w:rPr>
        <w:t xml:space="preserve">questionamento </w:t>
      </w:r>
      <w:r>
        <w:rPr>
          <w:rFonts w:cs="Arial"/>
        </w:rPr>
        <w:t>sobre o porquê</w:t>
      </w:r>
      <w:r w:rsidR="00675BAB" w:rsidRPr="004515C9">
        <w:rPr>
          <w:rFonts w:cs="Arial"/>
        </w:rPr>
        <w:t xml:space="preserve"> </w:t>
      </w:r>
      <w:r w:rsidR="00D14E31" w:rsidRPr="004515C9">
        <w:rPr>
          <w:rFonts w:cs="Arial"/>
        </w:rPr>
        <w:t xml:space="preserve">alguns animais da mesma espécie </w:t>
      </w:r>
      <w:r w:rsidR="00675BAB" w:rsidRPr="004515C9">
        <w:rPr>
          <w:rFonts w:cs="Arial"/>
        </w:rPr>
        <w:t>possuem</w:t>
      </w:r>
      <w:r w:rsidR="00D14E31" w:rsidRPr="004515C9">
        <w:rPr>
          <w:rFonts w:cs="Arial"/>
        </w:rPr>
        <w:t xml:space="preserve"> diferentes cores de pelagem.</w:t>
      </w:r>
      <w:r>
        <w:rPr>
          <w:rFonts w:cs="Arial"/>
        </w:rPr>
        <w:t xml:space="preserve"> </w:t>
      </w:r>
      <w:r w:rsidR="00544C2D" w:rsidRPr="004515C9">
        <w:rPr>
          <w:rFonts w:cs="Arial"/>
        </w:rPr>
        <w:t>E</w:t>
      </w:r>
      <w:r w:rsidR="00D14E31" w:rsidRPr="004515C9">
        <w:rPr>
          <w:rFonts w:cs="Arial"/>
        </w:rPr>
        <w:t xml:space="preserve">sses questionamentos foram respondidos através de estudo dos mecanismos genéticos de hereditariedade, das recombinações mutações </w:t>
      </w:r>
      <w:r w:rsidR="00D14E31" w:rsidRPr="004515C9">
        <w:rPr>
          <w:rFonts w:cs="Arial"/>
        </w:rPr>
        <w:lastRenderedPageBreak/>
        <w:t>gênicas.</w:t>
      </w:r>
      <w:r w:rsidR="00544C2D" w:rsidRPr="004515C9">
        <w:rPr>
          <w:rFonts w:cs="Arial"/>
        </w:rPr>
        <w:t xml:space="preserve"> Os experimentos feitos pelo botânico Gregor Mendel, que realizou diversas experiências a partir de cruzamento de plantas</w:t>
      </w:r>
      <w:r w:rsidR="006D0443" w:rsidRPr="004515C9">
        <w:rPr>
          <w:rFonts w:cs="Arial"/>
        </w:rPr>
        <w:t>, resultou nas leis da segregação dos fatores da segregação independente, onde o nome “fatores” era utilizado para definir os genes.</w:t>
      </w:r>
      <w:r w:rsidR="00962CDB">
        <w:rPr>
          <w:rFonts w:cs="Arial"/>
        </w:rPr>
        <w:t xml:space="preserve"> </w:t>
      </w:r>
      <w:r w:rsidR="006D0443" w:rsidRPr="004515C9">
        <w:rPr>
          <w:rFonts w:cs="Arial"/>
        </w:rPr>
        <w:t>Os fatores responsáveis pela geração da variabilidade genética são</w:t>
      </w:r>
      <w:r w:rsidR="00962CDB">
        <w:rPr>
          <w:rFonts w:cs="Arial"/>
        </w:rPr>
        <w:t xml:space="preserve"> (</w:t>
      </w:r>
      <w:r w:rsidR="0042436B">
        <w:rPr>
          <w:rFonts w:cs="Arial"/>
        </w:rPr>
        <w:t>EDUCA</w:t>
      </w:r>
      <w:r w:rsidR="00962CDB">
        <w:rPr>
          <w:rFonts w:cs="Arial"/>
        </w:rPr>
        <w:t>+</w:t>
      </w:r>
      <w:r w:rsidR="0042436B">
        <w:rPr>
          <w:rFonts w:cs="Arial"/>
        </w:rPr>
        <w:t>BRASIL</w:t>
      </w:r>
      <w:r w:rsidR="00962CDB">
        <w:rPr>
          <w:rFonts w:cs="Arial"/>
        </w:rPr>
        <w:t>, 2020)</w:t>
      </w:r>
      <w:r w:rsidR="006D0443" w:rsidRPr="004515C9">
        <w:rPr>
          <w:rFonts w:cs="Arial"/>
        </w:rPr>
        <w:t>:</w:t>
      </w:r>
    </w:p>
    <w:p w14:paraId="42D06C2F" w14:textId="689AB0D1" w:rsidR="00D14E31" w:rsidRPr="004515C9" w:rsidRDefault="00D14E31" w:rsidP="00123FC4">
      <w:pPr>
        <w:pStyle w:val="bullet"/>
      </w:pPr>
      <w:r w:rsidRPr="004515C9">
        <w:rPr>
          <w:b/>
          <w:bCs/>
        </w:rPr>
        <w:t>Mutação</w:t>
      </w:r>
      <w:r w:rsidRPr="004515C9">
        <w:t xml:space="preserve">: </w:t>
      </w:r>
      <w:r w:rsidR="00175EBB" w:rsidRPr="004515C9">
        <w:t>ocorre com a origem de um novo gene, causado primeiro pela variação genética e depois pela seleção natural resultando no gene mais apto a um determinado ambiente</w:t>
      </w:r>
      <w:r w:rsidRPr="004515C9">
        <w:t>.</w:t>
      </w:r>
    </w:p>
    <w:p w14:paraId="379E821A" w14:textId="64B283AE" w:rsidR="00E4479E" w:rsidRPr="004515C9" w:rsidRDefault="00D14E31" w:rsidP="00123FC4">
      <w:pPr>
        <w:pStyle w:val="bullet"/>
      </w:pPr>
      <w:r w:rsidRPr="004515C9">
        <w:rPr>
          <w:b/>
          <w:bCs/>
        </w:rPr>
        <w:t>Recombinação</w:t>
      </w:r>
      <w:r w:rsidRPr="004515C9">
        <w:t xml:space="preserve">: </w:t>
      </w:r>
      <w:r w:rsidR="00E4479E" w:rsidRPr="004515C9">
        <w:t xml:space="preserve">ocorre com a mistura de material genético através basicamente de 3 processos que ocasionam a variabilidade genética, sendo eles fecundação, </w:t>
      </w:r>
      <w:r w:rsidR="00E4479E" w:rsidRPr="004515C9">
        <w:rPr>
          <w:i/>
          <w:iCs/>
        </w:rPr>
        <w:t>crossover</w:t>
      </w:r>
      <w:r w:rsidR="00E4479E" w:rsidRPr="004515C9">
        <w:t xml:space="preserve"> e segregação independente dos cromossomos</w:t>
      </w:r>
      <w:r w:rsidR="006F5D04" w:rsidRPr="004515C9">
        <w:t>.</w:t>
      </w:r>
    </w:p>
    <w:p w14:paraId="69EFECEE" w14:textId="3E1349F6" w:rsidR="006F5D04" w:rsidRPr="004515C9" w:rsidRDefault="006F5D04" w:rsidP="006F5D04">
      <w:pPr>
        <w:rPr>
          <w:rFonts w:cs="Arial"/>
        </w:rPr>
      </w:pPr>
      <w:r w:rsidRPr="004515C9">
        <w:rPr>
          <w:rFonts w:cs="Arial"/>
        </w:rPr>
        <w:t xml:space="preserve">O processo de </w:t>
      </w:r>
      <w:r w:rsidRPr="004515C9">
        <w:rPr>
          <w:rFonts w:cs="Arial"/>
          <w:b/>
          <w:bCs/>
        </w:rPr>
        <w:t>fecundação</w:t>
      </w:r>
      <w:r w:rsidRPr="004515C9">
        <w:rPr>
          <w:rFonts w:cs="Arial"/>
        </w:rPr>
        <w:t xml:space="preserve"> também é conhecido como fertilização e ocorre com a mistura do DNA da mãe e do pai dando origem a um novo ser. O </w:t>
      </w:r>
      <w:r w:rsidRPr="004515C9">
        <w:rPr>
          <w:rFonts w:cs="Arial"/>
          <w:b/>
          <w:bCs/>
          <w:i/>
          <w:iCs/>
        </w:rPr>
        <w:t>crossover</w:t>
      </w:r>
      <w:r w:rsidRPr="004515C9">
        <w:rPr>
          <w:rFonts w:cs="Arial"/>
        </w:rPr>
        <w:t xml:space="preserve"> ocorre quando existe cruzamento de cromossomos. A </w:t>
      </w:r>
      <w:r w:rsidRPr="004515C9">
        <w:rPr>
          <w:rFonts w:cs="Arial"/>
          <w:b/>
          <w:bCs/>
        </w:rPr>
        <w:t>segregação</w:t>
      </w:r>
      <w:r w:rsidRPr="004515C9">
        <w:rPr>
          <w:rFonts w:cs="Arial"/>
        </w:rPr>
        <w:t xml:space="preserve"> </w:t>
      </w:r>
      <w:r w:rsidR="00034386" w:rsidRPr="004515C9">
        <w:rPr>
          <w:rFonts w:cs="Arial"/>
        </w:rPr>
        <w:t>é</w:t>
      </w:r>
      <w:r w:rsidRPr="004515C9">
        <w:rPr>
          <w:rFonts w:cs="Arial"/>
        </w:rPr>
        <w:t xml:space="preserve"> separação dos cromossomos ocorre durante o processo de divisão, como o caso da divisão dos cromossomos dos pais para a formação de novo ser.</w:t>
      </w:r>
      <w:r w:rsidR="004614D9" w:rsidRPr="004515C9">
        <w:rPr>
          <w:rFonts w:cs="Arial"/>
        </w:rPr>
        <w:t xml:space="preserve"> Todas essas formas de recombinação causam uma variação genética</w:t>
      </w:r>
      <w:r w:rsidR="00B93CD8">
        <w:rPr>
          <w:rFonts w:cs="Arial"/>
        </w:rPr>
        <w:t xml:space="preserve"> (</w:t>
      </w:r>
      <w:r w:rsidR="0042436B">
        <w:rPr>
          <w:rFonts w:cs="Arial"/>
        </w:rPr>
        <w:t>EDUCA</w:t>
      </w:r>
      <w:r w:rsidR="00B93CD8">
        <w:rPr>
          <w:rFonts w:cs="Arial"/>
        </w:rPr>
        <w:t>+</w:t>
      </w:r>
      <w:r w:rsidR="0042436B">
        <w:rPr>
          <w:rFonts w:cs="Arial"/>
        </w:rPr>
        <w:t>BRASIL</w:t>
      </w:r>
      <w:r w:rsidR="00B93CD8">
        <w:rPr>
          <w:rFonts w:cs="Arial"/>
        </w:rPr>
        <w:t>, 2020)</w:t>
      </w:r>
      <w:r w:rsidR="004614D9" w:rsidRPr="004515C9">
        <w:rPr>
          <w:rFonts w:cs="Arial"/>
        </w:rPr>
        <w:t>.</w:t>
      </w:r>
    </w:p>
    <w:p w14:paraId="056924E9" w14:textId="563EFAE5" w:rsidR="005E2387" w:rsidRPr="004515C9" w:rsidRDefault="00BA5D26" w:rsidP="004E331C">
      <w:pPr>
        <w:rPr>
          <w:rFonts w:cs="Arial"/>
        </w:rPr>
      </w:pPr>
      <w:r w:rsidRPr="004515C9">
        <w:rPr>
          <w:rFonts w:cs="Arial"/>
        </w:rPr>
        <w:t>O novo ser, oriundo da combinação entre as características do pai e da mãe</w:t>
      </w:r>
      <w:r w:rsidR="00A63C35" w:rsidRPr="004515C9">
        <w:rPr>
          <w:rFonts w:cs="Arial"/>
        </w:rPr>
        <w:t>, que por sua vez, foram selecionados naturalmente no meio ambiente em que vivem</w:t>
      </w:r>
      <w:r w:rsidRPr="004515C9">
        <w:rPr>
          <w:rFonts w:cs="Arial"/>
        </w:rPr>
        <w:t>, pode ser muito mais bem adaptado as características do seu meio ambiente</w:t>
      </w:r>
      <w:r w:rsidR="00A63C35" w:rsidRPr="004515C9">
        <w:rPr>
          <w:rFonts w:cs="Arial"/>
        </w:rPr>
        <w:t>,</w:t>
      </w:r>
      <w:r w:rsidRPr="004515C9">
        <w:rPr>
          <w:rFonts w:cs="Arial"/>
        </w:rPr>
        <w:t xml:space="preserve"> pois pode ter mesclado características positivas de cada um dos seus reprodutores</w:t>
      </w:r>
      <w:r w:rsidR="00203206" w:rsidRPr="004515C9">
        <w:rPr>
          <w:rFonts w:cs="Arial"/>
        </w:rPr>
        <w:t>. Porém</w:t>
      </w:r>
      <w:r w:rsidR="00034386" w:rsidRPr="004515C9">
        <w:rPr>
          <w:rFonts w:cs="Arial"/>
        </w:rPr>
        <w:t>,</w:t>
      </w:r>
      <w:r w:rsidR="00203206" w:rsidRPr="004515C9">
        <w:rPr>
          <w:rFonts w:cs="Arial"/>
        </w:rPr>
        <w:t xml:space="preserve"> como o novo </w:t>
      </w:r>
      <w:r w:rsidR="00EA2730" w:rsidRPr="004515C9">
        <w:rPr>
          <w:rFonts w:cs="Arial"/>
        </w:rPr>
        <w:t xml:space="preserve">ser </w:t>
      </w:r>
      <w:r w:rsidR="00203206" w:rsidRPr="004515C9">
        <w:rPr>
          <w:rFonts w:cs="Arial"/>
        </w:rPr>
        <w:t>é uma variação de seus pais, ele também pode trazer características negativas</w:t>
      </w:r>
      <w:r w:rsidR="0042436B">
        <w:rPr>
          <w:rFonts w:cs="Arial"/>
        </w:rPr>
        <w:t xml:space="preserve"> (LINDEN, 2008)</w:t>
      </w:r>
      <w:r w:rsidR="00EA2730" w:rsidRPr="004515C9">
        <w:rPr>
          <w:rFonts w:cs="Arial"/>
        </w:rPr>
        <w:t xml:space="preserve">. </w:t>
      </w:r>
    </w:p>
    <w:p w14:paraId="67D0390F" w14:textId="73997072" w:rsidR="007C3149" w:rsidRPr="004515C9" w:rsidRDefault="00EA2730" w:rsidP="00B226F2">
      <w:pPr>
        <w:rPr>
          <w:rFonts w:cs="Arial"/>
        </w:rPr>
      </w:pPr>
      <w:r w:rsidRPr="004515C9">
        <w:rPr>
          <w:rFonts w:cs="Arial"/>
        </w:rPr>
        <w:t>Sendo assim um descendente é ligeiramente diferente de seus reprodutores, podendo essas diferenças serem características positivas ou negativas</w:t>
      </w:r>
      <w:r w:rsidR="00414A80" w:rsidRPr="004515C9">
        <w:rPr>
          <w:rFonts w:cs="Arial"/>
        </w:rPr>
        <w:t xml:space="preserve">, </w:t>
      </w:r>
      <w:r w:rsidR="005E2387" w:rsidRPr="004515C9">
        <w:rPr>
          <w:rFonts w:cs="Arial"/>
        </w:rPr>
        <w:t>p</w:t>
      </w:r>
      <w:r w:rsidR="00414A80" w:rsidRPr="004515C9">
        <w:rPr>
          <w:rFonts w:cs="Arial"/>
        </w:rPr>
        <w:t>ois a evolução natural não é um processo dirigido, com o objetivo de maximizar alguma característica das espécies, não existindo dessa maneira uma garantia de que os descendentes seja</w:t>
      </w:r>
      <w:r w:rsidR="005E2387" w:rsidRPr="004515C9">
        <w:rPr>
          <w:rFonts w:cs="Arial"/>
        </w:rPr>
        <w:t>m</w:t>
      </w:r>
      <w:r w:rsidR="00414A80" w:rsidRPr="004515C9">
        <w:rPr>
          <w:rFonts w:cs="Arial"/>
        </w:rPr>
        <w:t xml:space="preserve"> mais bem adaptados </w:t>
      </w:r>
      <w:r w:rsidR="0047586F">
        <w:rPr>
          <w:rFonts w:cs="Arial"/>
        </w:rPr>
        <w:t>ao</w:t>
      </w:r>
      <w:r w:rsidR="00414A80" w:rsidRPr="004515C9">
        <w:rPr>
          <w:rFonts w:cs="Arial"/>
        </w:rPr>
        <w:t xml:space="preserve"> seu meio ambiente do que os seus reprodutores</w:t>
      </w:r>
      <w:r w:rsidRPr="004515C9">
        <w:rPr>
          <w:rFonts w:cs="Arial"/>
        </w:rPr>
        <w:t>.</w:t>
      </w:r>
      <w:r w:rsidR="0047586F">
        <w:rPr>
          <w:rFonts w:cs="Arial"/>
        </w:rPr>
        <w:t xml:space="preserve"> </w:t>
      </w:r>
      <w:r w:rsidR="001477EC" w:rsidRPr="004515C9">
        <w:rPr>
          <w:rFonts w:cs="Arial"/>
        </w:rPr>
        <w:t xml:space="preserve">A evolução é então um processo no qual seres vivos são alterados por um conjunto de modificações sofridas ao longo do tempo, através dos fatores de mutação gênica, recombinação gênica, seleção natural </w:t>
      </w:r>
      <w:r w:rsidR="00034386" w:rsidRPr="004515C9">
        <w:rPr>
          <w:rFonts w:cs="Arial"/>
        </w:rPr>
        <w:t>e</w:t>
      </w:r>
      <w:r w:rsidR="001477EC" w:rsidRPr="004515C9">
        <w:rPr>
          <w:rFonts w:cs="Arial"/>
        </w:rPr>
        <w:t xml:space="preserve"> isolamentos</w:t>
      </w:r>
      <w:r w:rsidR="0047586F">
        <w:rPr>
          <w:rFonts w:cs="Arial"/>
        </w:rPr>
        <w:t xml:space="preserve"> (LINDEN, 2008)</w:t>
      </w:r>
      <w:r w:rsidR="001477EC" w:rsidRPr="004515C9">
        <w:rPr>
          <w:rFonts w:cs="Arial"/>
        </w:rPr>
        <w:t>.</w:t>
      </w:r>
    </w:p>
    <w:p w14:paraId="0D05C095" w14:textId="4C99C560" w:rsidR="007C3149" w:rsidRPr="004515C9" w:rsidRDefault="007C3149" w:rsidP="00E6070F">
      <w:pPr>
        <w:pStyle w:val="Ttulo3"/>
      </w:pPr>
      <w:bookmarkStart w:id="722" w:name="_Toc51601296"/>
      <w:bookmarkStart w:id="723" w:name="_Toc55897128"/>
      <w:r w:rsidRPr="004515C9">
        <w:t>A história dos algoritmos genéticos</w:t>
      </w:r>
      <w:bookmarkEnd w:id="722"/>
      <w:bookmarkEnd w:id="723"/>
    </w:p>
    <w:p w14:paraId="475ADCCC" w14:textId="317AB7E2" w:rsidR="00DC759D" w:rsidRDefault="001D68A6" w:rsidP="00810E35">
      <w:pPr>
        <w:pStyle w:val="Referencia2"/>
        <w:rPr>
          <w:rFonts w:cs="Arial"/>
          <w:color w:val="auto"/>
        </w:rPr>
      </w:pPr>
      <w:r>
        <w:rPr>
          <w:rFonts w:cs="Arial"/>
          <w:color w:val="auto"/>
        </w:rPr>
        <w:t xml:space="preserve">Segundo Linden (2008), a história dos algoritmos genéticos pode ser contada </w:t>
      </w:r>
      <w:r w:rsidR="007F7D27">
        <w:rPr>
          <w:rFonts w:cs="Arial"/>
          <w:color w:val="auto"/>
        </w:rPr>
        <w:t xml:space="preserve">desde </w:t>
      </w:r>
      <w:r>
        <w:rPr>
          <w:rFonts w:cs="Arial"/>
          <w:color w:val="auto"/>
        </w:rPr>
        <w:t>a</w:t>
      </w:r>
      <w:r w:rsidR="002B74E8" w:rsidRPr="004515C9">
        <w:rPr>
          <w:rFonts w:cs="Arial"/>
          <w:color w:val="auto"/>
        </w:rPr>
        <w:t xml:space="preserve"> </w:t>
      </w:r>
      <w:r w:rsidR="00C131E0">
        <w:rPr>
          <w:rFonts w:cs="Arial"/>
          <w:color w:val="auto"/>
        </w:rPr>
        <w:t xml:space="preserve">década </w:t>
      </w:r>
      <w:r w:rsidR="002B74E8" w:rsidRPr="004515C9">
        <w:rPr>
          <w:rFonts w:cs="Arial"/>
          <w:color w:val="auto"/>
        </w:rPr>
        <w:t xml:space="preserve">de 40, </w:t>
      </w:r>
      <w:r>
        <w:rPr>
          <w:rFonts w:cs="Arial"/>
          <w:color w:val="auto"/>
        </w:rPr>
        <w:t xml:space="preserve">quando </w:t>
      </w:r>
      <w:r w:rsidR="002B74E8" w:rsidRPr="004515C9">
        <w:rPr>
          <w:rFonts w:cs="Arial"/>
          <w:color w:val="auto"/>
        </w:rPr>
        <w:t>os cientistas começaram a tentar se inspira</w:t>
      </w:r>
      <w:r w:rsidR="00DC09AF" w:rsidRPr="004515C9">
        <w:rPr>
          <w:rFonts w:cs="Arial"/>
          <w:color w:val="auto"/>
        </w:rPr>
        <w:t>r</w:t>
      </w:r>
      <w:r w:rsidR="002B74E8" w:rsidRPr="004515C9">
        <w:rPr>
          <w:rFonts w:cs="Arial"/>
          <w:color w:val="auto"/>
        </w:rPr>
        <w:t xml:space="preserve"> na natureza para criar o </w:t>
      </w:r>
      <w:r w:rsidR="002752A0" w:rsidRPr="004515C9">
        <w:rPr>
          <w:rFonts w:cs="Arial"/>
          <w:color w:val="auto"/>
        </w:rPr>
        <w:t>ramo</w:t>
      </w:r>
      <w:r w:rsidR="002B74E8" w:rsidRPr="004515C9">
        <w:rPr>
          <w:rFonts w:cs="Arial"/>
          <w:color w:val="auto"/>
        </w:rPr>
        <w:t xml:space="preserve"> da inteligência artificial. No final da década de 50, começou-se a buscar modelos que pudessem gerar soluções para problemas que eram “difíceis demais” para resolver computacionalmente.</w:t>
      </w:r>
      <w:r w:rsidR="00DC759D">
        <w:rPr>
          <w:rFonts w:cs="Arial"/>
          <w:color w:val="auto"/>
        </w:rPr>
        <w:t xml:space="preserve"> </w:t>
      </w:r>
    </w:p>
    <w:p w14:paraId="201B7EB1" w14:textId="2FDB4261" w:rsidR="00E71C59" w:rsidRDefault="00DC09AF" w:rsidP="00810E35">
      <w:pPr>
        <w:pStyle w:val="Referencia2"/>
        <w:rPr>
          <w:rFonts w:cs="Arial"/>
          <w:color w:val="auto"/>
        </w:rPr>
      </w:pPr>
      <w:r w:rsidRPr="004515C9">
        <w:rPr>
          <w:rFonts w:cs="Arial"/>
          <w:color w:val="auto"/>
        </w:rPr>
        <w:t>No começo da década de 60, Bledsou e Bremmerman trabalh</w:t>
      </w:r>
      <w:r w:rsidR="003125FB" w:rsidRPr="004515C9">
        <w:rPr>
          <w:rFonts w:cs="Arial"/>
          <w:color w:val="auto"/>
        </w:rPr>
        <w:t>aram</w:t>
      </w:r>
      <w:r w:rsidRPr="004515C9">
        <w:rPr>
          <w:rFonts w:cs="Arial"/>
          <w:color w:val="auto"/>
        </w:rPr>
        <w:t xml:space="preserve"> no</w:t>
      </w:r>
      <w:r w:rsidR="003125FB" w:rsidRPr="004515C9">
        <w:rPr>
          <w:rFonts w:cs="Arial"/>
          <w:color w:val="auto"/>
        </w:rPr>
        <w:t>s</w:t>
      </w:r>
      <w:r w:rsidRPr="004515C9">
        <w:rPr>
          <w:rFonts w:cs="Arial"/>
          <w:color w:val="auto"/>
        </w:rPr>
        <w:t xml:space="preserve"> genes</w:t>
      </w:r>
      <w:r w:rsidR="003125FB" w:rsidRPr="004515C9">
        <w:rPr>
          <w:rFonts w:cs="Arial"/>
          <w:color w:val="auto"/>
        </w:rPr>
        <w:t>,</w:t>
      </w:r>
      <w:r w:rsidRPr="004515C9">
        <w:rPr>
          <w:rFonts w:cs="Arial"/>
          <w:color w:val="auto"/>
        </w:rPr>
        <w:t xml:space="preserve"> desenvolvendo os precursores dos operadores de recombinação (</w:t>
      </w:r>
      <w:r w:rsidRPr="004515C9">
        <w:rPr>
          <w:rFonts w:cs="Arial"/>
          <w:i/>
          <w:iCs/>
          <w:color w:val="auto"/>
        </w:rPr>
        <w:t>crossover</w:t>
      </w:r>
      <w:r w:rsidRPr="004515C9">
        <w:rPr>
          <w:rFonts w:cs="Arial"/>
          <w:color w:val="auto"/>
        </w:rPr>
        <w:t>)</w:t>
      </w:r>
      <w:r w:rsidR="00DC759D">
        <w:rPr>
          <w:rFonts w:cs="Arial"/>
          <w:color w:val="auto"/>
        </w:rPr>
        <w:t xml:space="preserve">. Na </w:t>
      </w:r>
      <w:r w:rsidR="00E71C59" w:rsidRPr="004515C9">
        <w:rPr>
          <w:rFonts w:cs="Arial"/>
          <w:color w:val="auto"/>
        </w:rPr>
        <w:t>primeira metade da década, I. Rechenber desenvolveu a as estratégias evolucionárias (</w:t>
      </w:r>
      <w:r w:rsidR="00E71C59" w:rsidRPr="004515C9">
        <w:rPr>
          <w:rFonts w:cs="Arial"/>
          <w:i/>
          <w:iCs/>
          <w:color w:val="auto"/>
        </w:rPr>
        <w:t>evolutionary strategies</w:t>
      </w:r>
      <w:r w:rsidR="00E71C59" w:rsidRPr="004515C9">
        <w:rPr>
          <w:rFonts w:cs="Arial"/>
          <w:color w:val="auto"/>
        </w:rPr>
        <w:t>), considerado pioneiro</w:t>
      </w:r>
      <w:r w:rsidR="002752A0" w:rsidRPr="004515C9">
        <w:rPr>
          <w:rFonts w:cs="Arial"/>
          <w:color w:val="auto"/>
        </w:rPr>
        <w:t>,</w:t>
      </w:r>
      <w:r w:rsidR="00E71C59" w:rsidRPr="004515C9">
        <w:rPr>
          <w:rFonts w:cs="Arial"/>
          <w:color w:val="auto"/>
        </w:rPr>
        <w:t xml:space="preserve"> pois introduziu a computação evolucionária </w:t>
      </w:r>
      <w:r w:rsidR="003125FB" w:rsidRPr="004515C9">
        <w:rPr>
          <w:rFonts w:cs="Arial"/>
          <w:color w:val="auto"/>
        </w:rPr>
        <w:t>à</w:t>
      </w:r>
      <w:r w:rsidR="00E71C59" w:rsidRPr="004515C9">
        <w:rPr>
          <w:rFonts w:cs="Arial"/>
          <w:color w:val="auto"/>
        </w:rPr>
        <w:t>s aplicações práticas.</w:t>
      </w:r>
      <w:r w:rsidR="00DC759D">
        <w:rPr>
          <w:rFonts w:cs="Arial"/>
          <w:color w:val="auto"/>
        </w:rPr>
        <w:t xml:space="preserve"> </w:t>
      </w:r>
      <w:r w:rsidR="004E1F3F" w:rsidRPr="004515C9">
        <w:rPr>
          <w:rFonts w:cs="Arial"/>
          <w:color w:val="auto"/>
        </w:rPr>
        <w:t xml:space="preserve">No final da década, John Holland “inventa” os </w:t>
      </w:r>
      <w:r w:rsidR="004E1F3F" w:rsidRPr="004515C9">
        <w:rPr>
          <w:rFonts w:cs="Arial"/>
          <w:b/>
          <w:bCs/>
          <w:color w:val="auto"/>
        </w:rPr>
        <w:t>algoritmos genéticos</w:t>
      </w:r>
      <w:r w:rsidR="004E1F3F" w:rsidRPr="004515C9">
        <w:rPr>
          <w:rFonts w:cs="Arial"/>
          <w:color w:val="auto"/>
        </w:rPr>
        <w:t xml:space="preserve">. </w:t>
      </w:r>
      <w:r w:rsidR="00AA46CC" w:rsidRPr="004515C9">
        <w:rPr>
          <w:rFonts w:cs="Arial"/>
          <w:color w:val="auto"/>
        </w:rPr>
        <w:t>F</w:t>
      </w:r>
      <w:r w:rsidR="004E1F3F" w:rsidRPr="004515C9">
        <w:rPr>
          <w:rFonts w:cs="Arial"/>
          <w:color w:val="auto"/>
        </w:rPr>
        <w:t xml:space="preserve">oi proposto um modelo heurístico computacional para </w:t>
      </w:r>
      <w:r w:rsidR="004E1F3F" w:rsidRPr="004515C9">
        <w:rPr>
          <w:rFonts w:cs="Arial"/>
          <w:color w:val="auto"/>
        </w:rPr>
        <w:lastRenderedPageBreak/>
        <w:t>oferecer 2 soluções para problemas extremamente difíceis que eram insolúveis computacionalmente até aquela época.</w:t>
      </w:r>
    </w:p>
    <w:p w14:paraId="098E46E7" w14:textId="33855733" w:rsidR="00007929" w:rsidRPr="004515C9" w:rsidRDefault="00007929" w:rsidP="00007929">
      <w:pPr>
        <w:pStyle w:val="Referencia2"/>
        <w:rPr>
          <w:rFonts w:cs="Arial"/>
          <w:color w:val="auto"/>
        </w:rPr>
      </w:pPr>
      <w:r>
        <w:rPr>
          <w:rFonts w:cs="Arial"/>
          <w:color w:val="auto"/>
        </w:rPr>
        <w:t xml:space="preserve">Em 1975, John Holland </w:t>
      </w:r>
      <w:r w:rsidRPr="00007929">
        <w:rPr>
          <w:rFonts w:cs="Arial"/>
          <w:color w:val="auto"/>
        </w:rPr>
        <w:t xml:space="preserve">publicou o livro </w:t>
      </w:r>
      <w:r>
        <w:rPr>
          <w:rFonts w:cs="Arial"/>
          <w:color w:val="auto"/>
        </w:rPr>
        <w:t>“</w:t>
      </w:r>
      <w:r w:rsidRPr="00007929">
        <w:rPr>
          <w:rFonts w:cs="Arial"/>
          <w:i/>
          <w:iCs/>
          <w:color w:val="auto"/>
        </w:rPr>
        <w:t>Adaptation in Natural and Artificial Systems</w:t>
      </w:r>
      <w:r>
        <w:rPr>
          <w:rFonts w:cs="Arial"/>
          <w:color w:val="auto"/>
        </w:rPr>
        <w:t>”</w:t>
      </w:r>
      <w:r w:rsidRPr="00007929">
        <w:rPr>
          <w:rFonts w:cs="Arial"/>
          <w:color w:val="auto"/>
        </w:rPr>
        <w:t xml:space="preserve">, </w:t>
      </w:r>
      <w:r>
        <w:rPr>
          <w:rFonts w:cs="Arial"/>
          <w:color w:val="auto"/>
        </w:rPr>
        <w:t xml:space="preserve">que segundo Carvalho (2020) é </w:t>
      </w:r>
      <w:r w:rsidRPr="00007929">
        <w:rPr>
          <w:rFonts w:cs="Arial"/>
          <w:color w:val="auto"/>
        </w:rPr>
        <w:t>considerado a Bíblia de Algoritmos Genéticos</w:t>
      </w:r>
      <w:r>
        <w:rPr>
          <w:rFonts w:cs="Arial"/>
          <w:color w:val="auto"/>
        </w:rPr>
        <w:t xml:space="preserve"> e d</w:t>
      </w:r>
      <w:r w:rsidRPr="00007929">
        <w:rPr>
          <w:rFonts w:cs="Arial"/>
          <w:color w:val="auto"/>
        </w:rPr>
        <w:t xml:space="preserve">esde então, </w:t>
      </w:r>
      <w:r>
        <w:rPr>
          <w:rFonts w:cs="Arial"/>
          <w:color w:val="auto"/>
        </w:rPr>
        <w:t xml:space="preserve">os GAs </w:t>
      </w:r>
      <w:r w:rsidRPr="00007929">
        <w:rPr>
          <w:rFonts w:cs="Arial"/>
          <w:color w:val="auto"/>
        </w:rPr>
        <w:t>vêm sendo aplicados nos mais diversos problemas de otimização e aprendizado de máquina</w:t>
      </w:r>
      <w:r>
        <w:rPr>
          <w:rFonts w:cs="Arial"/>
          <w:color w:val="auto"/>
        </w:rPr>
        <w:t xml:space="preserve"> com sucesso</w:t>
      </w:r>
      <w:r w:rsidRPr="00007929">
        <w:rPr>
          <w:rFonts w:cs="Arial"/>
          <w:color w:val="auto"/>
        </w:rPr>
        <w:t>.</w:t>
      </w:r>
    </w:p>
    <w:p w14:paraId="1A2ABFB4" w14:textId="03C3CBDA" w:rsidR="007B7AD9" w:rsidRPr="004515C9" w:rsidRDefault="007D1A6B" w:rsidP="00810E35">
      <w:pPr>
        <w:pStyle w:val="Referencia2"/>
        <w:rPr>
          <w:rFonts w:cs="Arial"/>
          <w:color w:val="auto"/>
        </w:rPr>
      </w:pPr>
      <w:r w:rsidRPr="004515C9">
        <w:rPr>
          <w:rFonts w:cs="Arial"/>
          <w:color w:val="auto"/>
        </w:rPr>
        <w:t>A partir da década de 80, surgiram as primeiras conferências dedicadas a esse tópico</w:t>
      </w:r>
      <w:r w:rsidR="007F7D27">
        <w:rPr>
          <w:rFonts w:cs="Arial"/>
          <w:color w:val="auto"/>
        </w:rPr>
        <w:t xml:space="preserve"> e</w:t>
      </w:r>
      <w:r w:rsidR="005A178F">
        <w:rPr>
          <w:rFonts w:cs="Arial"/>
          <w:color w:val="auto"/>
        </w:rPr>
        <w:t>,</w:t>
      </w:r>
      <w:r w:rsidR="007F7D27">
        <w:rPr>
          <w:rFonts w:cs="Arial"/>
          <w:color w:val="auto"/>
        </w:rPr>
        <w:t xml:space="preserve"> a</w:t>
      </w:r>
      <w:r w:rsidR="00A91095" w:rsidRPr="004515C9">
        <w:rPr>
          <w:rFonts w:cs="Arial"/>
          <w:color w:val="auto"/>
        </w:rPr>
        <w:t xml:space="preserve">tualmente, os </w:t>
      </w:r>
      <w:r w:rsidR="0071408E" w:rsidRPr="004515C9">
        <w:rPr>
          <w:rFonts w:cs="Arial"/>
          <w:color w:val="auto"/>
        </w:rPr>
        <w:t>GAs</w:t>
      </w:r>
      <w:r w:rsidR="00A91095" w:rsidRPr="004515C9">
        <w:rPr>
          <w:rFonts w:cs="Arial"/>
          <w:color w:val="auto"/>
        </w:rPr>
        <w:t xml:space="preserve"> estão sendo aplicados em muitos problemas com interdisciplinaridade, pois devido à abrangência quase que ilimitada de seu uso, os cientistas da computação, se inspiram em outras áreas de atuação para utilização de </w:t>
      </w:r>
      <w:r w:rsidR="0071408E" w:rsidRPr="004515C9">
        <w:rPr>
          <w:rFonts w:cs="Arial"/>
          <w:color w:val="auto"/>
        </w:rPr>
        <w:t>GAs</w:t>
      </w:r>
      <w:r w:rsidR="00A91095" w:rsidRPr="004515C9">
        <w:rPr>
          <w:rFonts w:cs="Arial"/>
          <w:color w:val="auto"/>
        </w:rPr>
        <w:t xml:space="preserve"> para resoluções mais eficientes e inteligentes de problemas</w:t>
      </w:r>
      <w:r w:rsidR="005A178F">
        <w:rPr>
          <w:rFonts w:cs="Arial"/>
          <w:color w:val="auto"/>
        </w:rPr>
        <w:t xml:space="preserve"> (LINDEN, 20</w:t>
      </w:r>
      <w:r w:rsidR="00007929">
        <w:rPr>
          <w:rFonts w:cs="Arial"/>
          <w:color w:val="auto"/>
        </w:rPr>
        <w:t>08</w:t>
      </w:r>
      <w:r w:rsidR="005A178F">
        <w:rPr>
          <w:rFonts w:cs="Arial"/>
          <w:color w:val="auto"/>
        </w:rPr>
        <w:t>)</w:t>
      </w:r>
      <w:r w:rsidR="00A91095" w:rsidRPr="004515C9">
        <w:rPr>
          <w:rFonts w:cs="Arial"/>
          <w:color w:val="auto"/>
        </w:rPr>
        <w:t>.</w:t>
      </w:r>
    </w:p>
    <w:p w14:paraId="1C746F58" w14:textId="694BC2AC" w:rsidR="00990117" w:rsidRPr="004515C9" w:rsidRDefault="00990117" w:rsidP="00E6070F">
      <w:pPr>
        <w:pStyle w:val="Ttulo3"/>
      </w:pPr>
      <w:bookmarkStart w:id="724" w:name="_Toc51601297"/>
      <w:bookmarkStart w:id="725" w:name="_Toc55897129"/>
      <w:r w:rsidRPr="004515C9">
        <w:t>O que são algoritmos genéticos?</w:t>
      </w:r>
      <w:bookmarkEnd w:id="724"/>
      <w:bookmarkEnd w:id="725"/>
    </w:p>
    <w:p w14:paraId="24C30C90" w14:textId="77777777" w:rsidR="00C00CC0" w:rsidRDefault="00307271" w:rsidP="00B7710E">
      <w:r>
        <w:t>Segundo Carvalho (2020), a</w:t>
      </w:r>
      <w:r w:rsidR="0012351E" w:rsidRPr="004515C9">
        <w:t>lgoritmos genéticos são técnicas heurísticas de otimização global que usa uma busca de soluções baseada na metáfora do processo de evolução natural</w:t>
      </w:r>
      <w:r w:rsidR="00102DC3" w:rsidRPr="004515C9">
        <w:t>.</w:t>
      </w:r>
      <w:r>
        <w:t xml:space="preserve"> Dessa maneira, </w:t>
      </w:r>
      <w:r w:rsidR="00DF59F1" w:rsidRPr="004515C9">
        <w:t xml:space="preserve">usam uma busca paralela e estruturada, porém aleatória, que tem como direção a busca de pontos de “alta aptidão”, no caso, pontos que tenham relativamente os melhores resultados esperados. </w:t>
      </w:r>
      <w:r>
        <w:t>Adicionalmente</w:t>
      </w:r>
      <w:r w:rsidR="003839F2" w:rsidRPr="004515C9">
        <w:t xml:space="preserve">, </w:t>
      </w:r>
      <w:r w:rsidR="00025BB0" w:rsidRPr="004515C9">
        <w:t>os GAs</w:t>
      </w:r>
      <w:r w:rsidR="003839F2" w:rsidRPr="004515C9">
        <w:t xml:space="preserve"> explora</w:t>
      </w:r>
      <w:r w:rsidR="00025BB0" w:rsidRPr="004515C9">
        <w:t>m</w:t>
      </w:r>
      <w:r w:rsidR="003839F2" w:rsidRPr="004515C9">
        <w:t xml:space="preserve"> informações históricas para encontrar novos pontos com melhores desempenhos. Para isso são inferidos processos iterativos, onde cada resultado é </w:t>
      </w:r>
      <w:r w:rsidR="003839F2" w:rsidRPr="00C00CC0">
        <w:t>chamado de “geração”.</w:t>
      </w:r>
    </w:p>
    <w:p w14:paraId="33E5BD69" w14:textId="15A98E41" w:rsidR="002019F1" w:rsidRDefault="00025BB0" w:rsidP="00B7710E">
      <w:pPr>
        <w:rPr>
          <w:rFonts w:cs="Arial"/>
        </w:rPr>
      </w:pPr>
      <w:r w:rsidRPr="004515C9">
        <w:rPr>
          <w:rFonts w:cs="Arial"/>
        </w:rPr>
        <w:t xml:space="preserve">Os GAs </w:t>
      </w:r>
      <w:r w:rsidR="002019F1">
        <w:rPr>
          <w:rFonts w:cs="Arial"/>
        </w:rPr>
        <w:t>s</w:t>
      </w:r>
      <w:r w:rsidRPr="004515C9">
        <w:rPr>
          <w:rFonts w:cs="Arial"/>
        </w:rPr>
        <w:t>ão técnicas probabilísticas e não determinísticas. Dessa maneira, um GA com as mesmas características (população, parâmetros etc.) pode encontrar soluções diferentes a cada vez o que é executado</w:t>
      </w:r>
      <w:r w:rsidR="002019F1">
        <w:rPr>
          <w:rFonts w:cs="Arial"/>
        </w:rPr>
        <w:t xml:space="preserve"> (LINDEN, 2008)</w:t>
      </w:r>
      <w:r w:rsidRPr="004515C9">
        <w:rPr>
          <w:rFonts w:cs="Arial"/>
        </w:rPr>
        <w:t>.</w:t>
      </w:r>
      <w:r w:rsidR="002019F1">
        <w:rPr>
          <w:rFonts w:cs="Arial"/>
        </w:rPr>
        <w:t xml:space="preserve"> </w:t>
      </w:r>
    </w:p>
    <w:p w14:paraId="7946E7C5" w14:textId="5E46EFD5" w:rsidR="007A5A56" w:rsidRPr="004515C9" w:rsidRDefault="00046869" w:rsidP="00B7710E">
      <w:pPr>
        <w:rPr>
          <w:rFonts w:cs="Arial"/>
        </w:rPr>
      </w:pPr>
      <w:r w:rsidRPr="004515C9">
        <w:rPr>
          <w:rFonts w:cs="Arial"/>
        </w:rPr>
        <w:t xml:space="preserve">Nos </w:t>
      </w:r>
      <w:r w:rsidR="0071408E" w:rsidRPr="004515C9">
        <w:rPr>
          <w:rFonts w:cs="Arial"/>
        </w:rPr>
        <w:t>GAs</w:t>
      </w:r>
      <w:r w:rsidRPr="004515C9">
        <w:rPr>
          <w:rFonts w:cs="Arial"/>
        </w:rPr>
        <w:t xml:space="preserve">, os indivíduos </w:t>
      </w:r>
      <w:r w:rsidR="003839F2" w:rsidRPr="004515C9">
        <w:rPr>
          <w:rFonts w:cs="Arial"/>
        </w:rPr>
        <w:t xml:space="preserve">(geração) </w:t>
      </w:r>
      <w:r w:rsidR="007A5A56" w:rsidRPr="004515C9">
        <w:rPr>
          <w:rFonts w:cs="Arial"/>
        </w:rPr>
        <w:t>representam</w:t>
      </w:r>
      <w:r w:rsidRPr="004515C9">
        <w:rPr>
          <w:rFonts w:cs="Arial"/>
        </w:rPr>
        <w:t xml:space="preserve"> </w:t>
      </w:r>
      <w:r w:rsidR="007A5A56" w:rsidRPr="004515C9">
        <w:rPr>
          <w:rFonts w:cs="Arial"/>
        </w:rPr>
        <w:t xml:space="preserve">uma possível </w:t>
      </w:r>
      <w:r w:rsidRPr="004515C9">
        <w:rPr>
          <w:rFonts w:cs="Arial"/>
        </w:rPr>
        <w:t>soluç</w:t>
      </w:r>
      <w:r w:rsidR="007A5A56" w:rsidRPr="004515C9">
        <w:rPr>
          <w:rFonts w:cs="Arial"/>
        </w:rPr>
        <w:t>ão</w:t>
      </w:r>
      <w:r w:rsidRPr="004515C9">
        <w:rPr>
          <w:rFonts w:cs="Arial"/>
        </w:rPr>
        <w:t xml:space="preserve"> do problema que são criados e submetidos aos operadores genéticos (seleção, </w:t>
      </w:r>
      <w:r w:rsidRPr="004515C9">
        <w:rPr>
          <w:rFonts w:cs="Arial"/>
          <w:i/>
          <w:iCs/>
        </w:rPr>
        <w:t>crossover</w:t>
      </w:r>
      <w:r w:rsidRPr="004515C9">
        <w:rPr>
          <w:rFonts w:cs="Arial"/>
        </w:rPr>
        <w:t xml:space="preserve"> e mutação) para </w:t>
      </w:r>
      <w:r w:rsidR="003839F2" w:rsidRPr="004515C9">
        <w:rPr>
          <w:rFonts w:cs="Arial"/>
        </w:rPr>
        <w:t xml:space="preserve">a </w:t>
      </w:r>
      <w:r w:rsidRPr="004515C9">
        <w:rPr>
          <w:rFonts w:cs="Arial"/>
        </w:rPr>
        <w:t>geração de um novo indivíduo (</w:t>
      </w:r>
      <w:r w:rsidR="00105E8B" w:rsidRPr="004515C9">
        <w:rPr>
          <w:rFonts w:cs="Arial"/>
        </w:rPr>
        <w:t>“melhor”</w:t>
      </w:r>
      <w:r w:rsidRPr="004515C9">
        <w:rPr>
          <w:rFonts w:cs="Arial"/>
        </w:rPr>
        <w:t xml:space="preserve"> solução)</w:t>
      </w:r>
      <w:r w:rsidR="007A5A56" w:rsidRPr="004515C9">
        <w:rPr>
          <w:rFonts w:cs="Arial"/>
        </w:rPr>
        <w:t xml:space="preserve">, onde sua qualidade é submetida a uma </w:t>
      </w:r>
      <w:r w:rsidR="003839F2" w:rsidRPr="004515C9">
        <w:rPr>
          <w:rFonts w:cs="Arial"/>
        </w:rPr>
        <w:t xml:space="preserve">função de </w:t>
      </w:r>
      <w:r w:rsidR="007A5A56" w:rsidRPr="004515C9">
        <w:rPr>
          <w:rFonts w:cs="Arial"/>
        </w:rPr>
        <w:t>avaliação</w:t>
      </w:r>
      <w:r w:rsidR="00B7710E" w:rsidRPr="004515C9">
        <w:rPr>
          <w:rFonts w:cs="Arial"/>
        </w:rPr>
        <w:t>.</w:t>
      </w:r>
      <w:r w:rsidR="004855A0">
        <w:rPr>
          <w:rFonts w:cs="Arial"/>
        </w:rPr>
        <w:t xml:space="preserve"> </w:t>
      </w:r>
      <w:r w:rsidR="00B7710E" w:rsidRPr="004515C9">
        <w:rPr>
          <w:rFonts w:cs="Arial"/>
        </w:rPr>
        <w:t>A</w:t>
      </w:r>
      <w:r w:rsidR="007A5A56" w:rsidRPr="004515C9">
        <w:rPr>
          <w:rFonts w:cs="Arial"/>
        </w:rPr>
        <w:t xml:space="preserve"> qualidade dos resultados depende diretamente da qualidade da modelagem do problema</w:t>
      </w:r>
      <w:r w:rsidR="00B7710E" w:rsidRPr="004515C9">
        <w:rPr>
          <w:rFonts w:cs="Arial"/>
        </w:rPr>
        <w:t xml:space="preserve">, considerando a sua </w:t>
      </w:r>
      <w:r w:rsidR="007A5A56" w:rsidRPr="004515C9">
        <w:rPr>
          <w:rFonts w:cs="Arial"/>
          <w:b/>
          <w:bCs/>
        </w:rPr>
        <w:t>representação cromossômica</w:t>
      </w:r>
      <w:r w:rsidR="000041C9" w:rsidRPr="004515C9">
        <w:rPr>
          <w:rFonts w:cs="Arial"/>
          <w:b/>
          <w:bCs/>
        </w:rPr>
        <w:t xml:space="preserve"> e</w:t>
      </w:r>
      <w:r w:rsidR="007A5A56" w:rsidRPr="004515C9">
        <w:rPr>
          <w:rFonts w:cs="Arial"/>
          <w:b/>
          <w:bCs/>
        </w:rPr>
        <w:t xml:space="preserve"> decodificação</w:t>
      </w:r>
      <w:r w:rsidR="00B7710E" w:rsidRPr="004515C9">
        <w:rPr>
          <w:rFonts w:cs="Arial"/>
        </w:rPr>
        <w:t xml:space="preserve">, a </w:t>
      </w:r>
      <w:r w:rsidR="007A5A56" w:rsidRPr="004515C9">
        <w:rPr>
          <w:rFonts w:cs="Arial"/>
          <w:b/>
          <w:bCs/>
        </w:rPr>
        <w:t>função de avaliação</w:t>
      </w:r>
      <w:r w:rsidR="007A5A56" w:rsidRPr="004515C9">
        <w:rPr>
          <w:rFonts w:cs="Arial"/>
        </w:rPr>
        <w:t xml:space="preserve"> </w:t>
      </w:r>
      <w:r w:rsidR="00B7710E" w:rsidRPr="004515C9">
        <w:rPr>
          <w:rFonts w:cs="Arial"/>
        </w:rPr>
        <w:t xml:space="preserve">estabelecida e os </w:t>
      </w:r>
      <w:bookmarkStart w:id="726" w:name="_Hlk49939990"/>
      <w:r w:rsidR="007A5A56" w:rsidRPr="004515C9">
        <w:rPr>
          <w:rFonts w:cs="Arial"/>
          <w:b/>
          <w:bCs/>
        </w:rPr>
        <w:t>operadores genéticos</w:t>
      </w:r>
      <w:r w:rsidR="007A5A56" w:rsidRPr="004515C9">
        <w:rPr>
          <w:rFonts w:cs="Arial"/>
        </w:rPr>
        <w:t xml:space="preserve"> </w:t>
      </w:r>
      <w:bookmarkEnd w:id="726"/>
      <w:r w:rsidR="00B7710E" w:rsidRPr="004515C9">
        <w:rPr>
          <w:rFonts w:cs="Arial"/>
        </w:rPr>
        <w:t>escolhidos</w:t>
      </w:r>
      <w:r w:rsidR="004855A0">
        <w:rPr>
          <w:rFonts w:cs="Arial"/>
        </w:rPr>
        <w:t xml:space="preserve"> (ABREU; BORGES, 2019)</w:t>
      </w:r>
      <w:r w:rsidR="00B7710E" w:rsidRPr="004515C9">
        <w:rPr>
          <w:rFonts w:cs="Arial"/>
        </w:rPr>
        <w:t>.</w:t>
      </w:r>
    </w:p>
    <w:p w14:paraId="2E1763A1" w14:textId="2B33E7FA" w:rsidR="007026A6" w:rsidRPr="004515C9" w:rsidRDefault="007026A6" w:rsidP="007026A6">
      <w:pPr>
        <w:pStyle w:val="Ttulo4"/>
      </w:pPr>
      <w:bookmarkStart w:id="727" w:name="_Toc55897130"/>
      <w:r w:rsidRPr="004515C9">
        <w:t>Representação cromossômica</w:t>
      </w:r>
      <w:r w:rsidR="000041C9" w:rsidRPr="004515C9">
        <w:t xml:space="preserve"> e decodificação</w:t>
      </w:r>
      <w:bookmarkEnd w:id="727"/>
    </w:p>
    <w:p w14:paraId="6B730291" w14:textId="0E2A6A0F" w:rsidR="008A272D" w:rsidRPr="004515C9" w:rsidRDefault="008A272D" w:rsidP="006F6FEE">
      <w:pPr>
        <w:rPr>
          <w:rFonts w:cs="Arial"/>
        </w:rPr>
      </w:pPr>
      <w:r w:rsidRPr="004515C9">
        <w:rPr>
          <w:rFonts w:cs="Arial"/>
        </w:rPr>
        <w:t xml:space="preserve">A representação cromossomial </w:t>
      </w:r>
      <w:r w:rsidR="00724FD6" w:rsidRPr="004515C9">
        <w:rPr>
          <w:rFonts w:cs="Arial"/>
        </w:rPr>
        <w:t>consiste em</w:t>
      </w:r>
      <w:r w:rsidRPr="004515C9">
        <w:rPr>
          <w:rFonts w:cs="Arial"/>
        </w:rPr>
        <w:t xml:space="preserve"> uma forma de traduzir as informações do problema de uma maneira viável (matemática) para que possa ser solucionado pelo computador, sendo que quanto mais adequada a representação for ao problema, maior a qualidade dos resultados obtidos.</w:t>
      </w:r>
    </w:p>
    <w:p w14:paraId="23FBC089" w14:textId="0E177B52" w:rsidR="008A272D" w:rsidRPr="004515C9" w:rsidRDefault="006B6F39" w:rsidP="006F6FEE">
      <w:pPr>
        <w:rPr>
          <w:rFonts w:cs="Arial"/>
        </w:rPr>
      </w:pPr>
      <w:r w:rsidRPr="004515C9">
        <w:rPr>
          <w:rFonts w:cs="Arial"/>
        </w:rPr>
        <w:t>Sendo assim a representação cromossomial é completamente arbitrária e deve ser definida de acordo com o programador e o problema apresentado, porém deve ser o mais simples possível, incluindo principalmente todas as condições que impactam na solução</w:t>
      </w:r>
      <w:r w:rsidR="0099580D" w:rsidRPr="004515C9">
        <w:rPr>
          <w:rFonts w:cs="Arial"/>
        </w:rPr>
        <w:t>, como regras, restrições, objetivos, procedimentos etc</w:t>
      </w:r>
      <w:r w:rsidR="008855CD">
        <w:rPr>
          <w:rFonts w:cs="Arial"/>
        </w:rPr>
        <w:t>. (LINDEN, 2008)</w:t>
      </w:r>
      <w:r w:rsidRPr="004515C9">
        <w:rPr>
          <w:rFonts w:cs="Arial"/>
        </w:rPr>
        <w:t>.</w:t>
      </w:r>
    </w:p>
    <w:p w14:paraId="509AE51B" w14:textId="6391F866" w:rsidR="008118AE" w:rsidRPr="004515C9" w:rsidRDefault="0005525F" w:rsidP="009A19E2">
      <w:pPr>
        <w:rPr>
          <w:rFonts w:cs="Arial"/>
        </w:rPr>
      </w:pPr>
      <w:r>
        <w:rPr>
          <w:rFonts w:cs="Arial"/>
        </w:rPr>
        <w:t xml:space="preserve">Sousa </w:t>
      </w:r>
      <w:r w:rsidRPr="0005525F">
        <w:rPr>
          <w:rFonts w:cs="Arial"/>
          <w:i/>
          <w:iCs/>
        </w:rPr>
        <w:t>et al</w:t>
      </w:r>
      <w:r>
        <w:rPr>
          <w:rFonts w:cs="Arial"/>
        </w:rPr>
        <w:t xml:space="preserve">. (2016) </w:t>
      </w:r>
      <w:r w:rsidR="00D631B6">
        <w:rPr>
          <w:rFonts w:cs="Arial"/>
        </w:rPr>
        <w:t xml:space="preserve">apresentou </w:t>
      </w:r>
      <w:r>
        <w:rPr>
          <w:rFonts w:cs="Arial"/>
        </w:rPr>
        <w:t>o</w:t>
      </w:r>
      <w:r w:rsidR="009A19E2" w:rsidRPr="004515C9">
        <w:rPr>
          <w:rFonts w:cs="Arial"/>
        </w:rPr>
        <w:t xml:space="preserve"> problema das </w:t>
      </w:r>
      <w:r w:rsidR="008118AE" w:rsidRPr="004515C9">
        <w:rPr>
          <w:rFonts w:cs="Arial"/>
          <w:i/>
          <w:iCs/>
        </w:rPr>
        <w:t>n</w:t>
      </w:r>
      <w:r w:rsidR="008118AE" w:rsidRPr="004515C9">
        <w:rPr>
          <w:rFonts w:cs="Arial"/>
        </w:rPr>
        <w:t xml:space="preserve">-Rainhas, </w:t>
      </w:r>
      <w:r w:rsidR="009A19E2" w:rsidRPr="004515C9">
        <w:rPr>
          <w:rFonts w:cs="Arial"/>
        </w:rPr>
        <w:t>proposto por um enxadrista chamado Max Bezzel na revista Schachzeitung em 1848</w:t>
      </w:r>
      <w:r w:rsidR="008118AE" w:rsidRPr="004515C9">
        <w:rPr>
          <w:rFonts w:cs="Arial"/>
        </w:rPr>
        <w:t>, para demostrar de maneira básica a representação cromossomial</w:t>
      </w:r>
      <w:r w:rsidR="009A19E2" w:rsidRPr="004515C9">
        <w:rPr>
          <w:rFonts w:cs="Arial"/>
        </w:rPr>
        <w:t>.</w:t>
      </w:r>
    </w:p>
    <w:p w14:paraId="4DB51159" w14:textId="7FDDC4E7" w:rsidR="009A19E2" w:rsidRPr="004515C9" w:rsidRDefault="009A19E2" w:rsidP="009A19E2">
      <w:pPr>
        <w:rPr>
          <w:rFonts w:cs="Arial"/>
        </w:rPr>
      </w:pPr>
      <w:r w:rsidRPr="004515C9">
        <w:rPr>
          <w:rFonts w:cs="Arial"/>
        </w:rPr>
        <w:lastRenderedPageBreak/>
        <w:t xml:space="preserve">O problema das </w:t>
      </w:r>
      <w:r w:rsidRPr="004515C9">
        <w:rPr>
          <w:rFonts w:cs="Arial"/>
          <w:i/>
          <w:iCs/>
        </w:rPr>
        <w:t>n</w:t>
      </w:r>
      <w:r w:rsidRPr="004515C9">
        <w:rPr>
          <w:rFonts w:cs="Arial"/>
        </w:rPr>
        <w:t xml:space="preserve">-Rainhas consiste em distribuir </w:t>
      </w:r>
      <w:r w:rsidRPr="004515C9">
        <w:rPr>
          <w:rFonts w:cs="Arial"/>
          <w:i/>
          <w:iCs/>
        </w:rPr>
        <w:t>n</w:t>
      </w:r>
      <w:r w:rsidRPr="004515C9">
        <w:rPr>
          <w:rFonts w:cs="Arial"/>
        </w:rPr>
        <w:t xml:space="preserve"> rainhas do jogo de xadrez em um tabuleiro de tamanho “</w:t>
      </w:r>
      <w:r w:rsidRPr="004515C9">
        <w:rPr>
          <w:rFonts w:cs="Arial"/>
          <w:i/>
          <w:iCs/>
        </w:rPr>
        <w:t>n</w:t>
      </w:r>
      <w:r w:rsidRPr="004515C9">
        <w:rPr>
          <w:rFonts w:cs="Arial"/>
        </w:rPr>
        <w:t xml:space="preserve"> x </w:t>
      </w:r>
      <w:r w:rsidRPr="004515C9">
        <w:rPr>
          <w:rFonts w:cs="Arial"/>
          <w:i/>
          <w:iCs/>
        </w:rPr>
        <w:t>n</w:t>
      </w:r>
      <w:r w:rsidRPr="004515C9">
        <w:rPr>
          <w:rFonts w:cs="Arial"/>
        </w:rPr>
        <w:t xml:space="preserve">”, sem que uma rainha ameace outra. Isto significa que duas rainhas não podem se localizar numa mesma linha, coluna ou diagonal.  </w:t>
      </w:r>
    </w:p>
    <w:p w14:paraId="5A654975" w14:textId="428D9896" w:rsidR="003F6C49" w:rsidRDefault="00BB5432" w:rsidP="00191316">
      <w:pPr>
        <w:rPr>
          <w:rFonts w:cs="Arial"/>
        </w:rPr>
      </w:pPr>
      <w:r w:rsidRPr="004515C9">
        <w:rPr>
          <w:rFonts w:cs="Arial"/>
        </w:rPr>
        <w:t xml:space="preserve">Considerando, por exemplo, “n=8”, ou seja, uma matriz “8x8” para implementar soluções utilizando algoritmos genéticos para o problema, </w:t>
      </w:r>
      <w:r w:rsidR="00191316" w:rsidRPr="004515C9">
        <w:rPr>
          <w:rFonts w:cs="Arial"/>
        </w:rPr>
        <w:t xml:space="preserve">pode-se representar o cromossomo através de um vetor de 8 posições, </w:t>
      </w:r>
      <w:r w:rsidRPr="004515C9">
        <w:rPr>
          <w:rFonts w:cs="Arial"/>
        </w:rPr>
        <w:t>onde as colunas são representadas pelos índices do vetor eu seu conteúdo representa a coluna onde está localizada a rainha</w:t>
      </w:r>
      <w:r w:rsidR="008118AE" w:rsidRPr="004515C9">
        <w:rPr>
          <w:rFonts w:cs="Arial"/>
        </w:rPr>
        <w:t xml:space="preserve">, conforme Figura </w:t>
      </w:r>
      <w:r w:rsidR="00171ACC" w:rsidRPr="004515C9">
        <w:rPr>
          <w:rFonts w:cs="Arial"/>
        </w:rPr>
        <w:t>1</w:t>
      </w:r>
      <w:r w:rsidR="00790304">
        <w:rPr>
          <w:rFonts w:cs="Arial"/>
        </w:rPr>
        <w:t>1</w:t>
      </w:r>
      <w:r w:rsidR="003F6C49" w:rsidRPr="004515C9">
        <w:rPr>
          <w:rFonts w:cs="Arial"/>
        </w:rPr>
        <w:t>.</w:t>
      </w:r>
    </w:p>
    <w:p w14:paraId="15832E37" w14:textId="6F83BF5D" w:rsidR="00D631B6" w:rsidRPr="004515C9" w:rsidRDefault="00D631B6" w:rsidP="00D631B6">
      <w:pPr>
        <w:pStyle w:val="Figura"/>
      </w:pPr>
      <w:bookmarkStart w:id="728" w:name="_Toc55897165"/>
      <w:r w:rsidRPr="00D631B6">
        <w:rPr>
          <w:b/>
          <w:bCs/>
        </w:rPr>
        <w:t>Figura 1</w:t>
      </w:r>
      <w:r w:rsidR="00790304">
        <w:rPr>
          <w:b/>
          <w:bCs/>
        </w:rPr>
        <w:t>1</w:t>
      </w:r>
      <w:r w:rsidRPr="004515C9">
        <w:t xml:space="preserve"> – Representação cromossomial para a solução do problema n-Rainhas</w:t>
      </w:r>
      <w:bookmarkEnd w:id="728"/>
    </w:p>
    <w:p w14:paraId="5161EA4A" w14:textId="035F93D5" w:rsidR="000C542C" w:rsidRPr="004515C9" w:rsidRDefault="007D6424" w:rsidP="00D2536D">
      <w:pPr>
        <w:jc w:val="center"/>
        <w:rPr>
          <w:rFonts w:cs="Arial"/>
        </w:rPr>
      </w:pPr>
      <w:r>
        <w:rPr>
          <w:rFonts w:cs="Arial"/>
          <w:noProof/>
        </w:rPr>
        <w:drawing>
          <wp:inline distT="0" distB="0" distL="0" distR="0" wp14:anchorId="05B3A4F9" wp14:editId="40C57C51">
            <wp:extent cx="4292351" cy="405148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2170" cy="4060748"/>
                    </a:xfrm>
                    <a:prstGeom prst="rect">
                      <a:avLst/>
                    </a:prstGeom>
                    <a:noFill/>
                  </pic:spPr>
                </pic:pic>
              </a:graphicData>
            </a:graphic>
          </wp:inline>
        </w:drawing>
      </w:r>
    </w:p>
    <w:p w14:paraId="489D75A0" w14:textId="3AD2F077" w:rsidR="00D631B6" w:rsidRPr="00D631B6" w:rsidRDefault="00D631B6" w:rsidP="00D631B6">
      <w:pPr>
        <w:pStyle w:val="RefFigTab"/>
        <w:rPr>
          <w:rStyle w:val="RefernciaSutil"/>
          <w:smallCaps w:val="0"/>
          <w:color w:val="auto"/>
        </w:rPr>
      </w:pPr>
      <w:r w:rsidRPr="00D631B6">
        <w:rPr>
          <w:rStyle w:val="RefernciaSutil"/>
          <w:b/>
          <w:bCs/>
          <w:smallCaps w:val="0"/>
          <w:color w:val="auto"/>
        </w:rPr>
        <w:t>Fonte</w:t>
      </w:r>
      <w:r w:rsidRPr="00D631B6">
        <w:rPr>
          <w:rStyle w:val="RefernciaSutil"/>
          <w:smallCaps w:val="0"/>
          <w:color w:val="auto"/>
        </w:rPr>
        <w:t xml:space="preserve">: Adaptado de Souza </w:t>
      </w:r>
      <w:r w:rsidRPr="00D631B6">
        <w:rPr>
          <w:rStyle w:val="RefernciaSutil"/>
          <w:i/>
          <w:iCs/>
          <w:smallCaps w:val="0"/>
          <w:color w:val="auto"/>
        </w:rPr>
        <w:t>et al.</w:t>
      </w:r>
      <w:r w:rsidRPr="00D631B6">
        <w:rPr>
          <w:rStyle w:val="RefernciaSutil"/>
          <w:smallCaps w:val="0"/>
          <w:color w:val="auto"/>
        </w:rPr>
        <w:t xml:space="preserve"> (2016).</w:t>
      </w:r>
    </w:p>
    <w:p w14:paraId="6065A70F" w14:textId="7D825C6D" w:rsidR="00317627" w:rsidRPr="004515C9" w:rsidRDefault="00317627" w:rsidP="000041C9">
      <w:pPr>
        <w:rPr>
          <w:rFonts w:cs="Arial"/>
          <w:szCs w:val="22"/>
        </w:rPr>
      </w:pPr>
      <w:r w:rsidRPr="004515C9">
        <w:rPr>
          <w:rFonts w:cs="Arial"/>
          <w:szCs w:val="22"/>
        </w:rPr>
        <w:t>Na figura 1</w:t>
      </w:r>
      <w:r w:rsidR="00790304">
        <w:rPr>
          <w:rFonts w:cs="Arial"/>
          <w:szCs w:val="22"/>
        </w:rPr>
        <w:t>1</w:t>
      </w:r>
      <w:r w:rsidRPr="004515C9">
        <w:rPr>
          <w:rFonts w:cs="Arial"/>
          <w:szCs w:val="22"/>
        </w:rPr>
        <w:t>, o vetor em amarelo, com bordas vermelhas, representa o cromossomo, que seria o resultado da localização de todas as rainhas no tabuleiro, e cada célula desse vetor é considerado um gene, pois contém a informação da localização da respectiva rainha.</w:t>
      </w:r>
    </w:p>
    <w:p w14:paraId="5344678E" w14:textId="70AD2275" w:rsidR="00EA2B06" w:rsidRPr="004515C9" w:rsidRDefault="000041C9" w:rsidP="000041C9">
      <w:pPr>
        <w:rPr>
          <w:rFonts w:cs="Arial"/>
        </w:rPr>
      </w:pPr>
      <w:r w:rsidRPr="004515C9">
        <w:rPr>
          <w:rFonts w:cs="Arial"/>
          <w:szCs w:val="22"/>
        </w:rPr>
        <w:t xml:space="preserve">Para representação do problema, também é importante </w:t>
      </w:r>
      <w:r w:rsidR="00EA2B06" w:rsidRPr="004515C9">
        <w:rPr>
          <w:rFonts w:cs="Arial"/>
        </w:rPr>
        <w:t xml:space="preserve">incluir as </w:t>
      </w:r>
      <w:r w:rsidR="004879B1" w:rsidRPr="004515C9">
        <w:rPr>
          <w:rFonts w:cs="Arial"/>
        </w:rPr>
        <w:t>peculiaridades</w:t>
      </w:r>
      <w:r w:rsidR="00EA2B06" w:rsidRPr="004515C9">
        <w:rPr>
          <w:rFonts w:cs="Arial"/>
        </w:rPr>
        <w:t xml:space="preserve"> do problema, como restrições, procedimentos, parâmetros e demais informações necessárias quem impactam na solução do problema.</w:t>
      </w:r>
      <w:r w:rsidR="006223ED" w:rsidRPr="004515C9">
        <w:rPr>
          <w:rFonts w:cs="Arial"/>
        </w:rPr>
        <w:t xml:space="preserve"> Quanto melhor </w:t>
      </w:r>
      <w:r w:rsidR="003E5761" w:rsidRPr="004515C9">
        <w:rPr>
          <w:rFonts w:cs="Arial"/>
        </w:rPr>
        <w:t xml:space="preserve">estão decodificadas </w:t>
      </w:r>
      <w:r w:rsidR="006223ED" w:rsidRPr="004515C9">
        <w:rPr>
          <w:rFonts w:cs="Arial"/>
        </w:rPr>
        <w:t xml:space="preserve">as características </w:t>
      </w:r>
      <w:r w:rsidR="004879B1" w:rsidRPr="004515C9">
        <w:rPr>
          <w:rFonts w:cs="Arial"/>
        </w:rPr>
        <w:t>do problema</w:t>
      </w:r>
      <w:r w:rsidR="006223ED" w:rsidRPr="004515C9">
        <w:rPr>
          <w:rFonts w:cs="Arial"/>
        </w:rPr>
        <w:t>, melhor é o resultado esperado para a solução.</w:t>
      </w:r>
    </w:p>
    <w:p w14:paraId="12484273" w14:textId="701C6C48" w:rsidR="002129CE" w:rsidRPr="004515C9" w:rsidRDefault="00F06C4B" w:rsidP="002129CE">
      <w:pPr>
        <w:pStyle w:val="Ttulo4"/>
      </w:pPr>
      <w:bookmarkStart w:id="729" w:name="_Toc55897131"/>
      <w:r w:rsidRPr="004515C9">
        <w:lastRenderedPageBreak/>
        <w:t xml:space="preserve">Função de </w:t>
      </w:r>
      <w:r w:rsidR="002129CE" w:rsidRPr="004515C9">
        <w:t>Avaliação</w:t>
      </w:r>
      <w:bookmarkEnd w:id="729"/>
    </w:p>
    <w:p w14:paraId="6879A487" w14:textId="2900D490" w:rsidR="00264ABD" w:rsidRPr="004515C9" w:rsidRDefault="008A41BF" w:rsidP="00F945CC">
      <w:pPr>
        <w:rPr>
          <w:rFonts w:cs="Arial"/>
        </w:rPr>
      </w:pPr>
      <w:r w:rsidRPr="004515C9">
        <w:rPr>
          <w:rFonts w:cs="Arial"/>
        </w:rPr>
        <w:t xml:space="preserve">Os GAs </w:t>
      </w:r>
      <w:r w:rsidR="004F3217" w:rsidRPr="004515C9">
        <w:rPr>
          <w:rFonts w:cs="Arial"/>
        </w:rPr>
        <w:t xml:space="preserve">utilizam a </w:t>
      </w:r>
      <w:r w:rsidR="00FD035C" w:rsidRPr="004515C9">
        <w:rPr>
          <w:rFonts w:cs="Arial"/>
          <w:b/>
          <w:bCs/>
        </w:rPr>
        <w:t>Função de</w:t>
      </w:r>
      <w:r w:rsidR="00FD035C" w:rsidRPr="004515C9">
        <w:rPr>
          <w:rFonts w:cs="Arial"/>
        </w:rPr>
        <w:t xml:space="preserve"> </w:t>
      </w:r>
      <w:r w:rsidR="004F3217" w:rsidRPr="004515C9">
        <w:rPr>
          <w:rFonts w:cs="Arial"/>
          <w:b/>
          <w:bCs/>
        </w:rPr>
        <w:t>Avaliação</w:t>
      </w:r>
      <w:r w:rsidR="004F3217" w:rsidRPr="004515C9">
        <w:rPr>
          <w:rFonts w:cs="Arial"/>
        </w:rPr>
        <w:t xml:space="preserve"> como ferramenta para o processo de evolução natural destes indivíduos, que poderá ocasionar em indivíduo que representa uma boa solução para o problema em questão.</w:t>
      </w:r>
      <w:r w:rsidR="00F945CC">
        <w:rPr>
          <w:rFonts w:cs="Arial"/>
        </w:rPr>
        <w:t xml:space="preserve"> O</w:t>
      </w:r>
      <w:r w:rsidR="0089428F" w:rsidRPr="004515C9">
        <w:rPr>
          <w:rFonts w:cs="Arial"/>
        </w:rPr>
        <w:t xml:space="preserve">s </w:t>
      </w:r>
      <w:r w:rsidR="0071408E" w:rsidRPr="004515C9">
        <w:rPr>
          <w:rFonts w:cs="Arial"/>
        </w:rPr>
        <w:t>GAs</w:t>
      </w:r>
      <w:r w:rsidR="0089428F" w:rsidRPr="004515C9">
        <w:rPr>
          <w:rFonts w:cs="Arial"/>
        </w:rPr>
        <w:t xml:space="preserve"> utilizam processo de busca de solução baseado no mecanismo de seleção natural e genética, combinando a sobrevivência entre os melhores indivíduos para formar uma estrutura de busca heurística.</w:t>
      </w:r>
      <w:r w:rsidR="00105E8B" w:rsidRPr="004515C9">
        <w:rPr>
          <w:rFonts w:cs="Arial"/>
        </w:rPr>
        <w:t xml:space="preserve"> </w:t>
      </w:r>
    </w:p>
    <w:p w14:paraId="5A3FE726" w14:textId="1B8C47B8" w:rsidR="00105E8B" w:rsidRPr="004515C9" w:rsidRDefault="00F945CC" w:rsidP="00046869">
      <w:pPr>
        <w:rPr>
          <w:rFonts w:cs="Arial"/>
        </w:rPr>
      </w:pPr>
      <w:r>
        <w:rPr>
          <w:rFonts w:cs="Arial"/>
        </w:rPr>
        <w:t>Dessa maneira,</w:t>
      </w:r>
      <w:r w:rsidR="00105E8B" w:rsidRPr="004515C9">
        <w:rPr>
          <w:rFonts w:cs="Arial"/>
        </w:rPr>
        <w:t xml:space="preserve"> </w:t>
      </w:r>
      <w:r>
        <w:rPr>
          <w:rFonts w:cs="Arial"/>
        </w:rPr>
        <w:t xml:space="preserve">Linden (2008) cita que </w:t>
      </w:r>
      <w:r w:rsidR="00105E8B" w:rsidRPr="004515C9">
        <w:rPr>
          <w:rFonts w:cs="Arial"/>
        </w:rPr>
        <w:t>os GAs não ficam estagnados pelo fato de terem encontrado o máximo local, ele continua a busca por indivíduos ainda melhores</w:t>
      </w:r>
      <w:r w:rsidR="00264ABD" w:rsidRPr="004515C9">
        <w:rPr>
          <w:rFonts w:cs="Arial"/>
        </w:rPr>
        <w:t xml:space="preserve">, assim como </w:t>
      </w:r>
      <w:r w:rsidR="00105E8B" w:rsidRPr="004515C9">
        <w:rPr>
          <w:rFonts w:cs="Arial"/>
        </w:rPr>
        <w:t>a evolução natural</w:t>
      </w:r>
      <w:r w:rsidR="00264ABD" w:rsidRPr="004515C9">
        <w:rPr>
          <w:rFonts w:cs="Arial"/>
        </w:rPr>
        <w:t>, que</w:t>
      </w:r>
      <w:r w:rsidR="00105E8B" w:rsidRPr="004515C9">
        <w:rPr>
          <w:rFonts w:cs="Arial"/>
        </w:rPr>
        <w:t xml:space="preserve"> não é um processo dirigido na obtenção de solução ótima, ele consiste na competição de uma série de indivíduos no processo de sobrevivência do mais apto, sendo que os melhores indivíduos tendem a sobreviver. </w:t>
      </w:r>
    </w:p>
    <w:p w14:paraId="4B6263FE" w14:textId="292AA410" w:rsidR="004A4F7E" w:rsidRPr="00F9066D" w:rsidRDefault="004A4F7E" w:rsidP="00264ABD">
      <w:pPr>
        <w:rPr>
          <w:rFonts w:cs="Arial"/>
        </w:rPr>
      </w:pPr>
      <w:r w:rsidRPr="004515C9">
        <w:rPr>
          <w:rFonts w:cs="Arial"/>
        </w:rPr>
        <w:t xml:space="preserve">A função de avaliação auxilia na diferenciação entre boas e más soluções e para isso deve contemplar todas as características do problema a ser resolvido e a qualidade </w:t>
      </w:r>
      <w:r w:rsidRPr="00F9066D">
        <w:rPr>
          <w:rFonts w:cs="Arial"/>
        </w:rPr>
        <w:t>esperada para a solução</w:t>
      </w:r>
      <w:r w:rsidR="00F945CC" w:rsidRPr="00F9066D">
        <w:rPr>
          <w:rFonts w:cs="Arial"/>
        </w:rPr>
        <w:t xml:space="preserve"> (</w:t>
      </w:r>
      <w:r w:rsidR="00F945CC" w:rsidRPr="00F9066D">
        <w:rPr>
          <w:rFonts w:cs="Arial"/>
          <w:rPrChange w:id="730" w:author="Milene França" w:date="2020-10-28T13:42:00Z">
            <w:rPr>
              <w:rFonts w:cs="Arial"/>
              <w:color w:val="FF0000"/>
            </w:rPr>
          </w:rPrChange>
        </w:rPr>
        <w:t xml:space="preserve">ABREU; </w:t>
      </w:r>
      <w:del w:id="731" w:author="Milene França" w:date="2020-10-28T13:42:00Z">
        <w:r w:rsidR="00F945CC" w:rsidRPr="00F9066D" w:rsidDel="00F9066D">
          <w:rPr>
            <w:rFonts w:cs="Arial"/>
            <w:rPrChange w:id="732" w:author="Milene França" w:date="2020-10-28T13:42:00Z">
              <w:rPr>
                <w:rFonts w:cs="Arial"/>
                <w:color w:val="FF0000"/>
              </w:rPr>
            </w:rPrChange>
          </w:rPr>
          <w:delText>BORGES</w:delText>
        </w:r>
      </w:del>
      <w:ins w:id="733" w:author="Milene França" w:date="2020-10-28T13:42:00Z">
        <w:r w:rsidR="00F9066D" w:rsidRPr="00F9066D">
          <w:rPr>
            <w:rFonts w:cs="Arial"/>
            <w:rPrChange w:id="734" w:author="Milene França" w:date="2020-10-28T13:42:00Z">
              <w:rPr>
                <w:rFonts w:cs="Arial"/>
                <w:color w:val="FF0000"/>
              </w:rPr>
            </w:rPrChange>
          </w:rPr>
          <w:t>COELHO</w:t>
        </w:r>
      </w:ins>
      <w:r w:rsidR="00F945CC" w:rsidRPr="00F9066D">
        <w:rPr>
          <w:rFonts w:cs="Arial"/>
          <w:rPrChange w:id="735" w:author="Milene França" w:date="2020-10-28T13:42:00Z">
            <w:rPr>
              <w:rFonts w:cs="Arial"/>
              <w:color w:val="FF0000"/>
            </w:rPr>
          </w:rPrChange>
        </w:rPr>
        <w:t>, 20</w:t>
      </w:r>
      <w:ins w:id="736" w:author="Milene França" w:date="2020-10-28T13:42:00Z">
        <w:r w:rsidR="00F9066D" w:rsidRPr="00F9066D">
          <w:rPr>
            <w:rFonts w:cs="Arial"/>
            <w:rPrChange w:id="737" w:author="Milene França" w:date="2020-10-28T13:42:00Z">
              <w:rPr>
                <w:rFonts w:cs="Arial"/>
                <w:color w:val="FF0000"/>
              </w:rPr>
            </w:rPrChange>
          </w:rPr>
          <w:t>20</w:t>
        </w:r>
      </w:ins>
      <w:del w:id="738" w:author="Milene França" w:date="2020-10-28T13:42:00Z">
        <w:r w:rsidR="00F945CC" w:rsidRPr="00F9066D" w:rsidDel="00F9066D">
          <w:rPr>
            <w:rFonts w:cs="Arial"/>
            <w:rPrChange w:id="739" w:author="Milene França" w:date="2020-10-28T13:42:00Z">
              <w:rPr>
                <w:rFonts w:cs="Arial"/>
                <w:color w:val="FF0000"/>
              </w:rPr>
            </w:rPrChange>
          </w:rPr>
          <w:delText>19</w:delText>
        </w:r>
      </w:del>
      <w:r w:rsidR="00F945CC" w:rsidRPr="00F9066D">
        <w:rPr>
          <w:rFonts w:cs="Arial"/>
        </w:rPr>
        <w:t>)</w:t>
      </w:r>
      <w:r w:rsidRPr="00F9066D">
        <w:rPr>
          <w:rFonts w:cs="Arial"/>
        </w:rPr>
        <w:t>.</w:t>
      </w:r>
    </w:p>
    <w:p w14:paraId="069C4F0F" w14:textId="094F9B32" w:rsidR="00241948" w:rsidRPr="004515C9" w:rsidRDefault="000459D8" w:rsidP="000079FD">
      <w:pPr>
        <w:rPr>
          <w:rFonts w:cs="Arial"/>
        </w:rPr>
      </w:pPr>
      <w:r w:rsidRPr="004515C9">
        <w:rPr>
          <w:rFonts w:cs="Arial"/>
        </w:rPr>
        <w:t>No caso do exemplo do problema da n-Rainha, a função de avaliação deve compor uma equação que</w:t>
      </w:r>
      <w:r w:rsidR="00E2354B" w:rsidRPr="004515C9">
        <w:rPr>
          <w:rFonts w:cs="Arial"/>
        </w:rPr>
        <w:t>,</w:t>
      </w:r>
      <w:r w:rsidRPr="004515C9">
        <w:rPr>
          <w:rFonts w:cs="Arial"/>
        </w:rPr>
        <w:t xml:space="preserve"> utilizando a representação cromossomial, avalia </w:t>
      </w:r>
      <w:r w:rsidR="005923BB" w:rsidRPr="004515C9">
        <w:rPr>
          <w:rFonts w:cs="Arial"/>
        </w:rPr>
        <w:t>se nas soluções,</w:t>
      </w:r>
      <w:r w:rsidRPr="004515C9">
        <w:rPr>
          <w:rFonts w:cs="Arial"/>
        </w:rPr>
        <w:t xml:space="preserve"> as rainhas não se atacam nem </w:t>
      </w:r>
      <w:r w:rsidR="005923BB" w:rsidRPr="004515C9">
        <w:rPr>
          <w:rFonts w:cs="Arial"/>
        </w:rPr>
        <w:t>na diagonal</w:t>
      </w:r>
      <w:r w:rsidR="00444500">
        <w:rPr>
          <w:rFonts w:cs="Arial"/>
        </w:rPr>
        <w:t>, nem na vertical</w:t>
      </w:r>
      <w:r w:rsidR="005923BB" w:rsidRPr="004515C9">
        <w:rPr>
          <w:rFonts w:cs="Arial"/>
        </w:rPr>
        <w:t xml:space="preserve"> e nem </w:t>
      </w:r>
      <w:r w:rsidRPr="004515C9">
        <w:rPr>
          <w:rFonts w:cs="Arial"/>
        </w:rPr>
        <w:t>na horizontal</w:t>
      </w:r>
      <w:r w:rsidR="005923BB" w:rsidRPr="004515C9">
        <w:rPr>
          <w:rFonts w:cs="Arial"/>
        </w:rPr>
        <w:t>. O resultado dessa avaliação é utilizado para definir a qualidade d</w:t>
      </w:r>
      <w:r w:rsidR="00041B8F" w:rsidRPr="004515C9">
        <w:rPr>
          <w:rFonts w:cs="Arial"/>
        </w:rPr>
        <w:t>a solução (</w:t>
      </w:r>
      <w:r w:rsidR="005923BB" w:rsidRPr="004515C9">
        <w:rPr>
          <w:rFonts w:cs="Arial"/>
        </w:rPr>
        <w:t>cromossomo).</w:t>
      </w:r>
    </w:p>
    <w:p w14:paraId="00029AC3" w14:textId="3EA0513C" w:rsidR="000459D8" w:rsidRDefault="00FD035C" w:rsidP="000079FD">
      <w:pPr>
        <w:rPr>
          <w:rFonts w:cs="Arial"/>
        </w:rPr>
      </w:pPr>
      <w:r w:rsidRPr="004515C9">
        <w:rPr>
          <w:rFonts w:cs="Arial"/>
        </w:rPr>
        <w:t>A função de avaliação, dessa forma, calcula numericamente o quão bo</w:t>
      </w:r>
      <w:r w:rsidR="005473EB">
        <w:rPr>
          <w:rFonts w:cs="Arial"/>
        </w:rPr>
        <w:t>a</w:t>
      </w:r>
      <w:r w:rsidRPr="004515C9">
        <w:rPr>
          <w:rFonts w:cs="Arial"/>
        </w:rPr>
        <w:t xml:space="preserve"> uma solução (cromossomo) representa para o problema. Esse valor é utilizado na escolha dos indivíduos descendentes pelo módulo de seleção, buscando melhorar a solução através da utilização da função de avaliação como parâmetro</w:t>
      </w:r>
      <w:r w:rsidR="00105237" w:rsidRPr="004515C9">
        <w:rPr>
          <w:rFonts w:cs="Arial"/>
        </w:rPr>
        <w:t xml:space="preserve"> (Figura </w:t>
      </w:r>
      <w:r w:rsidR="00171ACC" w:rsidRPr="004515C9">
        <w:rPr>
          <w:rFonts w:cs="Arial"/>
        </w:rPr>
        <w:t>1</w:t>
      </w:r>
      <w:r w:rsidR="00790304">
        <w:rPr>
          <w:rFonts w:cs="Arial"/>
        </w:rPr>
        <w:t>2</w:t>
      </w:r>
      <w:r w:rsidR="00105237" w:rsidRPr="004515C9">
        <w:rPr>
          <w:rFonts w:cs="Arial"/>
        </w:rPr>
        <w:t>)</w:t>
      </w:r>
      <w:r w:rsidRPr="004515C9">
        <w:rPr>
          <w:rFonts w:cs="Arial"/>
        </w:rPr>
        <w:t>.</w:t>
      </w:r>
    </w:p>
    <w:p w14:paraId="156EFD29" w14:textId="2623D8F8" w:rsidR="005473EB" w:rsidRPr="004515C9" w:rsidRDefault="005473EB" w:rsidP="005473EB">
      <w:pPr>
        <w:pStyle w:val="Figura"/>
        <w:rPr>
          <w:rFonts w:cs="Arial"/>
        </w:rPr>
      </w:pPr>
      <w:bookmarkStart w:id="740" w:name="_Toc55897166"/>
      <w:r w:rsidRPr="005473EB">
        <w:rPr>
          <w:b/>
          <w:bCs/>
        </w:rPr>
        <w:t>Figura 1</w:t>
      </w:r>
      <w:r w:rsidR="00790304">
        <w:rPr>
          <w:b/>
          <w:bCs/>
        </w:rPr>
        <w:t>2</w:t>
      </w:r>
      <w:r w:rsidRPr="004515C9">
        <w:t xml:space="preserve"> – Solução proposta para </w:t>
      </w:r>
      <w:r w:rsidRPr="004515C9">
        <w:rPr>
          <w:i/>
          <w:iCs/>
        </w:rPr>
        <w:t>n</w:t>
      </w:r>
      <w:r w:rsidRPr="004515C9">
        <w:t xml:space="preserve"> = 8</w:t>
      </w:r>
      <w:bookmarkEnd w:id="740"/>
    </w:p>
    <w:p w14:paraId="5FF3F5E9" w14:textId="68E8E5C8" w:rsidR="00FD035C" w:rsidRDefault="00105237" w:rsidP="00EE50BC">
      <w:pPr>
        <w:jc w:val="center"/>
        <w:rPr>
          <w:rFonts w:cs="Arial"/>
        </w:rPr>
      </w:pPr>
      <w:r w:rsidRPr="004515C9">
        <w:rPr>
          <w:rFonts w:cs="Arial"/>
        </w:rPr>
        <w:t xml:space="preserve"> </w:t>
      </w:r>
      <w:r w:rsidR="00757C39">
        <w:rPr>
          <w:noProof/>
        </w:rPr>
        <w:drawing>
          <wp:inline distT="0" distB="0" distL="0" distR="0" wp14:anchorId="49C40A2A" wp14:editId="7D9206D1">
            <wp:extent cx="2772461" cy="2246936"/>
            <wp:effectExtent l="0" t="0" r="889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087" cy="2261221"/>
                    </a:xfrm>
                    <a:prstGeom prst="rect">
                      <a:avLst/>
                    </a:prstGeom>
                  </pic:spPr>
                </pic:pic>
              </a:graphicData>
            </a:graphic>
          </wp:inline>
        </w:drawing>
      </w:r>
    </w:p>
    <w:p w14:paraId="2F2F492E" w14:textId="77777777" w:rsidR="005473EB" w:rsidRPr="00D631B6" w:rsidRDefault="005473EB" w:rsidP="005473EB">
      <w:pPr>
        <w:pStyle w:val="RefFigTab"/>
        <w:rPr>
          <w:rStyle w:val="RefernciaSutil"/>
          <w:smallCaps w:val="0"/>
          <w:color w:val="auto"/>
        </w:rPr>
      </w:pPr>
      <w:r w:rsidRPr="00D631B6">
        <w:rPr>
          <w:rStyle w:val="RefernciaSutil"/>
          <w:b/>
          <w:bCs/>
          <w:smallCaps w:val="0"/>
          <w:color w:val="auto"/>
        </w:rPr>
        <w:t>Fonte</w:t>
      </w:r>
      <w:r w:rsidRPr="00D631B6">
        <w:rPr>
          <w:rStyle w:val="RefernciaSutil"/>
          <w:smallCaps w:val="0"/>
          <w:color w:val="auto"/>
        </w:rPr>
        <w:t xml:space="preserve">: Adaptado de Souza </w:t>
      </w:r>
      <w:r w:rsidRPr="00D631B6">
        <w:rPr>
          <w:rStyle w:val="RefernciaSutil"/>
          <w:i/>
          <w:iCs/>
          <w:smallCaps w:val="0"/>
          <w:color w:val="auto"/>
        </w:rPr>
        <w:t>et al.</w:t>
      </w:r>
      <w:r w:rsidRPr="00D631B6">
        <w:rPr>
          <w:rStyle w:val="RefernciaSutil"/>
          <w:smallCaps w:val="0"/>
          <w:color w:val="auto"/>
        </w:rPr>
        <w:t xml:space="preserve"> (2016).</w:t>
      </w:r>
    </w:p>
    <w:p w14:paraId="47CC3462" w14:textId="23C291AB" w:rsidR="00EA2B06" w:rsidRPr="004515C9" w:rsidRDefault="00EA2B06" w:rsidP="00241948">
      <w:pPr>
        <w:pStyle w:val="Ttulo4"/>
      </w:pPr>
      <w:bookmarkStart w:id="741" w:name="_Toc55897132"/>
      <w:r w:rsidRPr="004515C9">
        <w:t>Operadores Genéticos</w:t>
      </w:r>
      <w:bookmarkEnd w:id="741"/>
    </w:p>
    <w:p w14:paraId="40B31335" w14:textId="467626D8" w:rsidR="004B1BF3" w:rsidRPr="004515C9" w:rsidRDefault="003325A9" w:rsidP="004B1BF3">
      <w:pPr>
        <w:rPr>
          <w:rFonts w:cs="Arial"/>
        </w:rPr>
      </w:pPr>
      <w:r>
        <w:rPr>
          <w:rFonts w:cs="Arial"/>
        </w:rPr>
        <w:t>Conforme Carvalho (2020), a</w:t>
      </w:r>
      <w:r w:rsidR="001C2F6D" w:rsidRPr="004515C9">
        <w:rPr>
          <w:rFonts w:cs="Arial"/>
        </w:rPr>
        <w:t xml:space="preserve"> função dos operadores genéticos é transformar a população (soluç</w:t>
      </w:r>
      <w:r w:rsidR="00727CE4" w:rsidRPr="004515C9">
        <w:rPr>
          <w:rFonts w:cs="Arial"/>
        </w:rPr>
        <w:t>ão</w:t>
      </w:r>
      <w:r w:rsidR="001C2F6D" w:rsidRPr="004515C9">
        <w:rPr>
          <w:rFonts w:cs="Arial"/>
        </w:rPr>
        <w:t>) através de sucessivas gerações (</w:t>
      </w:r>
      <w:r w:rsidR="001C2F6D" w:rsidRPr="004515C9">
        <w:rPr>
          <w:rFonts w:cs="Arial"/>
          <w:i/>
          <w:iCs/>
        </w:rPr>
        <w:t xml:space="preserve">n </w:t>
      </w:r>
      <w:r w:rsidR="001C2F6D" w:rsidRPr="004515C9">
        <w:rPr>
          <w:rFonts w:cs="Arial"/>
        </w:rPr>
        <w:t xml:space="preserve">soluções) </w:t>
      </w:r>
      <w:r w:rsidR="00727CE4" w:rsidRPr="004515C9">
        <w:rPr>
          <w:rFonts w:cs="Arial"/>
        </w:rPr>
        <w:t>para a</w:t>
      </w:r>
      <w:r w:rsidR="001C2F6D" w:rsidRPr="004515C9">
        <w:rPr>
          <w:rFonts w:cs="Arial"/>
        </w:rPr>
        <w:t xml:space="preserve"> busca </w:t>
      </w:r>
      <w:r w:rsidR="00727CE4" w:rsidRPr="004515C9">
        <w:rPr>
          <w:rFonts w:cs="Arial"/>
        </w:rPr>
        <w:t xml:space="preserve">de um indivíduo (solução favorável, mas não necessariamente a melhor) </w:t>
      </w:r>
      <w:r w:rsidR="001C2F6D" w:rsidRPr="004515C9">
        <w:rPr>
          <w:rFonts w:cs="Arial"/>
        </w:rPr>
        <w:t xml:space="preserve">direcionada </w:t>
      </w:r>
      <w:r w:rsidR="00727CE4" w:rsidRPr="004515C9">
        <w:rPr>
          <w:rFonts w:cs="Arial"/>
        </w:rPr>
        <w:t>pelo</w:t>
      </w:r>
      <w:r w:rsidR="001C2F6D" w:rsidRPr="004515C9">
        <w:rPr>
          <w:rFonts w:cs="Arial"/>
        </w:rPr>
        <w:t xml:space="preserve"> fator de avaliação </w:t>
      </w:r>
      <w:r w:rsidR="00727CE4" w:rsidRPr="004515C9">
        <w:rPr>
          <w:rFonts w:cs="Arial"/>
        </w:rPr>
        <w:t xml:space="preserve">e </w:t>
      </w:r>
      <w:r w:rsidR="001C2F6D" w:rsidRPr="004515C9">
        <w:rPr>
          <w:rFonts w:cs="Arial"/>
        </w:rPr>
        <w:t xml:space="preserve">considerando as condições do problema </w:t>
      </w:r>
      <w:r w:rsidR="00727CE4" w:rsidRPr="004515C9">
        <w:rPr>
          <w:rFonts w:cs="Arial"/>
        </w:rPr>
        <w:t xml:space="preserve">até um resultado </w:t>
      </w:r>
      <w:r w:rsidR="00727CE4" w:rsidRPr="004515C9">
        <w:rPr>
          <w:rFonts w:cs="Arial"/>
        </w:rPr>
        <w:lastRenderedPageBreak/>
        <w:t>satisfatório.</w:t>
      </w:r>
      <w:r>
        <w:rPr>
          <w:rFonts w:cs="Arial"/>
        </w:rPr>
        <w:t xml:space="preserve"> </w:t>
      </w:r>
      <w:r w:rsidR="005F6310" w:rsidRPr="004515C9">
        <w:rPr>
          <w:rFonts w:cs="Arial"/>
        </w:rPr>
        <w:t>Para realizar essa transformação da população são utilizados 2 tipos de operadores</w:t>
      </w:r>
      <w:r w:rsidR="004B1BF3" w:rsidRPr="004515C9">
        <w:rPr>
          <w:rFonts w:cs="Arial"/>
        </w:rPr>
        <w:t xml:space="preserve">: </w:t>
      </w:r>
      <w:r w:rsidR="004B1BF3" w:rsidRPr="004515C9">
        <w:rPr>
          <w:rFonts w:cs="Arial"/>
          <w:b/>
          <w:bCs/>
        </w:rPr>
        <w:t>cruzamento</w:t>
      </w:r>
      <w:r w:rsidR="004B1BF3" w:rsidRPr="004515C9">
        <w:rPr>
          <w:rFonts w:cs="Arial"/>
        </w:rPr>
        <w:t xml:space="preserve"> e </w:t>
      </w:r>
      <w:r w:rsidR="004B1BF3" w:rsidRPr="004515C9">
        <w:rPr>
          <w:rFonts w:cs="Arial"/>
          <w:b/>
          <w:bCs/>
        </w:rPr>
        <w:t>mutação</w:t>
      </w:r>
      <w:r w:rsidR="004B1BF3" w:rsidRPr="004515C9">
        <w:rPr>
          <w:rFonts w:cs="Arial"/>
        </w:rPr>
        <w:t>.</w:t>
      </w:r>
    </w:p>
    <w:p w14:paraId="0204889C" w14:textId="75B97BE9" w:rsidR="005F6310" w:rsidRPr="004515C9" w:rsidRDefault="005F6310" w:rsidP="004B1BF3">
      <w:pPr>
        <w:rPr>
          <w:rFonts w:cs="Arial"/>
        </w:rPr>
      </w:pPr>
      <w:r w:rsidRPr="004515C9">
        <w:rPr>
          <w:rFonts w:cs="Arial"/>
        </w:rPr>
        <w:t xml:space="preserve">O operador de </w:t>
      </w:r>
      <w:r w:rsidRPr="004515C9">
        <w:rPr>
          <w:rFonts w:cs="Arial"/>
          <w:b/>
          <w:bCs/>
        </w:rPr>
        <w:t>cruzamento</w:t>
      </w:r>
      <w:r w:rsidRPr="004515C9">
        <w:rPr>
          <w:rFonts w:cs="Arial"/>
        </w:rPr>
        <w:t xml:space="preserve"> (</w:t>
      </w:r>
      <w:r w:rsidRPr="004515C9">
        <w:rPr>
          <w:rFonts w:cs="Arial"/>
          <w:i/>
          <w:iCs/>
        </w:rPr>
        <w:t>crossover</w:t>
      </w:r>
      <w:r w:rsidRPr="004515C9">
        <w:rPr>
          <w:rFonts w:cs="Arial"/>
        </w:rPr>
        <w:t xml:space="preserve">) </w:t>
      </w:r>
      <w:r w:rsidR="00BD56EC" w:rsidRPr="004515C9">
        <w:rPr>
          <w:rFonts w:cs="Arial"/>
        </w:rPr>
        <w:t xml:space="preserve">é considerado o operador genético predominante e </w:t>
      </w:r>
      <w:r w:rsidRPr="004515C9">
        <w:rPr>
          <w:rFonts w:cs="Arial"/>
        </w:rPr>
        <w:t>é responsável pela combinação de características dos predecessores durante a reprodução, permitindo que as novas gerações herdem as características dos “pais”.</w:t>
      </w:r>
    </w:p>
    <w:p w14:paraId="39923EAB" w14:textId="2468E1F1" w:rsidR="005F6310" w:rsidRPr="004515C9" w:rsidRDefault="00BD56EC" w:rsidP="004B1BF3">
      <w:pPr>
        <w:rPr>
          <w:rFonts w:cs="Arial"/>
        </w:rPr>
      </w:pPr>
      <w:r w:rsidRPr="004515C9">
        <w:rPr>
          <w:rFonts w:cs="Arial"/>
        </w:rPr>
        <w:t xml:space="preserve">O operador de </w:t>
      </w:r>
      <w:r w:rsidRPr="004515C9">
        <w:rPr>
          <w:rFonts w:cs="Arial"/>
          <w:b/>
          <w:bCs/>
        </w:rPr>
        <w:t>mutação</w:t>
      </w:r>
      <w:r w:rsidRPr="004515C9">
        <w:rPr>
          <w:rFonts w:cs="Arial"/>
        </w:rPr>
        <w:t xml:space="preserve"> </w:t>
      </w:r>
      <w:r w:rsidR="00D57352" w:rsidRPr="004515C9">
        <w:rPr>
          <w:rFonts w:cs="Arial"/>
        </w:rPr>
        <w:t xml:space="preserve">é necessário para introdução e manutenção de diversidade genética e é responsável pelas </w:t>
      </w:r>
      <w:r w:rsidRPr="004515C9">
        <w:rPr>
          <w:rFonts w:cs="Arial"/>
        </w:rPr>
        <w:t>alterações arbitrárias em um ou mais genes, introduzindo novos elementos</w:t>
      </w:r>
      <w:r w:rsidR="00D57352" w:rsidRPr="004515C9">
        <w:rPr>
          <w:rFonts w:cs="Arial"/>
        </w:rPr>
        <w:t xml:space="preserve"> na população</w:t>
      </w:r>
      <w:r w:rsidRPr="004515C9">
        <w:rPr>
          <w:rFonts w:cs="Arial"/>
        </w:rPr>
        <w:t xml:space="preserve">. </w:t>
      </w:r>
    </w:p>
    <w:p w14:paraId="022B0333" w14:textId="7F2EE4E7" w:rsidR="00EE229A" w:rsidRPr="004515C9" w:rsidRDefault="00E7738D" w:rsidP="004B1BF3">
      <w:pPr>
        <w:rPr>
          <w:rFonts w:cs="Arial"/>
        </w:rPr>
      </w:pPr>
      <w:r w:rsidRPr="004515C9">
        <w:rPr>
          <w:rFonts w:cs="Arial"/>
        </w:rPr>
        <w:t>Dessa maneira, a utilização dos operadores genéticos de cruzamento e mutação proporcionam um equilíbrio entre a capacidade de exploração do espaço de soluções e o aproveitamento das melhores soluções ao longo da evolução, mostrando-se uma ferramenta interessante para aplicação na resolução de problemas complexos de otimização</w:t>
      </w:r>
      <w:r w:rsidR="00AA2E7C">
        <w:rPr>
          <w:rFonts w:cs="Arial"/>
        </w:rPr>
        <w:t xml:space="preserve"> (CARVALHO, 2020)</w:t>
      </w:r>
      <w:r w:rsidRPr="004515C9">
        <w:rPr>
          <w:rFonts w:cs="Arial"/>
        </w:rPr>
        <w:t xml:space="preserve">. Um esquemático da aplicação dos 2 operadores para o problema de </w:t>
      </w:r>
      <w:r w:rsidRPr="004515C9">
        <w:rPr>
          <w:rFonts w:cs="Arial"/>
          <w:i/>
          <w:iCs/>
        </w:rPr>
        <w:t>n</w:t>
      </w:r>
      <w:r w:rsidRPr="004515C9">
        <w:rPr>
          <w:rFonts w:cs="Arial"/>
        </w:rPr>
        <w:t xml:space="preserve">-Rainhas, citado anteriormente, é apresentado na Figura </w:t>
      </w:r>
      <w:r w:rsidR="00790304">
        <w:rPr>
          <w:rFonts w:cs="Arial"/>
        </w:rPr>
        <w:t>13</w:t>
      </w:r>
      <w:r w:rsidRPr="004515C9">
        <w:rPr>
          <w:rFonts w:cs="Arial"/>
        </w:rPr>
        <w:t>.</w:t>
      </w:r>
    </w:p>
    <w:p w14:paraId="3B0464A0" w14:textId="73E13140" w:rsidR="00950020" w:rsidRPr="004515C9" w:rsidRDefault="00AA2E7C" w:rsidP="00AA2E7C">
      <w:pPr>
        <w:pStyle w:val="Figura"/>
        <w:rPr>
          <w:rFonts w:cs="Arial"/>
        </w:rPr>
      </w:pPr>
      <w:bookmarkStart w:id="742" w:name="_Toc55897167"/>
      <w:r w:rsidRPr="00AA2E7C">
        <w:rPr>
          <w:b/>
          <w:bCs/>
        </w:rPr>
        <w:t>Figura 1</w:t>
      </w:r>
      <w:r w:rsidR="00790304">
        <w:rPr>
          <w:b/>
          <w:bCs/>
        </w:rPr>
        <w:t>3</w:t>
      </w:r>
      <w:r w:rsidRPr="004515C9">
        <w:t xml:space="preserve"> – Aplicação dos operadores Crossover e Mutação no problema de n-Rainhas (n=8)</w:t>
      </w:r>
      <w:bookmarkEnd w:id="742"/>
    </w:p>
    <w:p w14:paraId="3AD7FAC1" w14:textId="495BFBB0" w:rsidR="00A80999" w:rsidRDefault="002508A6" w:rsidP="000C551A">
      <w:pPr>
        <w:rPr>
          <w:rFonts w:cs="Arial"/>
          <w:color w:val="2F5496" w:themeColor="accent1" w:themeShade="BF"/>
        </w:rPr>
      </w:pPr>
      <w:r>
        <w:rPr>
          <w:noProof/>
        </w:rPr>
        <w:drawing>
          <wp:inline distT="0" distB="0" distL="0" distR="0" wp14:anchorId="68D36999" wp14:editId="7AE13560">
            <wp:extent cx="5760085" cy="4931410"/>
            <wp:effectExtent l="0" t="0" r="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931410"/>
                    </a:xfrm>
                    <a:prstGeom prst="rect">
                      <a:avLst/>
                    </a:prstGeom>
                  </pic:spPr>
                </pic:pic>
              </a:graphicData>
            </a:graphic>
          </wp:inline>
        </w:drawing>
      </w:r>
    </w:p>
    <w:p w14:paraId="1C1F7875" w14:textId="2AED2A54" w:rsidR="00AA2E7C" w:rsidRPr="00C00CC0" w:rsidRDefault="00AA2E7C" w:rsidP="00AA2E7C">
      <w:pPr>
        <w:pStyle w:val="RefFigTab"/>
        <w:rPr>
          <w:rStyle w:val="RefernciaSutil"/>
          <w:smallCaps w:val="0"/>
          <w:color w:val="auto"/>
        </w:rPr>
      </w:pPr>
      <w:r w:rsidRPr="00C00CC0">
        <w:rPr>
          <w:rStyle w:val="RefernciaSutil"/>
          <w:b/>
          <w:bCs/>
          <w:smallCaps w:val="0"/>
          <w:color w:val="auto"/>
        </w:rPr>
        <w:t>Fonte</w:t>
      </w:r>
      <w:r w:rsidRPr="00C00CC0">
        <w:rPr>
          <w:rStyle w:val="RefernciaSutil"/>
          <w:smallCaps w:val="0"/>
          <w:color w:val="auto"/>
        </w:rPr>
        <w:t xml:space="preserve">: </w:t>
      </w:r>
      <w:r w:rsidR="008C69AC" w:rsidRPr="00C00CC0">
        <w:rPr>
          <w:rStyle w:val="RefernciaSutil"/>
          <w:smallCaps w:val="0"/>
          <w:color w:val="auto"/>
        </w:rPr>
        <w:t>E</w:t>
      </w:r>
      <w:r w:rsidRPr="00C00CC0">
        <w:rPr>
          <w:rStyle w:val="RefernciaSutil"/>
          <w:smallCaps w:val="0"/>
          <w:color w:val="auto"/>
        </w:rPr>
        <w:t>laborado pela autora.</w:t>
      </w:r>
    </w:p>
    <w:p w14:paraId="34E95136" w14:textId="7B958578" w:rsidR="001C2F6D" w:rsidRPr="004515C9" w:rsidRDefault="001C2F6D" w:rsidP="007F6792">
      <w:pPr>
        <w:pStyle w:val="Ttulo3"/>
        <w:ind w:left="709"/>
      </w:pPr>
      <w:bookmarkStart w:id="743" w:name="_Toc51601298"/>
      <w:bookmarkStart w:id="744" w:name="_Toc55897133"/>
      <w:r w:rsidRPr="004515C9">
        <w:lastRenderedPageBreak/>
        <w:t>Desempenho dos AGs</w:t>
      </w:r>
      <w:bookmarkEnd w:id="743"/>
      <w:bookmarkEnd w:id="744"/>
    </w:p>
    <w:p w14:paraId="577C5881" w14:textId="548C7708" w:rsidR="00850AEF" w:rsidRPr="004515C9" w:rsidRDefault="00850AEF" w:rsidP="001C2F6D">
      <w:pPr>
        <w:rPr>
          <w:rFonts w:cs="Arial"/>
        </w:rPr>
      </w:pPr>
      <w:r w:rsidRPr="004515C9">
        <w:rPr>
          <w:rFonts w:cs="Arial"/>
        </w:rPr>
        <w:t>O desempenho de GAs pode ser medido através da evolução d</w:t>
      </w:r>
      <w:r w:rsidR="00754D68" w:rsidRPr="004515C9">
        <w:rPr>
          <w:rFonts w:cs="Arial"/>
        </w:rPr>
        <w:t>e</w:t>
      </w:r>
      <w:r w:rsidRPr="004515C9">
        <w:rPr>
          <w:rFonts w:cs="Arial"/>
        </w:rPr>
        <w:t xml:space="preserve"> seus resultados </w:t>
      </w:r>
      <w:r w:rsidR="00754D68" w:rsidRPr="004515C9">
        <w:rPr>
          <w:rFonts w:cs="Arial"/>
        </w:rPr>
        <w:t>usando a</w:t>
      </w:r>
      <w:r w:rsidRPr="004515C9">
        <w:rPr>
          <w:rFonts w:cs="Arial"/>
        </w:rPr>
        <w:t xml:space="preserve"> função de avaliação durante o processo evolucionário. Para isso, e considerando a natureza estocástica</w:t>
      </w:r>
      <w:r w:rsidR="005C0A44" w:rsidRPr="004515C9">
        <w:rPr>
          <w:rStyle w:val="Refdenotaderodap"/>
          <w:rFonts w:cs="Arial"/>
        </w:rPr>
        <w:footnoteReference w:id="7"/>
      </w:r>
      <w:r w:rsidRPr="004515C9">
        <w:rPr>
          <w:rFonts w:cs="Arial"/>
        </w:rPr>
        <w:t xml:space="preserve"> dos GAs, </w:t>
      </w:r>
      <w:r w:rsidR="005C0A44" w:rsidRPr="004515C9">
        <w:rPr>
          <w:rFonts w:cs="Arial"/>
        </w:rPr>
        <w:t>é</w:t>
      </w:r>
      <w:r w:rsidRPr="004515C9">
        <w:rPr>
          <w:rFonts w:cs="Arial"/>
        </w:rPr>
        <w:t xml:space="preserve"> necessário avaliar o resultado de vários experimentos (várias gerações) para verificar o desempenho do </w:t>
      </w:r>
      <w:r w:rsidR="005C0A44" w:rsidRPr="004515C9">
        <w:rPr>
          <w:rFonts w:cs="Arial"/>
        </w:rPr>
        <w:t>GA</w:t>
      </w:r>
      <w:r w:rsidRPr="004515C9">
        <w:rPr>
          <w:rFonts w:cs="Arial"/>
        </w:rPr>
        <w:t xml:space="preserve"> desenvolvido</w:t>
      </w:r>
      <w:r w:rsidR="00A644C5">
        <w:rPr>
          <w:rFonts w:cs="Arial"/>
        </w:rPr>
        <w:t xml:space="preserve"> (LINDEN, 2008)</w:t>
      </w:r>
      <w:r w:rsidRPr="004515C9">
        <w:rPr>
          <w:rFonts w:cs="Arial"/>
        </w:rPr>
        <w:t>.</w:t>
      </w:r>
    </w:p>
    <w:p w14:paraId="36218C60" w14:textId="2ADAE094" w:rsidR="00C66E0C" w:rsidRPr="004515C9" w:rsidRDefault="005C0A44" w:rsidP="001C2F6D">
      <w:pPr>
        <w:rPr>
          <w:rFonts w:cs="Arial"/>
        </w:rPr>
      </w:pPr>
      <w:r w:rsidRPr="004515C9">
        <w:rPr>
          <w:rFonts w:cs="Arial"/>
        </w:rPr>
        <w:t>Alguns aspectos importantes para a avaliação do GA são sua convergência durante a evolução das gerações.</w:t>
      </w:r>
      <w:r w:rsidR="00A644C5">
        <w:rPr>
          <w:rFonts w:cs="Arial"/>
        </w:rPr>
        <w:t xml:space="preserve"> Segundo Lucas (2002), o</w:t>
      </w:r>
      <w:r w:rsidR="00C66E0C" w:rsidRPr="004515C9">
        <w:rPr>
          <w:rFonts w:cs="Arial"/>
        </w:rPr>
        <w:t xml:space="preserve"> Grau de convergência representa o </w:t>
      </w:r>
      <w:r w:rsidR="00D57885">
        <w:rPr>
          <w:rFonts w:cs="Arial"/>
        </w:rPr>
        <w:t>qu</w:t>
      </w:r>
      <w:r w:rsidR="00C66E0C" w:rsidRPr="004515C9">
        <w:rPr>
          <w:rFonts w:cs="Arial"/>
        </w:rPr>
        <w:t xml:space="preserve">ão próximo a média de adaptação da atual geração está de suas anteriores. O objetivo dos GAs é que a população convirja </w:t>
      </w:r>
      <w:r w:rsidR="00D57885">
        <w:rPr>
          <w:rFonts w:cs="Arial"/>
        </w:rPr>
        <w:t>para</w:t>
      </w:r>
      <w:r w:rsidR="00C66E0C" w:rsidRPr="004515C9">
        <w:rPr>
          <w:rFonts w:cs="Arial"/>
        </w:rPr>
        <w:t xml:space="preserve"> um valor ótimo de adaptação.</w:t>
      </w:r>
    </w:p>
    <w:p w14:paraId="18CCC26E" w14:textId="55CB65EB" w:rsidR="00EE1BFC" w:rsidRPr="004515C9" w:rsidRDefault="00EE1BFC" w:rsidP="00EE1BFC">
      <w:pPr>
        <w:pStyle w:val="Ttulo3"/>
      </w:pPr>
      <w:bookmarkStart w:id="745" w:name="_Toc51601299"/>
      <w:bookmarkStart w:id="746" w:name="_Toc55897134"/>
      <w:r w:rsidRPr="004515C9">
        <w:t>Esquema de um GA</w:t>
      </w:r>
      <w:bookmarkEnd w:id="745"/>
      <w:bookmarkEnd w:id="746"/>
      <w:r w:rsidRPr="004515C9">
        <w:t xml:space="preserve"> </w:t>
      </w:r>
    </w:p>
    <w:p w14:paraId="4D5BAF0D" w14:textId="1FB54684" w:rsidR="003A2BD1" w:rsidRPr="004515C9" w:rsidRDefault="003A2BD1" w:rsidP="003A2BD1">
      <w:pPr>
        <w:rPr>
          <w:rFonts w:cs="Arial"/>
        </w:rPr>
      </w:pPr>
      <w:r w:rsidRPr="004515C9">
        <w:rPr>
          <w:rFonts w:cs="Arial"/>
        </w:rPr>
        <w:t>Conforme Holland</w:t>
      </w:r>
      <w:r w:rsidR="006F3F73">
        <w:rPr>
          <w:rFonts w:cs="Arial"/>
        </w:rPr>
        <w:t xml:space="preserve"> (1975 </w:t>
      </w:r>
      <w:r w:rsidR="006F3F73" w:rsidRPr="00126436">
        <w:rPr>
          <w:rFonts w:cs="Arial"/>
          <w:i/>
          <w:iCs/>
        </w:rPr>
        <w:t>apud</w:t>
      </w:r>
      <w:r w:rsidR="006F3F73">
        <w:rPr>
          <w:rFonts w:cs="Arial"/>
        </w:rPr>
        <w:t xml:space="preserve"> LUCAS, 2002)</w:t>
      </w:r>
      <w:r w:rsidRPr="004515C9">
        <w:rPr>
          <w:rFonts w:cs="Arial"/>
        </w:rPr>
        <w:t>, os GAs atuam nas etapas de inicialização, avaliação, seleção, cruzamento, mutação, atualização e finalização.</w:t>
      </w:r>
      <w:r w:rsidR="006F3F73">
        <w:rPr>
          <w:rFonts w:cs="Arial"/>
        </w:rPr>
        <w:t xml:space="preserve"> </w:t>
      </w:r>
      <w:r w:rsidR="00316601" w:rsidRPr="004515C9">
        <w:rPr>
          <w:rFonts w:cs="Arial"/>
        </w:rPr>
        <w:t xml:space="preserve">Desta maneira o GA cria uma população de possível resposta para o problema (inicialização) e depois a submete ao processo de evolução, o que pode ser descrito pelas etapas abaixo e visualizado </w:t>
      </w:r>
      <w:r w:rsidR="004A2E96" w:rsidRPr="004515C9">
        <w:rPr>
          <w:rFonts w:cs="Arial"/>
        </w:rPr>
        <w:t>no esquemático d</w:t>
      </w:r>
      <w:r w:rsidR="00316601" w:rsidRPr="004515C9">
        <w:rPr>
          <w:rFonts w:cs="Arial"/>
        </w:rPr>
        <w:t xml:space="preserve">a Figura </w:t>
      </w:r>
      <w:r w:rsidR="00171ACC" w:rsidRPr="004515C9">
        <w:rPr>
          <w:rFonts w:cs="Arial"/>
        </w:rPr>
        <w:t>1</w:t>
      </w:r>
      <w:r w:rsidR="00790304">
        <w:rPr>
          <w:rFonts w:cs="Arial"/>
        </w:rPr>
        <w:t>4</w:t>
      </w:r>
      <w:r w:rsidR="00316601" w:rsidRPr="004515C9">
        <w:rPr>
          <w:rFonts w:cs="Arial"/>
        </w:rPr>
        <w:t>:</w:t>
      </w:r>
    </w:p>
    <w:p w14:paraId="7E033DDD" w14:textId="1F828327" w:rsidR="00316601" w:rsidRPr="006F3F73" w:rsidRDefault="00316601" w:rsidP="00123FC4">
      <w:pPr>
        <w:pStyle w:val="bullet"/>
      </w:pPr>
      <w:r w:rsidRPr="006F3F73">
        <w:rPr>
          <w:b/>
          <w:bCs/>
        </w:rPr>
        <w:t>avaliação</w:t>
      </w:r>
      <w:r w:rsidRPr="006F3F73">
        <w:t>: verifica a aptidão das opções analisando o quão bem elas respondem ao problema proposto;</w:t>
      </w:r>
    </w:p>
    <w:p w14:paraId="7CD0D13A" w14:textId="08603259" w:rsidR="00316601" w:rsidRPr="006F3F73" w:rsidRDefault="00316601" w:rsidP="00123FC4">
      <w:pPr>
        <w:pStyle w:val="bullet"/>
      </w:pPr>
      <w:r w:rsidRPr="006F3F73">
        <w:rPr>
          <w:b/>
          <w:bCs/>
        </w:rPr>
        <w:t>seleção</w:t>
      </w:r>
      <w:r w:rsidRPr="006F3F73">
        <w:t>: os indivíduos passam por um processo de seleção para serem reproduzidos e ela é estabelecida em função da sua aptidão;</w:t>
      </w:r>
    </w:p>
    <w:p w14:paraId="274BDDF0" w14:textId="37515EE8" w:rsidR="00316601" w:rsidRPr="006F3F73" w:rsidRDefault="00316601" w:rsidP="00123FC4">
      <w:pPr>
        <w:pStyle w:val="bullet"/>
      </w:pPr>
      <w:r w:rsidRPr="006F3F73">
        <w:rPr>
          <w:b/>
          <w:bCs/>
        </w:rPr>
        <w:t>cruzamento</w:t>
      </w:r>
      <w:r w:rsidRPr="006F3F73">
        <w:t>: as soluções escolhidas são recombinadas, gerando novos indivíduos;</w:t>
      </w:r>
    </w:p>
    <w:p w14:paraId="212D7B26" w14:textId="33986CD1" w:rsidR="003A2BD1" w:rsidRPr="006F3F73" w:rsidRDefault="00316601" w:rsidP="00123FC4">
      <w:pPr>
        <w:pStyle w:val="bullet"/>
      </w:pPr>
      <w:r w:rsidRPr="006F3F73">
        <w:rPr>
          <w:b/>
          <w:bCs/>
        </w:rPr>
        <w:t>mutação</w:t>
      </w:r>
      <w:r w:rsidRPr="006F3F73">
        <w:t>: as soluções recombinadas passam por processo de alteração, proporcionando variedade à população;</w:t>
      </w:r>
    </w:p>
    <w:p w14:paraId="11EBB214" w14:textId="23F87ECC" w:rsidR="00316601" w:rsidRPr="006F3F73" w:rsidRDefault="00316601" w:rsidP="00123FC4">
      <w:pPr>
        <w:pStyle w:val="bullet"/>
      </w:pPr>
      <w:r w:rsidRPr="006F3F73">
        <w:rPr>
          <w:b/>
          <w:bCs/>
        </w:rPr>
        <w:t>atualização</w:t>
      </w:r>
      <w:r w:rsidRPr="006F3F73">
        <w:t>: os novos indivíduos gerados são inseridos na população;</w:t>
      </w:r>
    </w:p>
    <w:p w14:paraId="5934DA3A" w14:textId="1B2ECBAF" w:rsidR="003A2BD1" w:rsidRPr="006F3F73" w:rsidRDefault="00316601" w:rsidP="00123FC4">
      <w:pPr>
        <w:pStyle w:val="bullet"/>
        <w:rPr>
          <w:sz w:val="22"/>
          <w:szCs w:val="18"/>
        </w:rPr>
      </w:pPr>
      <w:r w:rsidRPr="006F3F73">
        <w:rPr>
          <w:b/>
          <w:bCs/>
        </w:rPr>
        <w:t>finalização</w:t>
      </w:r>
      <w:r w:rsidRPr="006F3F73">
        <w:t>: ocorre quando as condições estabelecidas para o encerramento da evolução são atingidas.</w:t>
      </w:r>
    </w:p>
    <w:p w14:paraId="2F7CC5B9" w14:textId="3E083D4B" w:rsidR="006F3F73" w:rsidRPr="004515C9" w:rsidRDefault="006F3F73" w:rsidP="006F3F73">
      <w:pPr>
        <w:pStyle w:val="Figura"/>
      </w:pPr>
      <w:bookmarkStart w:id="747" w:name="_Toc55897168"/>
      <w:r w:rsidRPr="006F3F73">
        <w:rPr>
          <w:b/>
          <w:bCs/>
        </w:rPr>
        <w:t>Figura 1</w:t>
      </w:r>
      <w:r w:rsidR="00790304">
        <w:rPr>
          <w:b/>
          <w:bCs/>
        </w:rPr>
        <w:t>4</w:t>
      </w:r>
      <w:r w:rsidRPr="004515C9">
        <w:t xml:space="preserve"> – Esquemático de execução de um GA</w:t>
      </w:r>
      <w:bookmarkEnd w:id="747"/>
    </w:p>
    <w:p w14:paraId="29786A5D" w14:textId="32405F2B" w:rsidR="007A73E4" w:rsidRPr="004515C9" w:rsidRDefault="00687CC6" w:rsidP="000C551A">
      <w:pPr>
        <w:jc w:val="center"/>
        <w:rPr>
          <w:rFonts w:cs="Arial"/>
        </w:rPr>
      </w:pPr>
      <w:r>
        <w:rPr>
          <w:noProof/>
        </w:rPr>
        <w:drawing>
          <wp:inline distT="0" distB="0" distL="0" distR="0" wp14:anchorId="6A8FD547" wp14:editId="2A33B566">
            <wp:extent cx="4335627" cy="1902028"/>
            <wp:effectExtent l="0" t="0" r="8255"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7715" cy="1907331"/>
                    </a:xfrm>
                    <a:prstGeom prst="rect">
                      <a:avLst/>
                    </a:prstGeom>
                  </pic:spPr>
                </pic:pic>
              </a:graphicData>
            </a:graphic>
          </wp:inline>
        </w:drawing>
      </w:r>
    </w:p>
    <w:p w14:paraId="558BB64B" w14:textId="7BAC2322" w:rsidR="006F3F73" w:rsidRPr="00D631B6" w:rsidRDefault="006F3F73" w:rsidP="006F3F73">
      <w:pPr>
        <w:pStyle w:val="RefFigTab"/>
        <w:rPr>
          <w:rStyle w:val="RefernciaSutil"/>
          <w:smallCaps w:val="0"/>
          <w:color w:val="auto"/>
        </w:rPr>
      </w:pPr>
      <w:r w:rsidRPr="00D631B6">
        <w:rPr>
          <w:rStyle w:val="RefernciaSutil"/>
          <w:b/>
          <w:bCs/>
          <w:smallCaps w:val="0"/>
          <w:color w:val="auto"/>
        </w:rPr>
        <w:t>Fonte</w:t>
      </w:r>
      <w:r w:rsidRPr="00D631B6">
        <w:rPr>
          <w:rStyle w:val="RefernciaSutil"/>
          <w:smallCaps w:val="0"/>
          <w:color w:val="auto"/>
        </w:rPr>
        <w:t xml:space="preserve">: Adaptado de </w:t>
      </w:r>
      <w:r>
        <w:rPr>
          <w:rStyle w:val="RefernciaSutil"/>
          <w:smallCaps w:val="0"/>
          <w:color w:val="auto"/>
        </w:rPr>
        <w:t>Lucas</w:t>
      </w:r>
      <w:r w:rsidRPr="00D631B6">
        <w:rPr>
          <w:rStyle w:val="RefernciaSutil"/>
          <w:smallCaps w:val="0"/>
          <w:color w:val="auto"/>
        </w:rPr>
        <w:t xml:space="preserve"> (20</w:t>
      </w:r>
      <w:r>
        <w:rPr>
          <w:rStyle w:val="RefernciaSutil"/>
          <w:smallCaps w:val="0"/>
          <w:color w:val="auto"/>
        </w:rPr>
        <w:t>02</w:t>
      </w:r>
      <w:r w:rsidRPr="00D631B6">
        <w:rPr>
          <w:rStyle w:val="RefernciaSutil"/>
          <w:smallCaps w:val="0"/>
          <w:color w:val="auto"/>
        </w:rPr>
        <w:t>).</w:t>
      </w:r>
    </w:p>
    <w:p w14:paraId="6F74F0F6" w14:textId="215AD116" w:rsidR="001F6472" w:rsidRPr="004515C9" w:rsidRDefault="001F6472" w:rsidP="00FA27C5">
      <w:pPr>
        <w:pStyle w:val="Ttulo1"/>
        <w:rPr>
          <w:rFonts w:cs="Arial"/>
        </w:rPr>
      </w:pPr>
      <w:bookmarkStart w:id="748" w:name="_Toc51601300"/>
      <w:bookmarkStart w:id="749" w:name="_Toc55897135"/>
      <w:r w:rsidRPr="004515C9">
        <w:rPr>
          <w:rFonts w:cs="Arial"/>
        </w:rPr>
        <w:lastRenderedPageBreak/>
        <w:t>ARQUITETURA DO SISTEMA PROPOSTO</w:t>
      </w:r>
      <w:bookmarkEnd w:id="748"/>
      <w:bookmarkEnd w:id="749"/>
    </w:p>
    <w:p w14:paraId="5870BFFA" w14:textId="685187FE" w:rsidR="00B07DBF" w:rsidRPr="004515C9" w:rsidRDefault="00B07DBF" w:rsidP="00811F44">
      <w:pPr>
        <w:rPr>
          <w:rFonts w:cs="Arial"/>
        </w:rPr>
      </w:pPr>
      <w:r w:rsidRPr="004515C9">
        <w:rPr>
          <w:rFonts w:cs="Arial"/>
        </w:rPr>
        <w:t xml:space="preserve">Conforme descrito no capítulo 2, as atividades de </w:t>
      </w:r>
      <w:r w:rsidRPr="004515C9">
        <w:rPr>
          <w:rFonts w:cs="Arial"/>
          <w:i/>
          <w:iCs/>
        </w:rPr>
        <w:t>pull out</w:t>
      </w:r>
      <w:r w:rsidRPr="004515C9">
        <w:rPr>
          <w:rFonts w:cs="Arial"/>
        </w:rPr>
        <w:t xml:space="preserve"> de risers demandam de diversos equipamentos, com operações </w:t>
      </w:r>
      <w:r w:rsidR="005F2803" w:rsidRPr="004515C9">
        <w:rPr>
          <w:rFonts w:cs="Arial"/>
        </w:rPr>
        <w:t>complexas</w:t>
      </w:r>
      <w:r w:rsidR="005E1B57" w:rsidRPr="004515C9">
        <w:rPr>
          <w:rFonts w:cs="Arial"/>
        </w:rPr>
        <w:t xml:space="preserve"> e custos elevados</w:t>
      </w:r>
      <w:r w:rsidR="005F2803" w:rsidRPr="004515C9">
        <w:rPr>
          <w:rFonts w:cs="Arial"/>
        </w:rPr>
        <w:t>, além disso, as embarcações utilizadas emitem gases de efeito estufa</w:t>
      </w:r>
      <w:r w:rsidR="005E1B57" w:rsidRPr="004515C9">
        <w:rPr>
          <w:rFonts w:cs="Arial"/>
        </w:rPr>
        <w:t xml:space="preserve"> que </w:t>
      </w:r>
      <w:r w:rsidR="00B225EA">
        <w:rPr>
          <w:rFonts w:cs="Arial"/>
        </w:rPr>
        <w:t xml:space="preserve">além do impacto ambiental, </w:t>
      </w:r>
      <w:r w:rsidR="005E1B57" w:rsidRPr="004515C9">
        <w:rPr>
          <w:rFonts w:cs="Arial"/>
        </w:rPr>
        <w:t xml:space="preserve">podem </w:t>
      </w:r>
      <w:r w:rsidR="00B225EA">
        <w:rPr>
          <w:rFonts w:cs="Arial"/>
        </w:rPr>
        <w:t xml:space="preserve">também </w:t>
      </w:r>
      <w:r w:rsidR="005E1B57" w:rsidRPr="004515C9">
        <w:rPr>
          <w:rFonts w:cs="Arial"/>
        </w:rPr>
        <w:t>ser</w:t>
      </w:r>
      <w:r w:rsidR="00B225EA">
        <w:rPr>
          <w:rFonts w:cs="Arial"/>
        </w:rPr>
        <w:t>em</w:t>
      </w:r>
      <w:r w:rsidR="005E1B57" w:rsidRPr="004515C9">
        <w:rPr>
          <w:rFonts w:cs="Arial"/>
        </w:rPr>
        <w:t xml:space="preserve"> interpretados de forma econômica</w:t>
      </w:r>
      <w:r w:rsidR="005F2803" w:rsidRPr="004515C9">
        <w:rPr>
          <w:rFonts w:cs="Arial"/>
        </w:rPr>
        <w:t>.</w:t>
      </w:r>
    </w:p>
    <w:p w14:paraId="709ED64E" w14:textId="71219A34" w:rsidR="001D104C" w:rsidRDefault="001D104C" w:rsidP="000E18FF">
      <w:pPr>
        <w:rPr>
          <w:rFonts w:cs="Arial"/>
        </w:rPr>
      </w:pPr>
      <w:r>
        <w:rPr>
          <w:rFonts w:cs="Arial"/>
        </w:rPr>
        <w:t>Dessa maneira, p</w:t>
      </w:r>
      <w:r w:rsidR="000E18FF">
        <w:rPr>
          <w:rFonts w:cs="Arial"/>
        </w:rPr>
        <w:t xml:space="preserve">ara a tomada de decisão sobre qual seria o conjunto de </w:t>
      </w:r>
      <w:r w:rsidR="000E18FF" w:rsidRPr="004515C9">
        <w:rPr>
          <w:rFonts w:cs="Arial"/>
        </w:rPr>
        <w:t>alternativa</w:t>
      </w:r>
      <w:r w:rsidR="000E18FF">
        <w:rPr>
          <w:rFonts w:cs="Arial"/>
        </w:rPr>
        <w:t>s</w:t>
      </w:r>
      <w:r w:rsidR="000E18FF" w:rsidRPr="004515C9">
        <w:rPr>
          <w:rFonts w:cs="Arial"/>
        </w:rPr>
        <w:t xml:space="preserve"> de </w:t>
      </w:r>
      <w:r w:rsidR="000E18FF" w:rsidRPr="004515C9">
        <w:rPr>
          <w:rFonts w:cs="Arial"/>
          <w:i/>
          <w:iCs/>
        </w:rPr>
        <w:t xml:space="preserve">pull </w:t>
      </w:r>
      <w:r w:rsidR="000E18FF" w:rsidRPr="0002633C">
        <w:rPr>
          <w:rFonts w:cs="Arial"/>
          <w:i/>
          <w:iCs/>
        </w:rPr>
        <w:t>out</w:t>
      </w:r>
      <w:r w:rsidR="000E18FF" w:rsidRPr="004515C9">
        <w:rPr>
          <w:rFonts w:cs="Arial"/>
        </w:rPr>
        <w:t xml:space="preserve"> para cada riser da UEP </w:t>
      </w:r>
      <w:r w:rsidR="0002633C">
        <w:rPr>
          <w:rFonts w:cs="Arial"/>
        </w:rPr>
        <w:t xml:space="preserve">em </w:t>
      </w:r>
      <w:r w:rsidR="000E18FF" w:rsidRPr="004515C9">
        <w:rPr>
          <w:rFonts w:cs="Arial"/>
        </w:rPr>
        <w:t>descomissiona</w:t>
      </w:r>
      <w:r w:rsidR="0002633C">
        <w:rPr>
          <w:rFonts w:cs="Arial"/>
        </w:rPr>
        <w:t>mento</w:t>
      </w:r>
      <w:r w:rsidR="000E18FF">
        <w:rPr>
          <w:rFonts w:cs="Arial"/>
        </w:rPr>
        <w:t>, deve</w:t>
      </w:r>
      <w:r w:rsidR="0002633C">
        <w:rPr>
          <w:rFonts w:cs="Arial"/>
        </w:rPr>
        <w:t>m</w:t>
      </w:r>
      <w:r w:rsidR="000E18FF">
        <w:rPr>
          <w:rFonts w:cs="Arial"/>
        </w:rPr>
        <w:t xml:space="preserve"> ser avaliado</w:t>
      </w:r>
      <w:r w:rsidR="0002633C">
        <w:rPr>
          <w:rFonts w:cs="Arial"/>
        </w:rPr>
        <w:t>s</w:t>
      </w:r>
      <w:r w:rsidR="000E18FF">
        <w:rPr>
          <w:rFonts w:cs="Arial"/>
        </w:rPr>
        <w:t xml:space="preserve"> </w:t>
      </w:r>
      <w:r w:rsidR="000E18FF" w:rsidRPr="004515C9">
        <w:rPr>
          <w:rFonts w:cs="Arial"/>
        </w:rPr>
        <w:t xml:space="preserve">os tipos de embarcações, as características </w:t>
      </w:r>
      <w:r w:rsidR="000E18FF">
        <w:rPr>
          <w:rFonts w:cs="Arial"/>
        </w:rPr>
        <w:t>de cada</w:t>
      </w:r>
      <w:r w:rsidR="000E18FF" w:rsidRPr="004515C9">
        <w:rPr>
          <w:rFonts w:cs="Arial"/>
        </w:rPr>
        <w:t xml:space="preserve"> riser</w:t>
      </w:r>
      <w:r w:rsidR="000E18FF">
        <w:rPr>
          <w:rFonts w:cs="Arial"/>
        </w:rPr>
        <w:t>, o tempo de permanência da UEP na locação</w:t>
      </w:r>
      <w:r w:rsidR="000E18FF" w:rsidRPr="004515C9">
        <w:rPr>
          <w:rFonts w:cs="Arial"/>
        </w:rPr>
        <w:t xml:space="preserve"> e os impactos </w:t>
      </w:r>
      <w:r w:rsidR="000E18FF">
        <w:rPr>
          <w:rFonts w:cs="Arial"/>
        </w:rPr>
        <w:t xml:space="preserve">ambientais e </w:t>
      </w:r>
      <w:r w:rsidR="000E18FF" w:rsidRPr="004515C9">
        <w:rPr>
          <w:rFonts w:cs="Arial"/>
        </w:rPr>
        <w:t>financeiros decorrentes</w:t>
      </w:r>
      <w:r>
        <w:rPr>
          <w:rFonts w:cs="Arial"/>
        </w:rPr>
        <w:t>.</w:t>
      </w:r>
    </w:p>
    <w:p w14:paraId="374D02E9" w14:textId="24BE879E" w:rsidR="000969E1" w:rsidRPr="004515C9" w:rsidRDefault="00ED3F3C" w:rsidP="00ED3F3C">
      <w:pPr>
        <w:rPr>
          <w:rFonts w:cs="Arial"/>
        </w:rPr>
      </w:pPr>
      <w:r w:rsidRPr="004515C9">
        <w:rPr>
          <w:rFonts w:cs="Arial"/>
        </w:rPr>
        <w:t xml:space="preserve">Nesse </w:t>
      </w:r>
      <w:r w:rsidR="00144134">
        <w:rPr>
          <w:rFonts w:cs="Arial"/>
        </w:rPr>
        <w:t>trabalho</w:t>
      </w:r>
      <w:r w:rsidRPr="004515C9">
        <w:rPr>
          <w:rFonts w:cs="Arial"/>
        </w:rPr>
        <w:t xml:space="preserve">, </w:t>
      </w:r>
      <w:r w:rsidR="005F2803" w:rsidRPr="004515C9">
        <w:rPr>
          <w:rFonts w:cs="Arial"/>
        </w:rPr>
        <w:t xml:space="preserve">será apresentada a utilização de </w:t>
      </w:r>
      <w:r w:rsidR="005F2803" w:rsidRPr="004515C9">
        <w:rPr>
          <w:rFonts w:cs="Arial"/>
          <w:b/>
          <w:bCs/>
        </w:rPr>
        <w:t>algoritmos genéticos</w:t>
      </w:r>
      <w:r w:rsidR="007A7EAA" w:rsidRPr="004515C9">
        <w:rPr>
          <w:rFonts w:cs="Arial"/>
          <w:b/>
          <w:bCs/>
        </w:rPr>
        <w:t xml:space="preserve"> (GA)</w:t>
      </w:r>
      <w:r w:rsidR="000969E1" w:rsidRPr="004515C9">
        <w:rPr>
          <w:rFonts w:cs="Arial"/>
        </w:rPr>
        <w:t xml:space="preserve">, como ferramenta </w:t>
      </w:r>
      <w:r w:rsidR="002169C7" w:rsidRPr="004515C9">
        <w:rPr>
          <w:rFonts w:cs="Arial"/>
        </w:rPr>
        <w:t>para</w:t>
      </w:r>
      <w:r w:rsidR="00FE7577" w:rsidRPr="004515C9">
        <w:rPr>
          <w:rFonts w:cs="Arial"/>
        </w:rPr>
        <w:t xml:space="preserve"> tomada de decisão para</w:t>
      </w:r>
      <w:r w:rsidR="000969E1" w:rsidRPr="004515C9">
        <w:rPr>
          <w:rFonts w:cs="Arial"/>
        </w:rPr>
        <w:t xml:space="preserve"> </w:t>
      </w:r>
      <w:r w:rsidR="000969E1" w:rsidRPr="004515C9">
        <w:rPr>
          <w:rFonts w:cs="Arial"/>
          <w:b/>
          <w:bCs/>
        </w:rPr>
        <w:t xml:space="preserve">otimização </w:t>
      </w:r>
      <w:r w:rsidR="003762E7" w:rsidRPr="004515C9">
        <w:rPr>
          <w:rFonts w:cs="Arial"/>
          <w:b/>
          <w:bCs/>
        </w:rPr>
        <w:t>de custo</w:t>
      </w:r>
      <w:r w:rsidR="00FA0270">
        <w:rPr>
          <w:rFonts w:cs="Arial"/>
          <w:b/>
          <w:bCs/>
        </w:rPr>
        <w:t>s e emissões de CO</w:t>
      </w:r>
      <w:r w:rsidR="00FA0270" w:rsidRPr="00FA0270">
        <w:rPr>
          <w:rFonts w:cs="Arial"/>
          <w:b/>
          <w:bCs/>
          <w:vertAlign w:val="subscript"/>
        </w:rPr>
        <w:t>2</w:t>
      </w:r>
      <w:r w:rsidR="000969E1" w:rsidRPr="004515C9">
        <w:rPr>
          <w:rFonts w:cs="Arial"/>
        </w:rPr>
        <w:t xml:space="preserve"> das atividades de </w:t>
      </w:r>
      <w:r w:rsidR="000969E1" w:rsidRPr="004515C9">
        <w:rPr>
          <w:rFonts w:cs="Arial"/>
          <w:i/>
          <w:iCs/>
        </w:rPr>
        <w:t>pull out</w:t>
      </w:r>
      <w:r w:rsidR="000969E1" w:rsidRPr="004515C9">
        <w:rPr>
          <w:rFonts w:cs="Arial"/>
        </w:rPr>
        <w:t xml:space="preserve"> de risers </w:t>
      </w:r>
      <w:r w:rsidR="007A7EAA" w:rsidRPr="004515C9">
        <w:rPr>
          <w:rFonts w:cs="Arial"/>
        </w:rPr>
        <w:t xml:space="preserve">para o descomissionamento </w:t>
      </w:r>
      <w:r w:rsidR="00FA0270">
        <w:rPr>
          <w:rFonts w:cs="Arial"/>
        </w:rPr>
        <w:t>de uma UEP</w:t>
      </w:r>
      <w:r w:rsidR="000969E1" w:rsidRPr="004515C9">
        <w:rPr>
          <w:rFonts w:cs="Arial"/>
        </w:rPr>
        <w:t xml:space="preserve">, </w:t>
      </w:r>
      <w:r w:rsidR="000969E1" w:rsidRPr="0074102E">
        <w:rPr>
          <w:rFonts w:cs="Arial"/>
        </w:rPr>
        <w:t xml:space="preserve">considerando, inclusive, </w:t>
      </w:r>
      <w:r w:rsidR="007A7EAA" w:rsidRPr="0074102E">
        <w:rPr>
          <w:rFonts w:cs="Arial"/>
        </w:rPr>
        <w:t xml:space="preserve">o </w:t>
      </w:r>
      <w:r w:rsidRPr="0074102E">
        <w:rPr>
          <w:rFonts w:cs="Arial"/>
        </w:rPr>
        <w:t>valor d</w:t>
      </w:r>
      <w:r w:rsidR="007A7EAA" w:rsidRPr="0074102E">
        <w:rPr>
          <w:rFonts w:cs="Arial"/>
        </w:rPr>
        <w:t>o</w:t>
      </w:r>
      <w:r w:rsidRPr="0074102E">
        <w:rPr>
          <w:rFonts w:cs="Arial"/>
        </w:rPr>
        <w:t xml:space="preserve"> lucro </w:t>
      </w:r>
      <w:r w:rsidR="0074102E" w:rsidRPr="0074102E">
        <w:rPr>
          <w:rFonts w:cs="Arial"/>
        </w:rPr>
        <w:t>perdido</w:t>
      </w:r>
      <w:r w:rsidRPr="0074102E">
        <w:rPr>
          <w:rFonts w:cs="Arial"/>
        </w:rPr>
        <w:t xml:space="preserve"> </w:t>
      </w:r>
      <w:r w:rsidR="007A7EAA" w:rsidRPr="0074102E">
        <w:rPr>
          <w:rFonts w:cs="Arial"/>
        </w:rPr>
        <w:t>pel</w:t>
      </w:r>
      <w:r w:rsidRPr="0074102E">
        <w:rPr>
          <w:rFonts w:cs="Arial"/>
        </w:rPr>
        <w:t xml:space="preserve">o tempo de </w:t>
      </w:r>
      <w:r w:rsidR="007A7EAA" w:rsidRPr="0074102E">
        <w:rPr>
          <w:rFonts w:cs="Arial"/>
        </w:rPr>
        <w:t xml:space="preserve">permanência </w:t>
      </w:r>
      <w:r w:rsidRPr="0074102E">
        <w:rPr>
          <w:rFonts w:cs="Arial"/>
        </w:rPr>
        <w:t xml:space="preserve">da </w:t>
      </w:r>
      <w:r w:rsidR="001941FF">
        <w:rPr>
          <w:rFonts w:cs="Arial"/>
        </w:rPr>
        <w:t>plataforma</w:t>
      </w:r>
      <w:r w:rsidRPr="0074102E">
        <w:rPr>
          <w:rFonts w:cs="Arial"/>
        </w:rPr>
        <w:t xml:space="preserve"> </w:t>
      </w:r>
      <w:r w:rsidRPr="004515C9">
        <w:rPr>
          <w:rFonts w:cs="Arial"/>
        </w:rPr>
        <w:t xml:space="preserve">na locação e </w:t>
      </w:r>
      <w:r w:rsidR="007A7EAA" w:rsidRPr="004515C9">
        <w:rPr>
          <w:rFonts w:cs="Arial"/>
        </w:rPr>
        <w:t xml:space="preserve">a </w:t>
      </w:r>
      <w:r w:rsidR="000969E1" w:rsidRPr="004515C9">
        <w:rPr>
          <w:rFonts w:cs="Arial"/>
        </w:rPr>
        <w:t>precificação de carbono</w:t>
      </w:r>
      <w:r w:rsidR="007A7EAA" w:rsidRPr="004515C9">
        <w:rPr>
          <w:rFonts w:cs="Arial"/>
        </w:rPr>
        <w:t xml:space="preserve"> emitido</w:t>
      </w:r>
      <w:r w:rsidR="00363F5F">
        <w:rPr>
          <w:rFonts w:cs="Arial"/>
        </w:rPr>
        <w:t xml:space="preserve"> durante </w:t>
      </w:r>
      <w:r w:rsidR="00DA25FC">
        <w:rPr>
          <w:rFonts w:cs="Arial"/>
        </w:rPr>
        <w:t>ess</w:t>
      </w:r>
      <w:r w:rsidR="00363F5F">
        <w:rPr>
          <w:rFonts w:cs="Arial"/>
        </w:rPr>
        <w:t>as atividades</w:t>
      </w:r>
      <w:r w:rsidR="000969E1" w:rsidRPr="004515C9">
        <w:rPr>
          <w:rFonts w:cs="Arial"/>
        </w:rPr>
        <w:t>.</w:t>
      </w:r>
    </w:p>
    <w:p w14:paraId="3BB07811" w14:textId="3D911589" w:rsidR="005E1B57" w:rsidRPr="004515C9" w:rsidRDefault="00610C07" w:rsidP="002D35EA">
      <w:pPr>
        <w:rPr>
          <w:rFonts w:cs="Arial"/>
        </w:rPr>
      </w:pPr>
      <w:r w:rsidRPr="004515C9">
        <w:rPr>
          <w:rFonts w:cs="Arial"/>
        </w:rPr>
        <w:t>Para a utilização de GA é necessário fazer uma representação do problema de maneira o que possa ser interpretado computacionalmente</w:t>
      </w:r>
      <w:r w:rsidR="002D35EA" w:rsidRPr="004515C9">
        <w:rPr>
          <w:rFonts w:cs="Arial"/>
        </w:rPr>
        <w:t xml:space="preserve">. Para isso é preciso identificar </w:t>
      </w:r>
      <w:r w:rsidR="005E1B57" w:rsidRPr="004515C9">
        <w:rPr>
          <w:rFonts w:cs="Arial"/>
        </w:rPr>
        <w:t>as seguintes questões:</w:t>
      </w:r>
    </w:p>
    <w:p w14:paraId="7BFAF565" w14:textId="1E22F2CC" w:rsidR="005E1B57" w:rsidRPr="004515C9" w:rsidRDefault="005E1B57" w:rsidP="00123FC4">
      <w:pPr>
        <w:pStyle w:val="bullet"/>
      </w:pPr>
      <w:r w:rsidRPr="004515C9">
        <w:rPr>
          <w:b/>
          <w:bCs/>
        </w:rPr>
        <w:t>Problema</w:t>
      </w:r>
      <w:r w:rsidRPr="004515C9">
        <w:t>: características, restrições e variáveis</w:t>
      </w:r>
      <w:r w:rsidR="00941B30" w:rsidRPr="004515C9">
        <w:t>;</w:t>
      </w:r>
    </w:p>
    <w:p w14:paraId="65A51FFF" w14:textId="6BA62E7B" w:rsidR="005E1B57" w:rsidRPr="004515C9" w:rsidRDefault="005E1B57" w:rsidP="00123FC4">
      <w:pPr>
        <w:pStyle w:val="bullet"/>
      </w:pPr>
      <w:r w:rsidRPr="004515C9">
        <w:rPr>
          <w:b/>
          <w:bCs/>
        </w:rPr>
        <w:t xml:space="preserve">Variáveis: </w:t>
      </w:r>
      <w:r w:rsidRPr="004515C9">
        <w:t>valores que afetam a qualidade da solução</w:t>
      </w:r>
      <w:r w:rsidR="00941B30" w:rsidRPr="004515C9">
        <w:t>;</w:t>
      </w:r>
    </w:p>
    <w:p w14:paraId="0AC960AB" w14:textId="288BC881" w:rsidR="005E1B57" w:rsidRPr="004515C9" w:rsidRDefault="005E1B57" w:rsidP="00123FC4">
      <w:pPr>
        <w:pStyle w:val="bullet"/>
      </w:pPr>
      <w:r w:rsidRPr="004515C9">
        <w:rPr>
          <w:b/>
          <w:bCs/>
        </w:rPr>
        <w:t xml:space="preserve">Função objetivo: </w:t>
      </w:r>
      <w:r w:rsidRPr="004515C9">
        <w:t>mede (calcula) quão boa é a uma solução</w:t>
      </w:r>
      <w:r w:rsidR="00941B30" w:rsidRPr="004515C9">
        <w:t>;</w:t>
      </w:r>
    </w:p>
    <w:p w14:paraId="6CA8CEE3" w14:textId="11A2044D" w:rsidR="00941B30" w:rsidRPr="004515C9" w:rsidRDefault="00941B30" w:rsidP="00123FC4">
      <w:pPr>
        <w:pStyle w:val="bullet"/>
      </w:pPr>
      <w:r w:rsidRPr="004515C9">
        <w:rPr>
          <w:b/>
          <w:bCs/>
        </w:rPr>
        <w:t>Método, algoritmo</w:t>
      </w:r>
      <w:r w:rsidRPr="004515C9">
        <w:t xml:space="preserve"> ou </w:t>
      </w:r>
      <w:r w:rsidRPr="004515C9">
        <w:rPr>
          <w:b/>
          <w:bCs/>
        </w:rPr>
        <w:t>heurística</w:t>
      </w:r>
      <w:r w:rsidRPr="004515C9">
        <w:t>: que será utilizado na busca de soluções</w:t>
      </w:r>
      <w:r w:rsidR="004A00E5">
        <w:t>;</w:t>
      </w:r>
    </w:p>
    <w:p w14:paraId="2315CBD5" w14:textId="63BC5098" w:rsidR="00941B30" w:rsidRPr="004515C9" w:rsidRDefault="00941B30" w:rsidP="00123FC4">
      <w:pPr>
        <w:pStyle w:val="bullet"/>
      </w:pPr>
      <w:r w:rsidRPr="004515C9">
        <w:rPr>
          <w:b/>
          <w:bCs/>
        </w:rPr>
        <w:t>Espaço de busca</w:t>
      </w:r>
      <w:r w:rsidRPr="004515C9">
        <w:t>: o número total de soluções de um problema</w:t>
      </w:r>
      <w:r w:rsidR="004A00E5">
        <w:t>;</w:t>
      </w:r>
    </w:p>
    <w:p w14:paraId="16397D7A" w14:textId="77777777" w:rsidR="00941B30" w:rsidRPr="004515C9" w:rsidRDefault="00941B30" w:rsidP="00123FC4">
      <w:pPr>
        <w:pStyle w:val="bullet"/>
      </w:pPr>
      <w:r w:rsidRPr="0030365A">
        <w:rPr>
          <w:b/>
          <w:bCs/>
        </w:rPr>
        <w:t>Recursos computacionais</w:t>
      </w:r>
      <w:r w:rsidRPr="004515C9">
        <w:t>.</w:t>
      </w:r>
    </w:p>
    <w:p w14:paraId="4E3A3DFF" w14:textId="592DFDE2" w:rsidR="000F4797" w:rsidRPr="004515C9" w:rsidRDefault="00610C07" w:rsidP="00B33851">
      <w:pPr>
        <w:rPr>
          <w:rFonts w:cs="Arial"/>
        </w:rPr>
      </w:pPr>
      <w:r w:rsidRPr="004515C9">
        <w:rPr>
          <w:rFonts w:cs="Arial"/>
        </w:rPr>
        <w:t xml:space="preserve">O </w:t>
      </w:r>
      <w:r w:rsidR="00B8478D" w:rsidRPr="004515C9">
        <w:rPr>
          <w:rFonts w:cs="Arial"/>
          <w:b/>
          <w:bCs/>
        </w:rPr>
        <w:t>Problema</w:t>
      </w:r>
      <w:r w:rsidR="00B8478D" w:rsidRPr="004515C9">
        <w:rPr>
          <w:rFonts w:cs="Arial"/>
        </w:rPr>
        <w:t xml:space="preserve"> </w:t>
      </w:r>
      <w:r w:rsidRPr="004515C9">
        <w:rPr>
          <w:rFonts w:cs="Arial"/>
        </w:rPr>
        <w:t xml:space="preserve">apresentado no capítulo 2 se remete a </w:t>
      </w:r>
      <w:r w:rsidRPr="007E450F">
        <w:rPr>
          <w:rFonts w:cs="Arial"/>
          <w:b/>
          <w:bCs/>
        </w:rPr>
        <w:t>otimização de custo</w:t>
      </w:r>
      <w:r w:rsidR="00DA25FC">
        <w:rPr>
          <w:rFonts w:cs="Arial"/>
          <w:b/>
          <w:bCs/>
        </w:rPr>
        <w:t>s</w:t>
      </w:r>
      <w:r w:rsidR="007858B6" w:rsidRPr="007E450F">
        <w:rPr>
          <w:rFonts w:cs="Arial"/>
          <w:b/>
          <w:bCs/>
        </w:rPr>
        <w:t xml:space="preserve"> e emissões de CO</w:t>
      </w:r>
      <w:r w:rsidR="007858B6" w:rsidRPr="007E450F">
        <w:rPr>
          <w:rFonts w:cs="Arial"/>
          <w:b/>
          <w:bCs/>
          <w:vertAlign w:val="subscript"/>
        </w:rPr>
        <w:t>2</w:t>
      </w:r>
      <w:r w:rsidRPr="007E450F">
        <w:rPr>
          <w:rFonts w:cs="Arial"/>
          <w:b/>
          <w:bCs/>
        </w:rPr>
        <w:t xml:space="preserve"> para realização de </w:t>
      </w:r>
      <w:r w:rsidRPr="007E450F">
        <w:rPr>
          <w:rFonts w:cs="Arial"/>
          <w:b/>
          <w:bCs/>
          <w:i/>
          <w:iCs/>
        </w:rPr>
        <w:t>pull out</w:t>
      </w:r>
      <w:r w:rsidRPr="007E450F">
        <w:rPr>
          <w:rFonts w:cs="Arial"/>
          <w:b/>
          <w:bCs/>
        </w:rPr>
        <w:t xml:space="preserve"> de risers de sistemas de produção </w:t>
      </w:r>
      <w:r w:rsidRPr="007E450F">
        <w:rPr>
          <w:rFonts w:cs="Arial"/>
          <w:b/>
          <w:bCs/>
          <w:i/>
          <w:iCs/>
        </w:rPr>
        <w:t>offshore</w:t>
      </w:r>
      <w:r w:rsidR="00DA25FC">
        <w:rPr>
          <w:rFonts w:cs="Arial"/>
        </w:rPr>
        <w:t xml:space="preserve">. </w:t>
      </w:r>
      <w:r w:rsidR="00B33851" w:rsidRPr="004515C9">
        <w:rPr>
          <w:rFonts w:cs="Arial"/>
        </w:rPr>
        <w:t xml:space="preserve"> </w:t>
      </w:r>
      <w:r w:rsidR="00DA25FC">
        <w:rPr>
          <w:rFonts w:cs="Arial"/>
        </w:rPr>
        <w:t>S</w:t>
      </w:r>
      <w:r w:rsidR="00817E1F" w:rsidRPr="004515C9">
        <w:rPr>
          <w:rFonts w:cs="Arial"/>
        </w:rPr>
        <w:t>u</w:t>
      </w:r>
      <w:r w:rsidR="00B33851" w:rsidRPr="004515C9">
        <w:rPr>
          <w:rFonts w:cs="Arial"/>
        </w:rPr>
        <w:t>a principa</w:t>
      </w:r>
      <w:r w:rsidR="00CF2189" w:rsidRPr="004515C9">
        <w:rPr>
          <w:rFonts w:cs="Arial"/>
        </w:rPr>
        <w:t>l</w:t>
      </w:r>
      <w:r w:rsidR="00B33851" w:rsidRPr="004515C9">
        <w:rPr>
          <w:rFonts w:cs="Arial"/>
        </w:rPr>
        <w:t xml:space="preserve"> característica é a </w:t>
      </w:r>
      <w:r w:rsidR="00817E1F" w:rsidRPr="004515C9">
        <w:rPr>
          <w:rFonts w:cs="Arial"/>
        </w:rPr>
        <w:t>“T</w:t>
      </w:r>
      <w:r w:rsidR="00B33851" w:rsidRPr="004515C9">
        <w:rPr>
          <w:rFonts w:cs="Arial"/>
        </w:rPr>
        <w:t xml:space="preserve">omada de </w:t>
      </w:r>
      <w:r w:rsidR="00817E1F" w:rsidRPr="004515C9">
        <w:rPr>
          <w:rFonts w:cs="Arial"/>
        </w:rPr>
        <w:t>D</w:t>
      </w:r>
      <w:r w:rsidR="00B33851" w:rsidRPr="004515C9">
        <w:rPr>
          <w:rFonts w:cs="Arial"/>
        </w:rPr>
        <w:t>ecisão</w:t>
      </w:r>
      <w:r w:rsidR="00817E1F" w:rsidRPr="004515C9">
        <w:rPr>
          <w:rFonts w:cs="Arial"/>
        </w:rPr>
        <w:t>”</w:t>
      </w:r>
      <w:r w:rsidR="00B33851" w:rsidRPr="004515C9">
        <w:rPr>
          <w:rFonts w:cs="Arial"/>
        </w:rPr>
        <w:t xml:space="preserve"> sobre </w:t>
      </w:r>
      <w:r w:rsidR="002E7376">
        <w:rPr>
          <w:rFonts w:cs="Arial"/>
        </w:rPr>
        <w:t xml:space="preserve">qual o conjunto de </w:t>
      </w:r>
      <w:r w:rsidR="00B33851" w:rsidRPr="004515C9">
        <w:rPr>
          <w:rFonts w:cs="Arial"/>
        </w:rPr>
        <w:t>alternativas apresentadas no item</w:t>
      </w:r>
      <w:r w:rsidR="007E450F">
        <w:rPr>
          <w:rFonts w:cs="Arial"/>
        </w:rPr>
        <w:t xml:space="preserve"> </w:t>
      </w:r>
      <w:r w:rsidR="00B33851" w:rsidRPr="004515C9">
        <w:rPr>
          <w:rFonts w:cs="Arial"/>
        </w:rPr>
        <w:t xml:space="preserve">2.1.2. para </w:t>
      </w:r>
      <w:r w:rsidR="002E7376">
        <w:rPr>
          <w:rFonts w:cs="Arial"/>
        </w:rPr>
        <w:t xml:space="preserve">o </w:t>
      </w:r>
      <w:r w:rsidR="002E7376" w:rsidRPr="002E7376">
        <w:rPr>
          <w:rFonts w:cs="Arial"/>
          <w:i/>
          <w:iCs/>
        </w:rPr>
        <w:t>p</w:t>
      </w:r>
      <w:r w:rsidR="002E7376">
        <w:rPr>
          <w:rFonts w:cs="Arial"/>
          <w:i/>
          <w:iCs/>
        </w:rPr>
        <w:t>ull out</w:t>
      </w:r>
      <w:r w:rsidR="002E7376">
        <w:rPr>
          <w:rFonts w:cs="Arial"/>
        </w:rPr>
        <w:t xml:space="preserve"> dos </w:t>
      </w:r>
      <w:r w:rsidR="00B33851" w:rsidRPr="004515C9">
        <w:rPr>
          <w:rFonts w:cs="Arial"/>
        </w:rPr>
        <w:t>riser</w:t>
      </w:r>
      <w:r w:rsidR="002E7376">
        <w:rPr>
          <w:rFonts w:cs="Arial"/>
        </w:rPr>
        <w:t>s</w:t>
      </w:r>
      <w:r w:rsidR="00B33851" w:rsidRPr="004515C9">
        <w:rPr>
          <w:rFonts w:cs="Arial"/>
        </w:rPr>
        <w:t xml:space="preserve"> pertencente </w:t>
      </w:r>
      <w:r w:rsidR="00DA25FC">
        <w:rPr>
          <w:rFonts w:cs="Arial"/>
        </w:rPr>
        <w:t>a uma</w:t>
      </w:r>
      <w:r w:rsidR="00B152FB">
        <w:rPr>
          <w:rFonts w:cs="Arial"/>
        </w:rPr>
        <w:t xml:space="preserve"> UEP </w:t>
      </w:r>
      <w:r w:rsidR="00817E1F" w:rsidRPr="004515C9">
        <w:rPr>
          <w:rFonts w:cs="Arial"/>
        </w:rPr>
        <w:t xml:space="preserve">em </w:t>
      </w:r>
      <w:r w:rsidR="00B33851" w:rsidRPr="004515C9">
        <w:rPr>
          <w:rFonts w:cs="Arial"/>
        </w:rPr>
        <w:t>descomissionamento</w:t>
      </w:r>
      <w:r w:rsidR="00CF2189" w:rsidRPr="004515C9">
        <w:rPr>
          <w:rFonts w:cs="Arial"/>
        </w:rPr>
        <w:t xml:space="preserve">, considerando as </w:t>
      </w:r>
      <w:r w:rsidR="00DA25FC">
        <w:rPr>
          <w:rFonts w:cs="Arial"/>
        </w:rPr>
        <w:t xml:space="preserve">seguintes </w:t>
      </w:r>
      <w:r w:rsidR="00B8478D" w:rsidRPr="00DA25FC">
        <w:rPr>
          <w:rFonts w:cs="Arial"/>
          <w:b/>
          <w:bCs/>
        </w:rPr>
        <w:t>Variáveis</w:t>
      </w:r>
      <w:r w:rsidR="00B8478D">
        <w:rPr>
          <w:rFonts w:cs="Arial"/>
        </w:rPr>
        <w:t xml:space="preserve"> </w:t>
      </w:r>
      <w:r w:rsidR="00DF28B7">
        <w:rPr>
          <w:rFonts w:cs="Arial"/>
        </w:rPr>
        <w:t>que afetam a solução</w:t>
      </w:r>
      <w:r w:rsidR="000F4797" w:rsidRPr="004515C9">
        <w:rPr>
          <w:rFonts w:cs="Arial"/>
        </w:rPr>
        <w:t>:</w:t>
      </w:r>
    </w:p>
    <w:p w14:paraId="7ED7DBB1" w14:textId="140C2117" w:rsidR="000F4797" w:rsidRPr="004515C9" w:rsidRDefault="00B33851" w:rsidP="00123FC4">
      <w:pPr>
        <w:pStyle w:val="bullet"/>
      </w:pPr>
      <w:r w:rsidRPr="004515C9">
        <w:t xml:space="preserve">alternativas </w:t>
      </w:r>
      <w:r w:rsidR="00CF2189" w:rsidRPr="004515C9">
        <w:t xml:space="preserve">de </w:t>
      </w:r>
      <w:r w:rsidR="00CF2189" w:rsidRPr="004515C9">
        <w:rPr>
          <w:i/>
          <w:iCs/>
        </w:rPr>
        <w:t>pull out</w:t>
      </w:r>
      <w:r w:rsidR="00486B37" w:rsidRPr="004515C9">
        <w:t xml:space="preserve"> por riser</w:t>
      </w:r>
      <w:r w:rsidR="000F4797" w:rsidRPr="004515C9">
        <w:t>;</w:t>
      </w:r>
    </w:p>
    <w:p w14:paraId="3066C209" w14:textId="4BAF38F5" w:rsidR="000F4797" w:rsidRPr="004515C9" w:rsidRDefault="00B33851" w:rsidP="00123FC4">
      <w:pPr>
        <w:pStyle w:val="bullet"/>
      </w:pPr>
      <w:r w:rsidRPr="004515C9">
        <w:t>tipos de embarcações</w:t>
      </w:r>
      <w:r w:rsidR="00486B37" w:rsidRPr="004515C9">
        <w:t xml:space="preserve"> por atividade</w:t>
      </w:r>
      <w:r w:rsidR="000F4797" w:rsidRPr="004515C9">
        <w:t>;</w:t>
      </w:r>
    </w:p>
    <w:p w14:paraId="520FF620" w14:textId="6BBEF62C" w:rsidR="000F4797" w:rsidRPr="004515C9" w:rsidRDefault="000F4797" w:rsidP="00123FC4">
      <w:pPr>
        <w:pStyle w:val="bullet"/>
      </w:pPr>
      <w:r w:rsidRPr="004515C9">
        <w:t>consumo de combustível</w:t>
      </w:r>
      <w:r w:rsidR="00486B37" w:rsidRPr="004515C9">
        <w:t xml:space="preserve"> por atividade</w:t>
      </w:r>
      <w:r w:rsidRPr="004515C9">
        <w:t>;</w:t>
      </w:r>
    </w:p>
    <w:p w14:paraId="2A484147" w14:textId="632E7C78" w:rsidR="000F4797" w:rsidRPr="004515C9" w:rsidRDefault="000F4797" w:rsidP="00123FC4">
      <w:pPr>
        <w:pStyle w:val="bullet"/>
      </w:pPr>
      <w:r w:rsidRPr="004515C9">
        <w:t>emissão de gases de efeito estufa</w:t>
      </w:r>
      <w:r w:rsidR="00486B37" w:rsidRPr="004515C9">
        <w:t xml:space="preserve"> por atividade</w:t>
      </w:r>
      <w:r w:rsidRPr="004515C9">
        <w:t>;</w:t>
      </w:r>
    </w:p>
    <w:p w14:paraId="6F833125" w14:textId="362B2595" w:rsidR="000F4797" w:rsidRPr="004515C9" w:rsidRDefault="00CF2189" w:rsidP="00123FC4">
      <w:pPr>
        <w:pStyle w:val="bullet"/>
      </w:pPr>
      <w:r w:rsidRPr="004515C9">
        <w:t xml:space="preserve">condições </w:t>
      </w:r>
      <w:r w:rsidR="000F4797" w:rsidRPr="004515C9">
        <w:t xml:space="preserve">locais </w:t>
      </w:r>
      <w:r w:rsidR="00486B37" w:rsidRPr="004515C9">
        <w:t xml:space="preserve">por riser </w:t>
      </w:r>
      <w:r w:rsidR="000F4797" w:rsidRPr="004515C9">
        <w:t>(inexistência de rota de abandono);</w:t>
      </w:r>
    </w:p>
    <w:p w14:paraId="111BA017" w14:textId="4C4FA160" w:rsidR="000F4797" w:rsidRPr="004515C9" w:rsidRDefault="000F4797" w:rsidP="00123FC4">
      <w:pPr>
        <w:pStyle w:val="bullet"/>
      </w:pPr>
      <w:r w:rsidRPr="004515C9">
        <w:t xml:space="preserve">condições </w:t>
      </w:r>
      <w:r w:rsidR="00CF2189" w:rsidRPr="004515C9">
        <w:t xml:space="preserve">técnicas </w:t>
      </w:r>
      <w:r w:rsidR="00486B37" w:rsidRPr="004515C9">
        <w:t xml:space="preserve">por riser </w:t>
      </w:r>
      <w:r w:rsidRPr="004515C9">
        <w:t>(tipo de linha e ausência de integridade</w:t>
      </w:r>
      <w:r w:rsidR="00910083" w:rsidRPr="004515C9">
        <w:t>)</w:t>
      </w:r>
      <w:r w:rsidRPr="004515C9">
        <w:t>;</w:t>
      </w:r>
    </w:p>
    <w:p w14:paraId="07EC4F38" w14:textId="518F336C" w:rsidR="00D2630A" w:rsidRPr="004515C9" w:rsidRDefault="00037FFC" w:rsidP="00123FC4">
      <w:pPr>
        <w:pStyle w:val="bullet"/>
      </w:pPr>
      <w:r w:rsidRPr="004515C9">
        <w:t xml:space="preserve">custo do </w:t>
      </w:r>
      <w:r w:rsidR="00486B37" w:rsidRPr="004515C9">
        <w:t xml:space="preserve">tempo de </w:t>
      </w:r>
      <w:r w:rsidRPr="004515C9">
        <w:t>permanência</w:t>
      </w:r>
      <w:r w:rsidR="00B33851" w:rsidRPr="004515C9">
        <w:t xml:space="preserve"> da UEP na locação</w:t>
      </w:r>
      <w:r w:rsidR="00D2630A" w:rsidRPr="004515C9">
        <w:t>;</w:t>
      </w:r>
    </w:p>
    <w:p w14:paraId="007302D3" w14:textId="48B5AA38" w:rsidR="00486B37" w:rsidRPr="004515C9" w:rsidRDefault="00D2630A" w:rsidP="00123FC4">
      <w:pPr>
        <w:pStyle w:val="bullet"/>
      </w:pPr>
      <w:r w:rsidRPr="004515C9">
        <w:t>distância da UEP até a costa</w:t>
      </w:r>
      <w:r w:rsidR="00486B37" w:rsidRPr="004515C9">
        <w:t>.</w:t>
      </w:r>
    </w:p>
    <w:p w14:paraId="70062995" w14:textId="22E97E27" w:rsidR="00405F39" w:rsidRPr="004515C9" w:rsidRDefault="00405F39" w:rsidP="001F2EAC">
      <w:pPr>
        <w:rPr>
          <w:rFonts w:cs="Arial"/>
        </w:rPr>
      </w:pPr>
      <w:r w:rsidRPr="004515C9">
        <w:rPr>
          <w:rFonts w:cs="Arial"/>
        </w:rPr>
        <w:t xml:space="preserve">A </w:t>
      </w:r>
      <w:r w:rsidR="00B8478D" w:rsidRPr="004515C9">
        <w:rPr>
          <w:rFonts w:cs="Arial"/>
          <w:b/>
          <w:bCs/>
        </w:rPr>
        <w:t>Função objetivo</w:t>
      </w:r>
      <w:r w:rsidR="00B8478D" w:rsidRPr="004515C9">
        <w:rPr>
          <w:rFonts w:cs="Arial"/>
        </w:rPr>
        <w:t xml:space="preserve"> </w:t>
      </w:r>
      <w:r w:rsidR="00F11893">
        <w:rPr>
          <w:rFonts w:cs="Arial"/>
        </w:rPr>
        <w:t xml:space="preserve">a ser </w:t>
      </w:r>
      <w:r w:rsidR="00752D4A">
        <w:rPr>
          <w:rFonts w:cs="Arial"/>
        </w:rPr>
        <w:t>utilizada</w:t>
      </w:r>
      <w:r w:rsidR="00F11893">
        <w:rPr>
          <w:rFonts w:cs="Arial"/>
        </w:rPr>
        <w:t xml:space="preserve"> </w:t>
      </w:r>
      <w:r w:rsidRPr="004515C9">
        <w:rPr>
          <w:rFonts w:cs="Arial"/>
        </w:rPr>
        <w:t xml:space="preserve">para o problema é </w:t>
      </w:r>
      <w:r w:rsidR="00FF1F42">
        <w:rPr>
          <w:rFonts w:cs="Arial"/>
        </w:rPr>
        <w:t>o resultado d</w:t>
      </w:r>
      <w:r w:rsidR="00752D4A">
        <w:rPr>
          <w:rFonts w:cs="Arial"/>
        </w:rPr>
        <w:t xml:space="preserve">a otimização </w:t>
      </w:r>
      <w:r w:rsidRPr="004515C9">
        <w:rPr>
          <w:rFonts w:cs="Arial"/>
        </w:rPr>
        <w:t>custo</w:t>
      </w:r>
      <w:r w:rsidR="00752D4A">
        <w:rPr>
          <w:rFonts w:cs="Arial"/>
        </w:rPr>
        <w:t>s</w:t>
      </w:r>
      <w:r w:rsidRPr="004515C9">
        <w:rPr>
          <w:rFonts w:cs="Arial"/>
        </w:rPr>
        <w:t xml:space="preserve"> </w:t>
      </w:r>
      <w:r w:rsidR="00752D4A">
        <w:rPr>
          <w:rFonts w:cs="Arial"/>
        </w:rPr>
        <w:t>e emissões de CO</w:t>
      </w:r>
      <w:r w:rsidR="00752D4A" w:rsidRPr="00752D4A">
        <w:rPr>
          <w:rFonts w:cs="Arial"/>
          <w:vertAlign w:val="subscript"/>
        </w:rPr>
        <w:t>2</w:t>
      </w:r>
      <w:r w:rsidR="00752D4A">
        <w:rPr>
          <w:rFonts w:cs="Arial"/>
        </w:rPr>
        <w:t xml:space="preserve"> </w:t>
      </w:r>
      <w:r w:rsidR="00304FEC">
        <w:rPr>
          <w:rFonts w:cs="Arial"/>
        </w:rPr>
        <w:t>d</w:t>
      </w:r>
      <w:r w:rsidR="00752D4A">
        <w:rPr>
          <w:rFonts w:cs="Arial"/>
        </w:rPr>
        <w:t xml:space="preserve">o </w:t>
      </w:r>
      <w:r w:rsidR="001F2EAC">
        <w:rPr>
          <w:rFonts w:cs="Arial"/>
        </w:rPr>
        <w:t xml:space="preserve">conjunto de alternativas </w:t>
      </w:r>
      <w:r w:rsidR="00752D4A">
        <w:rPr>
          <w:rFonts w:cs="Arial"/>
        </w:rPr>
        <w:t xml:space="preserve">escolhidas </w:t>
      </w:r>
      <w:r w:rsidR="001F2EAC">
        <w:rPr>
          <w:rFonts w:cs="Arial"/>
        </w:rPr>
        <w:t xml:space="preserve">para </w:t>
      </w:r>
      <w:r w:rsidR="00752D4A">
        <w:rPr>
          <w:rFonts w:cs="Arial"/>
        </w:rPr>
        <w:t>a</w:t>
      </w:r>
      <w:r w:rsidR="00752D4A" w:rsidRPr="004515C9">
        <w:rPr>
          <w:rFonts w:cs="Arial"/>
        </w:rPr>
        <w:t xml:space="preserve"> </w:t>
      </w:r>
      <w:r w:rsidR="00752D4A">
        <w:rPr>
          <w:rFonts w:cs="Arial"/>
        </w:rPr>
        <w:t>realização</w:t>
      </w:r>
      <w:r w:rsidR="00752D4A" w:rsidRPr="004515C9">
        <w:rPr>
          <w:rFonts w:cs="Arial"/>
        </w:rPr>
        <w:t xml:space="preserve"> de </w:t>
      </w:r>
      <w:r w:rsidR="00752D4A" w:rsidRPr="004515C9">
        <w:rPr>
          <w:rFonts w:cs="Arial"/>
          <w:i/>
          <w:iCs/>
        </w:rPr>
        <w:t>pull out</w:t>
      </w:r>
      <w:r w:rsidR="00752D4A" w:rsidRPr="004515C9">
        <w:rPr>
          <w:rFonts w:cs="Arial"/>
        </w:rPr>
        <w:t xml:space="preserve"> de risers </w:t>
      </w:r>
      <w:r w:rsidR="0064443E">
        <w:rPr>
          <w:rFonts w:cs="Arial"/>
        </w:rPr>
        <w:t>de um</w:t>
      </w:r>
      <w:r w:rsidR="001F2EAC">
        <w:rPr>
          <w:rFonts w:cs="Arial"/>
        </w:rPr>
        <w:t xml:space="preserve">a UEP em descomissionamento. </w:t>
      </w:r>
      <w:r w:rsidR="00D84AC5" w:rsidRPr="004515C9">
        <w:rPr>
          <w:rFonts w:cs="Arial"/>
        </w:rPr>
        <w:t xml:space="preserve">Essa função poderá conter outros custos </w:t>
      </w:r>
      <w:r w:rsidR="0064443E">
        <w:rPr>
          <w:rFonts w:cs="Arial"/>
        </w:rPr>
        <w:t xml:space="preserve">que podem estar </w:t>
      </w:r>
      <w:r w:rsidR="00D84AC5" w:rsidRPr="004515C9">
        <w:rPr>
          <w:rFonts w:cs="Arial"/>
        </w:rPr>
        <w:t xml:space="preserve">associados ao problema, como </w:t>
      </w:r>
      <w:r w:rsidRPr="004515C9">
        <w:rPr>
          <w:rFonts w:cs="Arial"/>
        </w:rPr>
        <w:t xml:space="preserve">uma tributação </w:t>
      </w:r>
      <w:r w:rsidR="0064443E">
        <w:rPr>
          <w:rFonts w:cs="Arial"/>
        </w:rPr>
        <w:t>pel</w:t>
      </w:r>
      <w:r w:rsidR="00D84AC5" w:rsidRPr="004515C9">
        <w:rPr>
          <w:rFonts w:cs="Arial"/>
        </w:rPr>
        <w:t>a</w:t>
      </w:r>
      <w:r w:rsidRPr="004515C9">
        <w:rPr>
          <w:rFonts w:cs="Arial"/>
        </w:rPr>
        <w:t xml:space="preserve"> emissão </w:t>
      </w:r>
      <w:r w:rsidRPr="0074102E">
        <w:rPr>
          <w:rFonts w:cs="Arial"/>
        </w:rPr>
        <w:t>de GEE, conforme subitem 2.1.3.1.</w:t>
      </w:r>
      <w:r w:rsidR="0064443E">
        <w:rPr>
          <w:rFonts w:cs="Arial"/>
        </w:rPr>
        <w:t>,</w:t>
      </w:r>
      <w:r w:rsidR="00F11893">
        <w:rPr>
          <w:rFonts w:cs="Arial"/>
        </w:rPr>
        <w:t xml:space="preserve"> e </w:t>
      </w:r>
      <w:r w:rsidRPr="0074102E">
        <w:rPr>
          <w:rFonts w:cs="Arial"/>
        </w:rPr>
        <w:t>um valor</w:t>
      </w:r>
      <w:r w:rsidR="006E1884" w:rsidRPr="0074102E">
        <w:rPr>
          <w:rFonts w:cs="Arial"/>
        </w:rPr>
        <w:t xml:space="preserve"> estimado</w:t>
      </w:r>
      <w:r w:rsidRPr="0074102E">
        <w:rPr>
          <w:rFonts w:cs="Arial"/>
        </w:rPr>
        <w:t xml:space="preserve"> de lucro </w:t>
      </w:r>
      <w:r w:rsidR="0074102E" w:rsidRPr="0074102E">
        <w:rPr>
          <w:rFonts w:cs="Arial"/>
        </w:rPr>
        <w:t>perdido</w:t>
      </w:r>
      <w:r w:rsidRPr="0074102E">
        <w:rPr>
          <w:rFonts w:cs="Arial"/>
        </w:rPr>
        <w:t xml:space="preserve"> </w:t>
      </w:r>
      <w:r w:rsidR="006E1884" w:rsidRPr="004515C9">
        <w:rPr>
          <w:rFonts w:cs="Arial"/>
        </w:rPr>
        <w:t xml:space="preserve">pelo tempo de </w:t>
      </w:r>
      <w:r w:rsidR="00D43A4D" w:rsidRPr="004515C9">
        <w:rPr>
          <w:rFonts w:cs="Arial"/>
        </w:rPr>
        <w:t>permanência</w:t>
      </w:r>
      <w:r w:rsidRPr="004515C9">
        <w:rPr>
          <w:rFonts w:cs="Arial"/>
        </w:rPr>
        <w:t xml:space="preserve"> da UEP n</w:t>
      </w:r>
      <w:r w:rsidR="00ED3F3C" w:rsidRPr="004515C9">
        <w:rPr>
          <w:rFonts w:cs="Arial"/>
        </w:rPr>
        <w:t>a</w:t>
      </w:r>
      <w:r w:rsidRPr="004515C9">
        <w:rPr>
          <w:rFonts w:cs="Arial"/>
        </w:rPr>
        <w:t xml:space="preserve"> locação</w:t>
      </w:r>
      <w:r w:rsidR="00D84AC5" w:rsidRPr="004515C9">
        <w:rPr>
          <w:rFonts w:cs="Arial"/>
        </w:rPr>
        <w:t xml:space="preserve">, além de outros custos que venham a ser </w:t>
      </w:r>
      <w:r w:rsidR="00D84AC5" w:rsidRPr="004515C9">
        <w:rPr>
          <w:rFonts w:cs="Arial"/>
        </w:rPr>
        <w:lastRenderedPageBreak/>
        <w:t>contabilizados a depender das condições de cada problema, como rateios entre operadoras, planos de contingência, compensações ambientais etc</w:t>
      </w:r>
      <w:r w:rsidRPr="004515C9">
        <w:rPr>
          <w:rFonts w:cs="Arial"/>
        </w:rPr>
        <w:t>.</w:t>
      </w:r>
    </w:p>
    <w:p w14:paraId="069FF69B" w14:textId="27A76317" w:rsidR="003E6832" w:rsidRPr="004515C9" w:rsidRDefault="001E31A6" w:rsidP="00F72D30">
      <w:pPr>
        <w:rPr>
          <w:rFonts w:cs="Arial"/>
        </w:rPr>
      </w:pPr>
      <w:r>
        <w:rPr>
          <w:rFonts w:cs="Arial"/>
        </w:rPr>
        <w:t>Para avaliação da efetividade do sistema propost</w:t>
      </w:r>
      <w:r w:rsidR="00163E1B">
        <w:rPr>
          <w:rFonts w:cs="Arial"/>
        </w:rPr>
        <w:t>o</w:t>
      </w:r>
      <w:r>
        <w:rPr>
          <w:rFonts w:cs="Arial"/>
        </w:rPr>
        <w:t>, será utilizad</w:t>
      </w:r>
      <w:r w:rsidR="008526D4">
        <w:rPr>
          <w:rFonts w:cs="Arial"/>
        </w:rPr>
        <w:t>o</w:t>
      </w:r>
      <w:r>
        <w:rPr>
          <w:rFonts w:cs="Arial"/>
        </w:rPr>
        <w:t xml:space="preserve"> o resultado </w:t>
      </w:r>
      <w:r w:rsidR="005B5172">
        <w:rPr>
          <w:rFonts w:cs="Arial"/>
        </w:rPr>
        <w:t>obtido</w:t>
      </w:r>
      <w:r w:rsidR="008526D4">
        <w:rPr>
          <w:rFonts w:cs="Arial"/>
        </w:rPr>
        <w:t xml:space="preserve"> </w:t>
      </w:r>
      <w:r w:rsidR="00F72D30">
        <w:rPr>
          <w:rFonts w:cs="Arial"/>
        </w:rPr>
        <w:t>d</w:t>
      </w:r>
      <w:r>
        <w:rPr>
          <w:rFonts w:cs="Arial"/>
        </w:rPr>
        <w:t>a função objetivo</w:t>
      </w:r>
      <w:r w:rsidR="00084777">
        <w:rPr>
          <w:rFonts w:cs="Arial"/>
        </w:rPr>
        <w:t>,</w:t>
      </w:r>
      <w:r>
        <w:rPr>
          <w:rFonts w:cs="Arial"/>
        </w:rPr>
        <w:t xml:space="preserve"> considerando </w:t>
      </w:r>
      <w:r w:rsidR="008526D4">
        <w:rPr>
          <w:rFonts w:cs="Arial"/>
        </w:rPr>
        <w:t>um conjunto de altern</w:t>
      </w:r>
      <w:r w:rsidR="00C529A5">
        <w:rPr>
          <w:rFonts w:cs="Arial"/>
        </w:rPr>
        <w:t>ativas de um “caso base”</w:t>
      </w:r>
      <w:r w:rsidR="003E6832">
        <w:rPr>
          <w:rFonts w:cs="Arial"/>
        </w:rPr>
        <w:t xml:space="preserve"> como referência</w:t>
      </w:r>
      <w:r w:rsidR="00C529A5">
        <w:rPr>
          <w:rFonts w:cs="Arial"/>
        </w:rPr>
        <w:t xml:space="preserve">, </w:t>
      </w:r>
      <w:r w:rsidR="00D75D24">
        <w:rPr>
          <w:rFonts w:cs="Arial"/>
        </w:rPr>
        <w:t xml:space="preserve">definido </w:t>
      </w:r>
      <w:r w:rsidR="00B315B3">
        <w:rPr>
          <w:rFonts w:cs="Arial"/>
        </w:rPr>
        <w:t xml:space="preserve">através de uma </w:t>
      </w:r>
      <w:r w:rsidR="00B315B3" w:rsidRPr="004515C9">
        <w:rPr>
          <w:rFonts w:cs="Arial"/>
        </w:rPr>
        <w:t>busca aleatória</w:t>
      </w:r>
      <w:r w:rsidR="00B315B3">
        <w:rPr>
          <w:rFonts w:cs="Arial"/>
        </w:rPr>
        <w:t xml:space="preserve"> e </w:t>
      </w:r>
      <w:r w:rsidR="00B315B3" w:rsidRPr="004515C9">
        <w:rPr>
          <w:rFonts w:cs="Arial"/>
        </w:rPr>
        <w:t>a heurística</w:t>
      </w:r>
      <w:r w:rsidR="00084777">
        <w:rPr>
          <w:rStyle w:val="Refdenotaderodap"/>
          <w:rFonts w:cs="Arial"/>
        </w:rPr>
        <w:t xml:space="preserve"> </w:t>
      </w:r>
      <w:r w:rsidR="00B315B3" w:rsidRPr="004515C9">
        <w:rPr>
          <w:rFonts w:cs="Arial"/>
        </w:rPr>
        <w:t>associada a bom sens</w:t>
      </w:r>
      <w:r w:rsidR="00B315B3">
        <w:rPr>
          <w:rFonts w:cs="Arial"/>
        </w:rPr>
        <w:t>o.</w:t>
      </w:r>
      <w:r w:rsidR="00F72D30">
        <w:rPr>
          <w:rFonts w:cs="Arial"/>
        </w:rPr>
        <w:t xml:space="preserve"> Esse resultado </w:t>
      </w:r>
      <w:r w:rsidRPr="004515C9">
        <w:rPr>
          <w:rFonts w:cs="Arial"/>
        </w:rPr>
        <w:t>ser</w:t>
      </w:r>
      <w:r w:rsidR="001905EB">
        <w:rPr>
          <w:rFonts w:cs="Arial"/>
        </w:rPr>
        <w:t>á</w:t>
      </w:r>
      <w:r w:rsidRPr="004515C9">
        <w:rPr>
          <w:rFonts w:cs="Arial"/>
        </w:rPr>
        <w:t xml:space="preserve"> comparad</w:t>
      </w:r>
      <w:r w:rsidR="005B09DF">
        <w:rPr>
          <w:rFonts w:cs="Arial"/>
        </w:rPr>
        <w:t>o</w:t>
      </w:r>
      <w:r w:rsidRPr="004515C9">
        <w:rPr>
          <w:rFonts w:cs="Arial"/>
        </w:rPr>
        <w:t xml:space="preserve"> com as demais soluções apresentadas pelos sucessivos cromossomos resultantes dos GAs</w:t>
      </w:r>
      <w:r w:rsidR="00367E04">
        <w:rPr>
          <w:rFonts w:cs="Arial"/>
        </w:rPr>
        <w:t xml:space="preserve"> (conjunto de alternativas</w:t>
      </w:r>
      <w:r w:rsidR="009344C4">
        <w:rPr>
          <w:rFonts w:cs="Arial"/>
        </w:rPr>
        <w:t xml:space="preserve"> otimizadas</w:t>
      </w:r>
      <w:r w:rsidR="00367E04">
        <w:rPr>
          <w:rFonts w:cs="Arial"/>
        </w:rPr>
        <w:t>)</w:t>
      </w:r>
      <w:r w:rsidRPr="004515C9">
        <w:rPr>
          <w:rFonts w:cs="Arial"/>
        </w:rPr>
        <w:t xml:space="preserve">. </w:t>
      </w:r>
      <w:r w:rsidR="003E6832" w:rsidRPr="004515C9">
        <w:rPr>
          <w:rFonts w:cs="Arial"/>
        </w:rPr>
        <w:t>Caso se apresentem soluções mais otimizadas, essas serão consideradas na tomada de decisão</w:t>
      </w:r>
      <w:r w:rsidR="00F72D30">
        <w:rPr>
          <w:rFonts w:cs="Arial"/>
        </w:rPr>
        <w:t>. S</w:t>
      </w:r>
      <w:r w:rsidR="003E6832" w:rsidRPr="004515C9">
        <w:rPr>
          <w:rFonts w:cs="Arial"/>
        </w:rPr>
        <w:t>endo assim</w:t>
      </w:r>
      <w:r w:rsidR="00F72D30">
        <w:rPr>
          <w:rFonts w:cs="Arial"/>
        </w:rPr>
        <w:t xml:space="preserve">, </w:t>
      </w:r>
      <w:r w:rsidR="003E6832" w:rsidRPr="004515C9">
        <w:rPr>
          <w:rFonts w:cs="Arial"/>
        </w:rPr>
        <w:t xml:space="preserve">a comparação </w:t>
      </w:r>
      <w:r w:rsidR="00F72D30">
        <w:rPr>
          <w:rFonts w:cs="Arial"/>
        </w:rPr>
        <w:t>dos resultados obtidos</w:t>
      </w:r>
      <w:r w:rsidR="005B3D3C">
        <w:rPr>
          <w:rFonts w:cs="Arial"/>
        </w:rPr>
        <w:t xml:space="preserve"> na função objetivo</w:t>
      </w:r>
      <w:r w:rsidR="00F72D30">
        <w:rPr>
          <w:rFonts w:cs="Arial"/>
        </w:rPr>
        <w:t xml:space="preserve"> pelo GA com o “caso base” </w:t>
      </w:r>
      <w:r w:rsidR="003E6832" w:rsidRPr="004515C9">
        <w:rPr>
          <w:rFonts w:cs="Arial"/>
        </w:rPr>
        <w:t xml:space="preserve">irá avaliar a efetividade </w:t>
      </w:r>
      <w:r w:rsidR="001905EB">
        <w:rPr>
          <w:rFonts w:cs="Arial"/>
        </w:rPr>
        <w:t xml:space="preserve">do sistema </w:t>
      </w:r>
      <w:r w:rsidR="003E6832" w:rsidRPr="004515C9">
        <w:rPr>
          <w:rFonts w:cs="Arial"/>
        </w:rPr>
        <w:t>propost</w:t>
      </w:r>
      <w:r w:rsidR="001905EB">
        <w:rPr>
          <w:rFonts w:cs="Arial"/>
        </w:rPr>
        <w:t>o</w:t>
      </w:r>
      <w:r w:rsidR="003E6832" w:rsidRPr="004515C9">
        <w:rPr>
          <w:rFonts w:cs="Arial"/>
        </w:rPr>
        <w:t xml:space="preserve"> para a solução do problema.</w:t>
      </w:r>
    </w:p>
    <w:p w14:paraId="347C0119" w14:textId="74A0826E" w:rsidR="00941B30" w:rsidRPr="004515C9" w:rsidRDefault="00941B30" w:rsidP="00941B30">
      <w:pPr>
        <w:rPr>
          <w:rFonts w:cs="Arial"/>
        </w:rPr>
      </w:pPr>
      <w:r w:rsidRPr="004515C9">
        <w:rPr>
          <w:rFonts w:cs="Arial"/>
        </w:rPr>
        <w:t xml:space="preserve">O </w:t>
      </w:r>
      <w:r w:rsidR="00B8478D" w:rsidRPr="004515C9">
        <w:rPr>
          <w:rFonts w:cs="Arial"/>
          <w:b/>
          <w:bCs/>
        </w:rPr>
        <w:t>Método</w:t>
      </w:r>
      <w:r w:rsidR="00B8478D" w:rsidRPr="004515C9">
        <w:rPr>
          <w:rFonts w:cs="Arial"/>
        </w:rPr>
        <w:t xml:space="preserve"> </w:t>
      </w:r>
      <w:r w:rsidRPr="004515C9">
        <w:rPr>
          <w:rFonts w:cs="Arial"/>
        </w:rPr>
        <w:t>proposto para a busca de soluções é a utilização do suplemento “Solver” do Microsoft Excel</w:t>
      </w:r>
      <w:r w:rsidR="00F136DC">
        <w:rPr>
          <w:rFonts w:cs="Arial"/>
        </w:rPr>
        <w:t>®</w:t>
      </w:r>
      <w:r w:rsidR="00681D0B">
        <w:rPr>
          <w:rFonts w:cs="Arial"/>
        </w:rPr>
        <w:t>,</w:t>
      </w:r>
      <w:r w:rsidRPr="004515C9">
        <w:rPr>
          <w:rFonts w:cs="Arial"/>
        </w:rPr>
        <w:t xml:space="preserve"> que é utilizado para teste de hipóteses, onde é possível determinar o valor máximo ou mínimo de uma célula, considerada a função objetivo, alterando outras células, que seriam os genes e o cromossomo, respeitando as restrições ou limites estabelecidos</w:t>
      </w:r>
      <w:r w:rsidR="00A67D13" w:rsidRPr="004515C9">
        <w:rPr>
          <w:rFonts w:cs="Arial"/>
        </w:rPr>
        <w:t xml:space="preserve"> do problema</w:t>
      </w:r>
      <w:r w:rsidRPr="004515C9">
        <w:rPr>
          <w:rFonts w:cs="Arial"/>
        </w:rPr>
        <w:t xml:space="preserve">.  </w:t>
      </w:r>
      <w:r w:rsidR="00A67D13" w:rsidRPr="004515C9">
        <w:rPr>
          <w:rFonts w:cs="Arial"/>
        </w:rPr>
        <w:t>Para isso, é possível escolher três tipos de algoritmos ou métodos de solução</w:t>
      </w:r>
      <w:r w:rsidR="00D50507">
        <w:rPr>
          <w:rFonts w:cs="Arial"/>
        </w:rPr>
        <w:t xml:space="preserve"> (MICROSOFT, 2020)</w:t>
      </w:r>
      <w:r w:rsidR="00A67D13" w:rsidRPr="004515C9">
        <w:rPr>
          <w:rFonts w:cs="Arial"/>
        </w:rPr>
        <w:t xml:space="preserve">: </w:t>
      </w:r>
    </w:p>
    <w:p w14:paraId="076DD8FF" w14:textId="24449B25" w:rsidR="00941B30" w:rsidRPr="004515C9" w:rsidRDefault="00941B30" w:rsidP="00123FC4">
      <w:pPr>
        <w:pStyle w:val="bullet"/>
      </w:pPr>
      <w:r w:rsidRPr="00566E48">
        <w:rPr>
          <w:b/>
          <w:bCs/>
        </w:rPr>
        <w:t>Gradiente Reduzido Generalizado (GRG) Não Linear</w:t>
      </w:r>
      <w:r w:rsidR="00A67D13" w:rsidRPr="004515C9">
        <w:t xml:space="preserve">: </w:t>
      </w:r>
      <w:r w:rsidRPr="004515C9">
        <w:t>problemas simples não lineares</w:t>
      </w:r>
      <w:r w:rsidR="00A67D13" w:rsidRPr="004515C9">
        <w:t>;</w:t>
      </w:r>
    </w:p>
    <w:p w14:paraId="1C2A5DC5" w14:textId="0FC72547" w:rsidR="00941B30" w:rsidRPr="004515C9" w:rsidRDefault="00941B30" w:rsidP="00123FC4">
      <w:pPr>
        <w:pStyle w:val="bullet"/>
      </w:pPr>
      <w:r w:rsidRPr="00566E48">
        <w:rPr>
          <w:b/>
          <w:bCs/>
        </w:rPr>
        <w:t>LP Simplex</w:t>
      </w:r>
      <w:r w:rsidR="00A67D13" w:rsidRPr="004515C9">
        <w:t xml:space="preserve">: </w:t>
      </w:r>
      <w:r w:rsidRPr="004515C9">
        <w:t>problemas lineares.</w:t>
      </w:r>
    </w:p>
    <w:p w14:paraId="063A00FD" w14:textId="7334E635" w:rsidR="00941B30" w:rsidRPr="004515C9" w:rsidRDefault="00941B30" w:rsidP="00123FC4">
      <w:pPr>
        <w:pStyle w:val="bullet"/>
      </w:pPr>
      <w:r w:rsidRPr="00566E48">
        <w:rPr>
          <w:b/>
          <w:bCs/>
        </w:rPr>
        <w:t>Evolucionário</w:t>
      </w:r>
      <w:r w:rsidR="00A67D13" w:rsidRPr="004515C9">
        <w:t xml:space="preserve">: </w:t>
      </w:r>
      <w:r w:rsidRPr="004515C9">
        <w:t>problemas complexos.</w:t>
      </w:r>
    </w:p>
    <w:p w14:paraId="5FC50BA9" w14:textId="67304639" w:rsidR="00776A6F" w:rsidRPr="004515C9" w:rsidRDefault="00776A6F" w:rsidP="00776A6F">
      <w:pPr>
        <w:rPr>
          <w:rFonts w:cs="Arial"/>
        </w:rPr>
      </w:pPr>
      <w:r w:rsidRPr="004515C9">
        <w:rPr>
          <w:rFonts w:cs="Arial"/>
        </w:rPr>
        <w:t xml:space="preserve">O </w:t>
      </w:r>
      <w:r w:rsidR="00B8478D" w:rsidRPr="004515C9">
        <w:rPr>
          <w:rFonts w:cs="Arial"/>
          <w:b/>
          <w:bCs/>
        </w:rPr>
        <w:t xml:space="preserve">Espaço </w:t>
      </w:r>
      <w:r w:rsidR="00A67D13" w:rsidRPr="004515C9">
        <w:rPr>
          <w:rFonts w:cs="Arial"/>
          <w:b/>
          <w:bCs/>
        </w:rPr>
        <w:t>de busca</w:t>
      </w:r>
      <w:r w:rsidR="00A67D13" w:rsidRPr="004515C9">
        <w:rPr>
          <w:rFonts w:cs="Arial"/>
        </w:rPr>
        <w:t xml:space="preserve"> </w:t>
      </w:r>
      <w:r w:rsidRPr="004515C9">
        <w:rPr>
          <w:rFonts w:cs="Arial"/>
        </w:rPr>
        <w:t xml:space="preserve">deve ser adaptado para cada UEP em descomissionamento, considerando o seu escopo, características e restrições específicas, utilizando o </w:t>
      </w:r>
      <w:r w:rsidR="00021261" w:rsidRPr="004515C9">
        <w:rPr>
          <w:rFonts w:cs="Arial"/>
        </w:rPr>
        <w:t>“</w:t>
      </w:r>
      <w:r w:rsidRPr="004515C9">
        <w:rPr>
          <w:rFonts w:cs="Arial"/>
        </w:rPr>
        <w:t>caso base</w:t>
      </w:r>
      <w:r w:rsidR="00021261" w:rsidRPr="004515C9">
        <w:rPr>
          <w:rFonts w:cs="Arial"/>
        </w:rPr>
        <w:t>”</w:t>
      </w:r>
      <w:r w:rsidRPr="004515C9">
        <w:rPr>
          <w:rFonts w:cs="Arial"/>
        </w:rPr>
        <w:t xml:space="preserve"> como padrão de referência para avaliar as soluções </w:t>
      </w:r>
      <w:r w:rsidR="00304FEC">
        <w:rPr>
          <w:rFonts w:cs="Arial"/>
        </w:rPr>
        <w:t>otimizadas</w:t>
      </w:r>
      <w:r w:rsidRPr="004515C9">
        <w:rPr>
          <w:rFonts w:cs="Arial"/>
        </w:rPr>
        <w:t xml:space="preserve"> pelo método</w:t>
      </w:r>
      <w:r w:rsidR="002064DA" w:rsidRPr="004515C9">
        <w:rPr>
          <w:rFonts w:cs="Arial"/>
        </w:rPr>
        <w:t xml:space="preserve">. Nesse caso, pode-se ir buscando novas soluções até verificar que não existe </w:t>
      </w:r>
      <w:r w:rsidR="00304FEC">
        <w:rPr>
          <w:rFonts w:cs="Arial"/>
        </w:rPr>
        <w:t>otimização</w:t>
      </w:r>
      <w:r w:rsidR="002064DA" w:rsidRPr="004515C9">
        <w:rPr>
          <w:rFonts w:cs="Arial"/>
        </w:rPr>
        <w:t xml:space="preserve"> significativa na função objetivo, podendo, dessa forma, ser finalizada a busca.</w:t>
      </w:r>
    </w:p>
    <w:p w14:paraId="018D08AE" w14:textId="0B02F83A" w:rsidR="00DA25FC" w:rsidRDefault="002064DA" w:rsidP="00811F44">
      <w:pPr>
        <w:rPr>
          <w:rFonts w:cs="Arial"/>
        </w:rPr>
      </w:pPr>
      <w:r w:rsidRPr="004515C9">
        <w:rPr>
          <w:rFonts w:cs="Arial"/>
        </w:rPr>
        <w:t xml:space="preserve">O </w:t>
      </w:r>
      <w:r w:rsidR="00B8478D" w:rsidRPr="004515C9">
        <w:rPr>
          <w:rFonts w:cs="Arial"/>
          <w:b/>
          <w:bCs/>
        </w:rPr>
        <w:t xml:space="preserve">Recurso </w:t>
      </w:r>
      <w:r w:rsidR="00A67D13" w:rsidRPr="004515C9">
        <w:rPr>
          <w:rFonts w:cs="Arial"/>
          <w:b/>
          <w:bCs/>
        </w:rPr>
        <w:t>computaciona</w:t>
      </w:r>
      <w:r w:rsidRPr="004515C9">
        <w:rPr>
          <w:rFonts w:cs="Arial"/>
          <w:b/>
          <w:bCs/>
        </w:rPr>
        <w:t xml:space="preserve">l </w:t>
      </w:r>
      <w:r w:rsidRPr="004515C9">
        <w:rPr>
          <w:rFonts w:cs="Arial"/>
        </w:rPr>
        <w:t xml:space="preserve">adotado pode ser qualquer ferramenta que </w:t>
      </w:r>
      <w:r w:rsidR="00970C8C" w:rsidRPr="004515C9">
        <w:rPr>
          <w:rFonts w:cs="Arial"/>
        </w:rPr>
        <w:t xml:space="preserve">seja possível executar </w:t>
      </w:r>
      <w:r w:rsidRPr="004515C9">
        <w:rPr>
          <w:rFonts w:cs="Arial"/>
        </w:rPr>
        <w:t xml:space="preserve">o método proposto para a solução do problema, </w:t>
      </w:r>
      <w:r w:rsidR="00970C8C" w:rsidRPr="004515C9">
        <w:rPr>
          <w:rFonts w:cs="Arial"/>
        </w:rPr>
        <w:t>através da instalação d</w:t>
      </w:r>
      <w:r w:rsidRPr="004515C9">
        <w:rPr>
          <w:rFonts w:cs="Arial"/>
        </w:rPr>
        <w:t>o Microsoft Excel</w:t>
      </w:r>
      <w:r w:rsidR="00F136DC">
        <w:rPr>
          <w:rFonts w:cs="Arial"/>
        </w:rPr>
        <w:t>®</w:t>
      </w:r>
      <w:r w:rsidRPr="004515C9">
        <w:rPr>
          <w:rFonts w:cs="Arial"/>
        </w:rPr>
        <w:t xml:space="preserve"> com o respectivo suplemento “</w:t>
      </w:r>
      <w:r w:rsidR="008422E2" w:rsidRPr="004515C9">
        <w:rPr>
          <w:rFonts w:cs="Arial"/>
        </w:rPr>
        <w:t>Solver</w:t>
      </w:r>
      <w:r w:rsidRPr="004515C9">
        <w:rPr>
          <w:rFonts w:cs="Arial"/>
        </w:rPr>
        <w:t>”.</w:t>
      </w:r>
    </w:p>
    <w:p w14:paraId="42B34029" w14:textId="4E0143F5" w:rsidR="00811F44" w:rsidRPr="004515C9" w:rsidRDefault="009D1B85" w:rsidP="001105B3">
      <w:pPr>
        <w:pStyle w:val="Ttulo2"/>
        <w:rPr>
          <w:rFonts w:cs="Arial"/>
        </w:rPr>
      </w:pPr>
      <w:bookmarkStart w:id="750" w:name="_Toc51601301"/>
      <w:bookmarkStart w:id="751" w:name="_Toc55897136"/>
      <w:r w:rsidRPr="004515C9">
        <w:rPr>
          <w:rFonts w:cs="Arial"/>
        </w:rPr>
        <w:t>Definição dos genes e cromossomo do problema</w:t>
      </w:r>
      <w:bookmarkEnd w:id="750"/>
      <w:bookmarkEnd w:id="751"/>
    </w:p>
    <w:p w14:paraId="75E62C02" w14:textId="1F5ECF77" w:rsidR="0074102E" w:rsidRPr="004515C9" w:rsidRDefault="00FA0579" w:rsidP="00811F44">
      <w:pPr>
        <w:rPr>
          <w:rFonts w:cs="Arial"/>
        </w:rPr>
      </w:pPr>
      <w:r w:rsidRPr="004515C9">
        <w:rPr>
          <w:rFonts w:cs="Arial"/>
        </w:rPr>
        <w:t>Para a composição da função objetivo, é necessári</w:t>
      </w:r>
      <w:r w:rsidR="00B6761F">
        <w:rPr>
          <w:rFonts w:cs="Arial"/>
        </w:rPr>
        <w:t>o</w:t>
      </w:r>
      <w:r w:rsidRPr="004515C9">
        <w:rPr>
          <w:rFonts w:cs="Arial"/>
        </w:rPr>
        <w:t xml:space="preserve"> decodifica</w:t>
      </w:r>
      <w:r w:rsidR="00B6761F">
        <w:rPr>
          <w:rFonts w:cs="Arial"/>
        </w:rPr>
        <w:t>r</w:t>
      </w:r>
      <w:r w:rsidRPr="004515C9">
        <w:rPr>
          <w:rFonts w:cs="Arial"/>
        </w:rPr>
        <w:t xml:space="preserve"> o problema </w:t>
      </w:r>
      <w:r w:rsidR="00682CDA">
        <w:rPr>
          <w:rFonts w:cs="Arial"/>
        </w:rPr>
        <w:t xml:space="preserve">em </w:t>
      </w:r>
      <w:r w:rsidR="009D1B85" w:rsidRPr="004515C9">
        <w:rPr>
          <w:rFonts w:cs="Arial"/>
        </w:rPr>
        <w:t>genes e cromossomos</w:t>
      </w:r>
      <w:r w:rsidR="00682CDA">
        <w:rPr>
          <w:rFonts w:cs="Arial"/>
        </w:rPr>
        <w:t xml:space="preserve"> (GA)</w:t>
      </w:r>
      <w:r w:rsidR="009D1B85" w:rsidRPr="004515C9">
        <w:rPr>
          <w:rFonts w:cs="Arial"/>
        </w:rPr>
        <w:t xml:space="preserve"> </w:t>
      </w:r>
      <w:r w:rsidR="00BC2966" w:rsidRPr="004515C9">
        <w:rPr>
          <w:rFonts w:cs="Arial"/>
        </w:rPr>
        <w:t>para</w:t>
      </w:r>
      <w:r w:rsidR="0018024C" w:rsidRPr="004515C9">
        <w:rPr>
          <w:rFonts w:cs="Arial"/>
        </w:rPr>
        <w:t xml:space="preserve"> </w:t>
      </w:r>
      <w:r w:rsidR="00BC2966" w:rsidRPr="004515C9">
        <w:rPr>
          <w:rFonts w:cs="Arial"/>
        </w:rPr>
        <w:t>possibilitar a utilização de funções matemáticas para otimização de custo</w:t>
      </w:r>
      <w:r w:rsidR="00B6761F">
        <w:rPr>
          <w:rFonts w:cs="Arial"/>
        </w:rPr>
        <w:t>s e emissões de CO</w:t>
      </w:r>
      <w:r w:rsidR="00B6761F" w:rsidRPr="00B6761F">
        <w:rPr>
          <w:rFonts w:cs="Arial"/>
          <w:vertAlign w:val="subscript"/>
        </w:rPr>
        <w:t>2</w:t>
      </w:r>
      <w:r w:rsidR="00682CDA">
        <w:rPr>
          <w:rFonts w:cs="Arial"/>
        </w:rPr>
        <w:t xml:space="preserve">. Dessa maneira foi </w:t>
      </w:r>
      <w:r w:rsidRPr="004515C9">
        <w:rPr>
          <w:rFonts w:cs="Arial"/>
        </w:rPr>
        <w:t xml:space="preserve">proposta a configuração conforme </w:t>
      </w:r>
      <w:r w:rsidR="004C0811" w:rsidRPr="004515C9">
        <w:rPr>
          <w:rFonts w:cs="Arial"/>
        </w:rPr>
        <w:t>Tabela 1</w:t>
      </w:r>
      <w:r w:rsidR="00B6761F">
        <w:rPr>
          <w:rFonts w:cs="Arial"/>
        </w:rPr>
        <w:t>, considerando as restrições envolvidas</w:t>
      </w:r>
      <w:r w:rsidRPr="004515C9">
        <w:rPr>
          <w:rFonts w:cs="Arial"/>
        </w:rPr>
        <w:t>.</w:t>
      </w:r>
    </w:p>
    <w:p w14:paraId="48D65874" w14:textId="3D8F9AA6" w:rsidR="004C0811" w:rsidRPr="004515C9" w:rsidRDefault="004C0811" w:rsidP="005F7C57">
      <w:pPr>
        <w:pStyle w:val="Tabela"/>
        <w:rPr>
          <w:rFonts w:cs="Arial"/>
        </w:rPr>
      </w:pPr>
      <w:bookmarkStart w:id="752" w:name="_Toc55897169"/>
      <w:r w:rsidRPr="002824AE">
        <w:rPr>
          <w:rFonts w:cs="Arial"/>
          <w:b/>
          <w:bCs/>
        </w:rPr>
        <w:t>Tabela 1</w:t>
      </w:r>
      <w:r w:rsidRPr="004515C9">
        <w:rPr>
          <w:rFonts w:cs="Arial"/>
        </w:rPr>
        <w:t xml:space="preserve"> – Configuração </w:t>
      </w:r>
      <w:r w:rsidR="007D20DE" w:rsidRPr="004515C9">
        <w:rPr>
          <w:rFonts w:cs="Arial"/>
        </w:rPr>
        <w:t xml:space="preserve">proposta para </w:t>
      </w:r>
      <w:r w:rsidRPr="004515C9">
        <w:rPr>
          <w:rFonts w:cs="Arial"/>
        </w:rPr>
        <w:t>otimização do problema</w:t>
      </w:r>
      <w:bookmarkEnd w:id="752"/>
    </w:p>
    <w:tbl>
      <w:tblPr>
        <w:tblStyle w:val="Tabelacomgrade"/>
        <w:tblW w:w="0" w:type="auto"/>
        <w:tblLook w:val="04A0" w:firstRow="1" w:lastRow="0" w:firstColumn="1" w:lastColumn="0" w:noHBand="0" w:noVBand="1"/>
      </w:tblPr>
      <w:tblGrid>
        <w:gridCol w:w="825"/>
        <w:gridCol w:w="1516"/>
        <w:gridCol w:w="1198"/>
        <w:gridCol w:w="2126"/>
        <w:gridCol w:w="2034"/>
        <w:gridCol w:w="1361"/>
      </w:tblGrid>
      <w:tr w:rsidR="004C0811" w:rsidRPr="004515C9" w14:paraId="600E3B86" w14:textId="77777777" w:rsidTr="005F7C57">
        <w:trPr>
          <w:trHeight w:val="521"/>
        </w:trPr>
        <w:tc>
          <w:tcPr>
            <w:tcW w:w="825" w:type="dxa"/>
            <w:shd w:val="clear" w:color="auto" w:fill="BFBFBF" w:themeFill="background1" w:themeFillShade="BF"/>
            <w:hideMark/>
          </w:tcPr>
          <w:p w14:paraId="24C897DF" w14:textId="77777777" w:rsidR="004C0811" w:rsidRPr="004515C9" w:rsidRDefault="004C0811" w:rsidP="00A219D3">
            <w:pPr>
              <w:spacing w:before="0" w:after="0"/>
              <w:jc w:val="center"/>
              <w:rPr>
                <w:rFonts w:cs="Arial"/>
                <w:b/>
                <w:bCs/>
                <w:sz w:val="18"/>
                <w:szCs w:val="18"/>
              </w:rPr>
            </w:pPr>
            <w:r w:rsidRPr="004515C9">
              <w:rPr>
                <w:rFonts w:cs="Arial"/>
                <w:b/>
                <w:bCs/>
                <w:sz w:val="18"/>
                <w:szCs w:val="18"/>
              </w:rPr>
              <w:t>Index</w:t>
            </w:r>
          </w:p>
        </w:tc>
        <w:tc>
          <w:tcPr>
            <w:tcW w:w="1516" w:type="dxa"/>
            <w:shd w:val="clear" w:color="auto" w:fill="BFBFBF" w:themeFill="background1" w:themeFillShade="BF"/>
            <w:hideMark/>
          </w:tcPr>
          <w:p w14:paraId="3E7718E2" w14:textId="77777777" w:rsidR="004C0811" w:rsidRPr="004515C9" w:rsidRDefault="004C0811" w:rsidP="00A219D3">
            <w:pPr>
              <w:spacing w:before="0" w:after="0"/>
              <w:jc w:val="center"/>
              <w:rPr>
                <w:rFonts w:cs="Arial"/>
                <w:b/>
                <w:bCs/>
                <w:sz w:val="18"/>
                <w:szCs w:val="18"/>
              </w:rPr>
            </w:pPr>
            <w:r w:rsidRPr="004515C9">
              <w:rPr>
                <w:rFonts w:cs="Arial"/>
                <w:b/>
                <w:bCs/>
                <w:sz w:val="18"/>
                <w:szCs w:val="18"/>
              </w:rPr>
              <w:t>Comprimento (m)</w:t>
            </w:r>
          </w:p>
        </w:tc>
        <w:tc>
          <w:tcPr>
            <w:tcW w:w="1198" w:type="dxa"/>
            <w:shd w:val="clear" w:color="auto" w:fill="BFBFBF" w:themeFill="background1" w:themeFillShade="BF"/>
            <w:hideMark/>
          </w:tcPr>
          <w:p w14:paraId="7A026BE4" w14:textId="69606245" w:rsidR="004C0811" w:rsidRPr="004515C9" w:rsidRDefault="004C0811" w:rsidP="00A219D3">
            <w:pPr>
              <w:spacing w:before="0" w:after="0"/>
              <w:jc w:val="center"/>
              <w:rPr>
                <w:rFonts w:cs="Arial"/>
                <w:b/>
                <w:bCs/>
                <w:sz w:val="18"/>
                <w:szCs w:val="18"/>
              </w:rPr>
            </w:pPr>
            <w:r w:rsidRPr="004515C9">
              <w:rPr>
                <w:rFonts w:cs="Arial"/>
                <w:b/>
                <w:bCs/>
                <w:sz w:val="18"/>
                <w:szCs w:val="18"/>
              </w:rPr>
              <w:t>Linha de óleo</w:t>
            </w:r>
          </w:p>
        </w:tc>
        <w:tc>
          <w:tcPr>
            <w:tcW w:w="2126" w:type="dxa"/>
            <w:shd w:val="clear" w:color="auto" w:fill="BFBFBF" w:themeFill="background1" w:themeFillShade="BF"/>
            <w:hideMark/>
          </w:tcPr>
          <w:p w14:paraId="49F20935" w14:textId="31A6E1E9" w:rsidR="004C0811" w:rsidRPr="004515C9" w:rsidRDefault="004C0811" w:rsidP="00A219D3">
            <w:pPr>
              <w:spacing w:before="0" w:after="0"/>
              <w:jc w:val="center"/>
              <w:rPr>
                <w:rFonts w:cs="Arial"/>
                <w:b/>
                <w:bCs/>
                <w:sz w:val="18"/>
                <w:szCs w:val="18"/>
              </w:rPr>
            </w:pPr>
            <w:r w:rsidRPr="004515C9">
              <w:rPr>
                <w:rFonts w:cs="Arial"/>
                <w:b/>
                <w:bCs/>
                <w:sz w:val="18"/>
                <w:szCs w:val="18"/>
              </w:rPr>
              <w:t>Ausência de integridade de riser</w:t>
            </w:r>
          </w:p>
        </w:tc>
        <w:tc>
          <w:tcPr>
            <w:tcW w:w="2034" w:type="dxa"/>
            <w:shd w:val="clear" w:color="auto" w:fill="BFBFBF" w:themeFill="background1" w:themeFillShade="BF"/>
            <w:hideMark/>
          </w:tcPr>
          <w:p w14:paraId="65580800" w14:textId="6A35703F" w:rsidR="004C0811" w:rsidRPr="004515C9" w:rsidRDefault="007D20DE" w:rsidP="00A219D3">
            <w:pPr>
              <w:spacing w:before="0" w:after="0"/>
              <w:jc w:val="center"/>
              <w:rPr>
                <w:rFonts w:cs="Arial"/>
                <w:b/>
                <w:bCs/>
                <w:sz w:val="18"/>
                <w:szCs w:val="18"/>
              </w:rPr>
            </w:pPr>
            <w:r w:rsidRPr="004515C9">
              <w:rPr>
                <w:rFonts w:cs="Arial"/>
                <w:b/>
                <w:bCs/>
                <w:sz w:val="18"/>
                <w:szCs w:val="18"/>
              </w:rPr>
              <w:t>Ausência</w:t>
            </w:r>
            <w:r w:rsidR="004C0811" w:rsidRPr="004515C9">
              <w:rPr>
                <w:rFonts w:cs="Arial"/>
                <w:b/>
                <w:bCs/>
                <w:sz w:val="18"/>
                <w:szCs w:val="18"/>
              </w:rPr>
              <w:t xml:space="preserve"> de rota de abandono</w:t>
            </w:r>
          </w:p>
        </w:tc>
        <w:tc>
          <w:tcPr>
            <w:tcW w:w="1361" w:type="dxa"/>
            <w:shd w:val="clear" w:color="auto" w:fill="BFBFBF" w:themeFill="background1" w:themeFillShade="BF"/>
            <w:noWrap/>
            <w:hideMark/>
          </w:tcPr>
          <w:p w14:paraId="7D37C85B" w14:textId="77777777" w:rsidR="004C0811" w:rsidRPr="004515C9" w:rsidRDefault="004C0811" w:rsidP="00A219D3">
            <w:pPr>
              <w:spacing w:before="0" w:after="0"/>
              <w:jc w:val="center"/>
              <w:rPr>
                <w:rFonts w:cs="Arial"/>
                <w:b/>
                <w:bCs/>
                <w:sz w:val="18"/>
                <w:szCs w:val="18"/>
              </w:rPr>
            </w:pPr>
            <w:r w:rsidRPr="004515C9">
              <w:rPr>
                <w:rFonts w:cs="Arial"/>
                <w:b/>
                <w:bCs/>
                <w:sz w:val="18"/>
                <w:szCs w:val="18"/>
              </w:rPr>
              <w:t>Alternativas</w:t>
            </w:r>
          </w:p>
        </w:tc>
      </w:tr>
      <w:tr w:rsidR="004C0811" w:rsidRPr="004515C9" w14:paraId="690EED34" w14:textId="77777777" w:rsidTr="005F7C57">
        <w:trPr>
          <w:trHeight w:val="300"/>
        </w:trPr>
        <w:tc>
          <w:tcPr>
            <w:tcW w:w="825" w:type="dxa"/>
            <w:hideMark/>
          </w:tcPr>
          <w:p w14:paraId="1D0E763F" w14:textId="77777777" w:rsidR="004C0811" w:rsidRPr="004515C9" w:rsidRDefault="004C0811" w:rsidP="00A219D3">
            <w:pPr>
              <w:spacing w:before="0" w:after="0"/>
              <w:jc w:val="center"/>
              <w:rPr>
                <w:rFonts w:cs="Arial"/>
                <w:b/>
                <w:bCs/>
                <w:sz w:val="18"/>
                <w:szCs w:val="18"/>
              </w:rPr>
            </w:pPr>
            <w:r w:rsidRPr="004515C9">
              <w:rPr>
                <w:rFonts w:cs="Arial"/>
                <w:b/>
                <w:bCs/>
                <w:sz w:val="18"/>
                <w:szCs w:val="18"/>
              </w:rPr>
              <w:t>1</w:t>
            </w:r>
          </w:p>
        </w:tc>
        <w:tc>
          <w:tcPr>
            <w:tcW w:w="1516" w:type="dxa"/>
            <w:hideMark/>
          </w:tcPr>
          <w:p w14:paraId="4EDB1E4F" w14:textId="63944F2D" w:rsidR="004C0811" w:rsidRPr="004515C9" w:rsidRDefault="004C0811" w:rsidP="00A219D3">
            <w:pPr>
              <w:spacing w:before="0" w:after="0"/>
              <w:jc w:val="center"/>
              <w:rPr>
                <w:rFonts w:cs="Arial"/>
                <w:sz w:val="18"/>
                <w:szCs w:val="18"/>
              </w:rPr>
            </w:pPr>
          </w:p>
        </w:tc>
        <w:tc>
          <w:tcPr>
            <w:tcW w:w="1198" w:type="dxa"/>
            <w:hideMark/>
          </w:tcPr>
          <w:p w14:paraId="4726AB38" w14:textId="4BAE572D" w:rsidR="004C0811" w:rsidRPr="004515C9" w:rsidRDefault="004C0811" w:rsidP="00A219D3">
            <w:pPr>
              <w:spacing w:before="0" w:after="0"/>
              <w:jc w:val="center"/>
              <w:rPr>
                <w:rFonts w:cs="Arial"/>
                <w:sz w:val="18"/>
                <w:szCs w:val="18"/>
              </w:rPr>
            </w:pPr>
          </w:p>
        </w:tc>
        <w:tc>
          <w:tcPr>
            <w:tcW w:w="2126" w:type="dxa"/>
            <w:noWrap/>
            <w:hideMark/>
          </w:tcPr>
          <w:p w14:paraId="31835A1D" w14:textId="7A532D6A" w:rsidR="004C0811" w:rsidRPr="004515C9" w:rsidRDefault="004C0811" w:rsidP="00A219D3">
            <w:pPr>
              <w:spacing w:before="0" w:after="0"/>
              <w:jc w:val="center"/>
              <w:rPr>
                <w:rFonts w:cs="Arial"/>
                <w:sz w:val="18"/>
                <w:szCs w:val="18"/>
              </w:rPr>
            </w:pPr>
          </w:p>
        </w:tc>
        <w:tc>
          <w:tcPr>
            <w:tcW w:w="2034" w:type="dxa"/>
            <w:noWrap/>
            <w:hideMark/>
          </w:tcPr>
          <w:p w14:paraId="1724CB0D" w14:textId="64023411" w:rsidR="004C0811" w:rsidRPr="004515C9" w:rsidRDefault="004C0811" w:rsidP="00A219D3">
            <w:pPr>
              <w:spacing w:before="0" w:after="0"/>
              <w:jc w:val="center"/>
              <w:rPr>
                <w:rFonts w:cs="Arial"/>
                <w:sz w:val="18"/>
                <w:szCs w:val="18"/>
              </w:rPr>
            </w:pPr>
          </w:p>
        </w:tc>
        <w:tc>
          <w:tcPr>
            <w:tcW w:w="1361" w:type="dxa"/>
            <w:shd w:val="clear" w:color="auto" w:fill="FFFF00"/>
            <w:noWrap/>
            <w:hideMark/>
          </w:tcPr>
          <w:p w14:paraId="798E7441" w14:textId="4394540E" w:rsidR="004C0811" w:rsidRPr="004515C9" w:rsidRDefault="004C0811" w:rsidP="00A219D3">
            <w:pPr>
              <w:spacing w:before="0" w:after="0"/>
              <w:jc w:val="center"/>
              <w:rPr>
                <w:rFonts w:cs="Arial"/>
                <w:sz w:val="18"/>
                <w:szCs w:val="18"/>
              </w:rPr>
            </w:pPr>
          </w:p>
        </w:tc>
      </w:tr>
      <w:tr w:rsidR="004C0811" w:rsidRPr="004515C9" w14:paraId="0AFD4DC2" w14:textId="77777777" w:rsidTr="005F7C57">
        <w:trPr>
          <w:trHeight w:val="300"/>
        </w:trPr>
        <w:tc>
          <w:tcPr>
            <w:tcW w:w="825" w:type="dxa"/>
            <w:hideMark/>
          </w:tcPr>
          <w:p w14:paraId="7CAECD03" w14:textId="77777777" w:rsidR="004C0811" w:rsidRPr="004515C9" w:rsidRDefault="004C0811" w:rsidP="00A219D3">
            <w:pPr>
              <w:spacing w:before="0" w:after="0"/>
              <w:jc w:val="center"/>
              <w:rPr>
                <w:rFonts w:cs="Arial"/>
                <w:b/>
                <w:bCs/>
                <w:sz w:val="18"/>
                <w:szCs w:val="18"/>
              </w:rPr>
            </w:pPr>
            <w:r w:rsidRPr="004515C9">
              <w:rPr>
                <w:rFonts w:cs="Arial"/>
                <w:b/>
                <w:bCs/>
                <w:sz w:val="18"/>
                <w:szCs w:val="18"/>
              </w:rPr>
              <w:t>2</w:t>
            </w:r>
          </w:p>
        </w:tc>
        <w:tc>
          <w:tcPr>
            <w:tcW w:w="1516" w:type="dxa"/>
            <w:hideMark/>
          </w:tcPr>
          <w:p w14:paraId="58FBE639" w14:textId="2C697BCC" w:rsidR="004C0811" w:rsidRPr="004515C9" w:rsidRDefault="004C0811" w:rsidP="00A219D3">
            <w:pPr>
              <w:spacing w:before="0" w:after="0"/>
              <w:jc w:val="center"/>
              <w:rPr>
                <w:rFonts w:cs="Arial"/>
                <w:sz w:val="18"/>
                <w:szCs w:val="18"/>
              </w:rPr>
            </w:pPr>
          </w:p>
        </w:tc>
        <w:tc>
          <w:tcPr>
            <w:tcW w:w="1198" w:type="dxa"/>
            <w:hideMark/>
          </w:tcPr>
          <w:p w14:paraId="52BBF58B" w14:textId="65BF0B5D" w:rsidR="004C0811" w:rsidRPr="004515C9" w:rsidRDefault="004C0811" w:rsidP="00A219D3">
            <w:pPr>
              <w:spacing w:before="0" w:after="0"/>
              <w:jc w:val="center"/>
              <w:rPr>
                <w:rFonts w:cs="Arial"/>
                <w:sz w:val="18"/>
                <w:szCs w:val="18"/>
              </w:rPr>
            </w:pPr>
          </w:p>
        </w:tc>
        <w:tc>
          <w:tcPr>
            <w:tcW w:w="2126" w:type="dxa"/>
            <w:noWrap/>
            <w:hideMark/>
          </w:tcPr>
          <w:p w14:paraId="0FC7B15D" w14:textId="6D23C8D9" w:rsidR="004C0811" w:rsidRPr="004515C9" w:rsidRDefault="004C0811" w:rsidP="00A219D3">
            <w:pPr>
              <w:spacing w:before="0" w:after="0"/>
              <w:jc w:val="center"/>
              <w:rPr>
                <w:rFonts w:cs="Arial"/>
                <w:sz w:val="18"/>
                <w:szCs w:val="18"/>
              </w:rPr>
            </w:pPr>
          </w:p>
        </w:tc>
        <w:tc>
          <w:tcPr>
            <w:tcW w:w="2034" w:type="dxa"/>
            <w:noWrap/>
            <w:hideMark/>
          </w:tcPr>
          <w:p w14:paraId="7AEBE46B" w14:textId="10DD1369" w:rsidR="004C0811" w:rsidRPr="004515C9" w:rsidRDefault="004C0811" w:rsidP="00A219D3">
            <w:pPr>
              <w:spacing w:before="0" w:after="0"/>
              <w:jc w:val="center"/>
              <w:rPr>
                <w:rFonts w:cs="Arial"/>
                <w:sz w:val="18"/>
                <w:szCs w:val="18"/>
              </w:rPr>
            </w:pPr>
          </w:p>
        </w:tc>
        <w:tc>
          <w:tcPr>
            <w:tcW w:w="1361" w:type="dxa"/>
            <w:shd w:val="clear" w:color="auto" w:fill="FFFF00"/>
            <w:noWrap/>
            <w:hideMark/>
          </w:tcPr>
          <w:p w14:paraId="46A6E072" w14:textId="0C3E7040" w:rsidR="004C0811" w:rsidRPr="004515C9" w:rsidRDefault="004C0811" w:rsidP="00A219D3">
            <w:pPr>
              <w:spacing w:before="0" w:after="0"/>
              <w:jc w:val="center"/>
              <w:rPr>
                <w:rFonts w:cs="Arial"/>
                <w:sz w:val="18"/>
                <w:szCs w:val="18"/>
              </w:rPr>
            </w:pPr>
          </w:p>
        </w:tc>
      </w:tr>
      <w:tr w:rsidR="004C0811" w:rsidRPr="004515C9" w14:paraId="1572B6D9" w14:textId="77777777" w:rsidTr="005F7C57">
        <w:trPr>
          <w:trHeight w:val="300"/>
        </w:trPr>
        <w:tc>
          <w:tcPr>
            <w:tcW w:w="825" w:type="dxa"/>
            <w:hideMark/>
          </w:tcPr>
          <w:p w14:paraId="0F2CFEC1" w14:textId="3F33FEBD" w:rsidR="004C0811" w:rsidRPr="004515C9" w:rsidRDefault="00BD6EDA" w:rsidP="00A219D3">
            <w:pPr>
              <w:spacing w:before="0" w:after="0"/>
              <w:jc w:val="center"/>
              <w:rPr>
                <w:rFonts w:cs="Arial"/>
                <w:b/>
                <w:bCs/>
                <w:sz w:val="18"/>
                <w:szCs w:val="18"/>
              </w:rPr>
            </w:pPr>
            <w:r>
              <w:rPr>
                <w:rFonts w:cs="Arial"/>
                <w:b/>
                <w:bCs/>
                <w:sz w:val="18"/>
                <w:szCs w:val="18"/>
              </w:rPr>
              <w:t>...</w:t>
            </w:r>
          </w:p>
        </w:tc>
        <w:tc>
          <w:tcPr>
            <w:tcW w:w="1516" w:type="dxa"/>
            <w:hideMark/>
          </w:tcPr>
          <w:p w14:paraId="4C35ED75" w14:textId="2AB02F35" w:rsidR="004C0811" w:rsidRPr="004515C9" w:rsidRDefault="004C0811" w:rsidP="00A219D3">
            <w:pPr>
              <w:spacing w:before="0" w:after="0"/>
              <w:jc w:val="center"/>
              <w:rPr>
                <w:rFonts w:cs="Arial"/>
                <w:sz w:val="18"/>
                <w:szCs w:val="18"/>
              </w:rPr>
            </w:pPr>
          </w:p>
        </w:tc>
        <w:tc>
          <w:tcPr>
            <w:tcW w:w="1198" w:type="dxa"/>
            <w:hideMark/>
          </w:tcPr>
          <w:p w14:paraId="4BE375F3" w14:textId="440FD33A" w:rsidR="004C0811" w:rsidRPr="004515C9" w:rsidRDefault="004C0811" w:rsidP="00A219D3">
            <w:pPr>
              <w:spacing w:before="0" w:after="0"/>
              <w:jc w:val="center"/>
              <w:rPr>
                <w:rFonts w:cs="Arial"/>
                <w:sz w:val="18"/>
                <w:szCs w:val="18"/>
              </w:rPr>
            </w:pPr>
          </w:p>
        </w:tc>
        <w:tc>
          <w:tcPr>
            <w:tcW w:w="2126" w:type="dxa"/>
            <w:noWrap/>
            <w:hideMark/>
          </w:tcPr>
          <w:p w14:paraId="7030B9F3" w14:textId="2E274325" w:rsidR="004C0811" w:rsidRPr="004515C9" w:rsidRDefault="004C0811" w:rsidP="00A219D3">
            <w:pPr>
              <w:spacing w:before="0" w:after="0"/>
              <w:jc w:val="center"/>
              <w:rPr>
                <w:rFonts w:cs="Arial"/>
                <w:sz w:val="18"/>
                <w:szCs w:val="18"/>
              </w:rPr>
            </w:pPr>
          </w:p>
        </w:tc>
        <w:tc>
          <w:tcPr>
            <w:tcW w:w="2034" w:type="dxa"/>
            <w:noWrap/>
            <w:hideMark/>
          </w:tcPr>
          <w:p w14:paraId="185A94D8" w14:textId="3347AB93" w:rsidR="004C0811" w:rsidRPr="004515C9" w:rsidRDefault="004C0811" w:rsidP="00A219D3">
            <w:pPr>
              <w:spacing w:before="0" w:after="0"/>
              <w:jc w:val="center"/>
              <w:rPr>
                <w:rFonts w:cs="Arial"/>
                <w:sz w:val="18"/>
                <w:szCs w:val="18"/>
              </w:rPr>
            </w:pPr>
          </w:p>
        </w:tc>
        <w:tc>
          <w:tcPr>
            <w:tcW w:w="1361" w:type="dxa"/>
            <w:shd w:val="clear" w:color="auto" w:fill="FFFF00"/>
            <w:noWrap/>
            <w:hideMark/>
          </w:tcPr>
          <w:p w14:paraId="660CD5CB" w14:textId="5F8DE4AB" w:rsidR="004C0811" w:rsidRPr="004515C9" w:rsidRDefault="004C0811" w:rsidP="00A219D3">
            <w:pPr>
              <w:spacing w:before="0" w:after="0"/>
              <w:jc w:val="center"/>
              <w:rPr>
                <w:rFonts w:cs="Arial"/>
                <w:sz w:val="18"/>
                <w:szCs w:val="18"/>
              </w:rPr>
            </w:pPr>
          </w:p>
        </w:tc>
      </w:tr>
    </w:tbl>
    <w:p w14:paraId="1E60A2EC" w14:textId="15F3A883" w:rsidR="004C0811" w:rsidRPr="004515C9" w:rsidRDefault="004C0811" w:rsidP="00811F44">
      <w:pPr>
        <w:rPr>
          <w:rFonts w:cs="Arial"/>
        </w:rPr>
      </w:pPr>
    </w:p>
    <w:p w14:paraId="3F9462FC" w14:textId="5236BDA5" w:rsidR="007D20DE" w:rsidRPr="004515C9" w:rsidRDefault="007D20DE" w:rsidP="00811F44">
      <w:pPr>
        <w:rPr>
          <w:rFonts w:cs="Arial"/>
        </w:rPr>
      </w:pPr>
      <w:r w:rsidRPr="004515C9">
        <w:rPr>
          <w:rFonts w:cs="Arial"/>
        </w:rPr>
        <w:lastRenderedPageBreak/>
        <w:t>Cada coluna da tabela tem uma função específica:</w:t>
      </w:r>
    </w:p>
    <w:p w14:paraId="36F11651" w14:textId="5BAEA492" w:rsidR="007D20DE" w:rsidRPr="004515C9" w:rsidRDefault="007D20DE" w:rsidP="00123FC4">
      <w:pPr>
        <w:pStyle w:val="bullet"/>
      </w:pPr>
      <w:r w:rsidRPr="004515C9">
        <w:rPr>
          <w:b/>
          <w:bCs/>
        </w:rPr>
        <w:t>Index</w:t>
      </w:r>
      <w:r w:rsidRPr="004515C9">
        <w:t>: identificação do riser</w:t>
      </w:r>
      <w:r w:rsidR="008D2DDC">
        <w:t xml:space="preserve"> da UEP em descomissionamento</w:t>
      </w:r>
      <w:r w:rsidRPr="004515C9">
        <w:t>;</w:t>
      </w:r>
    </w:p>
    <w:p w14:paraId="20618BF9" w14:textId="4B3F9875" w:rsidR="007D20DE" w:rsidRPr="004515C9" w:rsidRDefault="007D20DE" w:rsidP="00123FC4">
      <w:pPr>
        <w:pStyle w:val="bullet"/>
      </w:pPr>
      <w:r w:rsidRPr="004515C9">
        <w:rPr>
          <w:b/>
          <w:bCs/>
        </w:rPr>
        <w:t>Comprimento</w:t>
      </w:r>
      <w:r w:rsidRPr="004515C9">
        <w:t>: impacto no tempo das atividades de recolhimento;</w:t>
      </w:r>
    </w:p>
    <w:p w14:paraId="2AA9B2DD" w14:textId="34CB3B38" w:rsidR="007D20DE" w:rsidRPr="004515C9" w:rsidRDefault="007D20DE" w:rsidP="00123FC4">
      <w:pPr>
        <w:pStyle w:val="bullet"/>
      </w:pPr>
      <w:r w:rsidRPr="004515C9">
        <w:rPr>
          <w:b/>
          <w:bCs/>
        </w:rPr>
        <w:t>Linha de óleo</w:t>
      </w:r>
      <w:r w:rsidRPr="004515C9">
        <w:t xml:space="preserve">: impacto </w:t>
      </w:r>
      <w:r w:rsidR="008D2DDC">
        <w:t xml:space="preserve">maior </w:t>
      </w:r>
      <w:r w:rsidRPr="004515C9">
        <w:t xml:space="preserve">na capacidade das embarcações </w:t>
      </w:r>
      <w:r w:rsidR="008D2DDC">
        <w:t xml:space="preserve">do que as demais linhas </w:t>
      </w:r>
      <w:r w:rsidRPr="004515C9">
        <w:t>e, consequentemente, no tempo das atividades</w:t>
      </w:r>
      <w:r w:rsidR="0025222A" w:rsidRPr="004515C9">
        <w:t xml:space="preserve"> de transporte e descarregamento</w:t>
      </w:r>
      <w:r w:rsidRPr="004515C9">
        <w:t>;</w:t>
      </w:r>
    </w:p>
    <w:p w14:paraId="638BD309" w14:textId="70B7BE07" w:rsidR="007D20DE" w:rsidRPr="004515C9" w:rsidRDefault="007D20DE" w:rsidP="00123FC4">
      <w:pPr>
        <w:pStyle w:val="bullet"/>
      </w:pPr>
      <w:r w:rsidRPr="004515C9">
        <w:rPr>
          <w:b/>
          <w:bCs/>
        </w:rPr>
        <w:t>Ausência de integridade de riser</w:t>
      </w:r>
      <w:r w:rsidRPr="004515C9">
        <w:t xml:space="preserve">: </w:t>
      </w:r>
      <w:r w:rsidR="0025222A" w:rsidRPr="004515C9">
        <w:t xml:space="preserve">indica </w:t>
      </w:r>
      <w:r w:rsidRPr="004515C9">
        <w:t xml:space="preserve">impossibilidade de realização de </w:t>
      </w:r>
      <w:r w:rsidRPr="00FC496D">
        <w:rPr>
          <w:i/>
          <w:iCs/>
        </w:rPr>
        <w:t>pull out</w:t>
      </w:r>
      <w:r w:rsidRPr="004515C9">
        <w:t xml:space="preserve"> de 1ª extremidade</w:t>
      </w:r>
      <w:r w:rsidR="00BE54F1" w:rsidRPr="004515C9">
        <w:t>;</w:t>
      </w:r>
    </w:p>
    <w:p w14:paraId="4BAB3B4D" w14:textId="54020DB9" w:rsidR="007D20DE" w:rsidRPr="004515C9" w:rsidRDefault="007D20DE" w:rsidP="00123FC4">
      <w:pPr>
        <w:pStyle w:val="bullet"/>
      </w:pPr>
      <w:r w:rsidRPr="004515C9">
        <w:rPr>
          <w:b/>
          <w:bCs/>
        </w:rPr>
        <w:t>Ausência de rota de abandono</w:t>
      </w:r>
      <w:r w:rsidRPr="004515C9">
        <w:t xml:space="preserve">: </w:t>
      </w:r>
      <w:r w:rsidR="0025222A" w:rsidRPr="004515C9">
        <w:t xml:space="preserve">indica </w:t>
      </w:r>
      <w:r w:rsidRPr="004515C9">
        <w:t>impossibilidade de abandono temporário do riser no fundo do leito marinho</w:t>
      </w:r>
      <w:r w:rsidR="00BE54F1" w:rsidRPr="004515C9">
        <w:t>;</w:t>
      </w:r>
    </w:p>
    <w:p w14:paraId="7159F865" w14:textId="6301CA9E" w:rsidR="009A3E56" w:rsidRPr="004515C9" w:rsidRDefault="001950DE" w:rsidP="008B52A3">
      <w:pPr>
        <w:pStyle w:val="bullet"/>
        <w:numPr>
          <w:ilvl w:val="0"/>
          <w:numId w:val="0"/>
        </w:numPr>
        <w:ind w:left="709"/>
      </w:pPr>
      <w:r w:rsidRPr="00FC496D">
        <w:rPr>
          <w:b/>
          <w:bCs/>
        </w:rPr>
        <w:t>Alternativas</w:t>
      </w:r>
      <w:r w:rsidRPr="004515C9">
        <w:t>: é a coluna do</w:t>
      </w:r>
      <w:r w:rsidR="007D20DE" w:rsidRPr="004515C9">
        <w:t xml:space="preserve"> </w:t>
      </w:r>
      <w:r w:rsidR="004F1436" w:rsidRPr="004F1436">
        <w:rPr>
          <w:u w:val="single"/>
        </w:rPr>
        <w:t>cromossomo</w:t>
      </w:r>
      <w:r w:rsidRPr="004515C9">
        <w:t>, sendo que</w:t>
      </w:r>
      <w:r w:rsidR="007D20DE" w:rsidRPr="004515C9">
        <w:t xml:space="preserve"> cada célula dessa coluna, </w:t>
      </w:r>
      <w:r w:rsidRPr="004515C9">
        <w:t xml:space="preserve">representa um </w:t>
      </w:r>
      <w:r w:rsidR="004F1436" w:rsidRPr="004F1436">
        <w:rPr>
          <w:u w:val="single"/>
        </w:rPr>
        <w:t>gene</w:t>
      </w:r>
      <w:r w:rsidR="007D20DE" w:rsidRPr="004515C9">
        <w:t xml:space="preserve">, contendo a alternativa </w:t>
      </w:r>
      <w:r w:rsidR="00FC496D">
        <w:t>otimizada</w:t>
      </w:r>
      <w:r w:rsidR="007D20DE" w:rsidRPr="004515C9">
        <w:t xml:space="preserve"> para </w:t>
      </w:r>
      <w:r w:rsidR="0025222A" w:rsidRPr="004515C9">
        <w:t xml:space="preserve">o </w:t>
      </w:r>
      <w:r w:rsidR="0025222A" w:rsidRPr="00FC496D">
        <w:rPr>
          <w:i/>
          <w:iCs/>
        </w:rPr>
        <w:t xml:space="preserve">pull </w:t>
      </w:r>
      <w:r w:rsidR="00FC496D" w:rsidRPr="00FC496D">
        <w:rPr>
          <w:i/>
          <w:iCs/>
        </w:rPr>
        <w:t>out</w:t>
      </w:r>
      <w:r w:rsidR="00FC496D" w:rsidRPr="004515C9">
        <w:t xml:space="preserve"> </w:t>
      </w:r>
      <w:r w:rsidR="0025222A" w:rsidRPr="004515C9">
        <w:t>d</w:t>
      </w:r>
      <w:r w:rsidR="00FB3A7C" w:rsidRPr="004515C9">
        <w:t>o</w:t>
      </w:r>
      <w:r w:rsidR="007D20DE" w:rsidRPr="004515C9">
        <w:t xml:space="preserve"> </w:t>
      </w:r>
      <w:r w:rsidR="0025222A" w:rsidRPr="004515C9">
        <w:t xml:space="preserve">respectivo </w:t>
      </w:r>
      <w:r w:rsidR="007D20DE" w:rsidRPr="004515C9">
        <w:t>riser</w:t>
      </w:r>
      <w:r w:rsidR="005F7C57" w:rsidRPr="004515C9">
        <w:t>.</w:t>
      </w:r>
    </w:p>
    <w:p w14:paraId="2B2F9BFB" w14:textId="27B78B2C" w:rsidR="009A3E56" w:rsidRPr="004515C9" w:rsidRDefault="009A3E56" w:rsidP="009A3E56">
      <w:pPr>
        <w:rPr>
          <w:rFonts w:cs="Arial"/>
        </w:rPr>
      </w:pPr>
      <w:r w:rsidRPr="004515C9">
        <w:rPr>
          <w:rFonts w:cs="Arial"/>
        </w:rPr>
        <w:t xml:space="preserve">Sendo assim, para o problema apresentado, entende-se como </w:t>
      </w:r>
      <w:r w:rsidRPr="004515C9">
        <w:rPr>
          <w:rFonts w:cs="Arial"/>
          <w:u w:val="single"/>
        </w:rPr>
        <w:t>gene</w:t>
      </w:r>
      <w:r w:rsidR="000F22BF">
        <w:rPr>
          <w:rFonts w:cs="Arial"/>
          <w:u w:val="single"/>
        </w:rPr>
        <w:t>s</w:t>
      </w:r>
      <w:r w:rsidRPr="004515C9">
        <w:rPr>
          <w:rFonts w:cs="Arial"/>
        </w:rPr>
        <w:t xml:space="preserve"> (célula</w:t>
      </w:r>
      <w:r w:rsidR="000F22BF">
        <w:rPr>
          <w:rFonts w:cs="Arial"/>
        </w:rPr>
        <w:t>s amarelas</w:t>
      </w:r>
      <w:r w:rsidRPr="004515C9">
        <w:rPr>
          <w:rFonts w:cs="Arial"/>
        </w:rPr>
        <w:t xml:space="preserve">) a alternativa de </w:t>
      </w:r>
      <w:r w:rsidRPr="004515C9">
        <w:rPr>
          <w:rFonts w:cs="Arial"/>
          <w:i/>
          <w:iCs/>
        </w:rPr>
        <w:t>pull out</w:t>
      </w:r>
      <w:r w:rsidRPr="004515C9">
        <w:rPr>
          <w:rFonts w:cs="Arial"/>
        </w:rPr>
        <w:t xml:space="preserve"> de cada riser e como </w:t>
      </w:r>
      <w:r w:rsidRPr="004515C9">
        <w:rPr>
          <w:rFonts w:cs="Arial"/>
          <w:u w:val="single"/>
        </w:rPr>
        <w:t>cromossomo</w:t>
      </w:r>
      <w:r w:rsidRPr="004515C9">
        <w:rPr>
          <w:rFonts w:cs="Arial"/>
        </w:rPr>
        <w:t xml:space="preserve"> (coluna</w:t>
      </w:r>
      <w:r w:rsidR="000F22BF">
        <w:rPr>
          <w:rFonts w:cs="Arial"/>
        </w:rPr>
        <w:t xml:space="preserve"> amarela</w:t>
      </w:r>
      <w:r w:rsidRPr="004515C9">
        <w:rPr>
          <w:rFonts w:cs="Arial"/>
        </w:rPr>
        <w:t xml:space="preserve">) o conjunto de alternativa </w:t>
      </w:r>
      <w:r w:rsidR="004F1436">
        <w:rPr>
          <w:rFonts w:cs="Arial"/>
        </w:rPr>
        <w:t xml:space="preserve">otimizada </w:t>
      </w:r>
      <w:r w:rsidRPr="004515C9">
        <w:rPr>
          <w:rFonts w:cs="Arial"/>
        </w:rPr>
        <w:t xml:space="preserve">para todos os risers do sistema de produção </w:t>
      </w:r>
      <w:r w:rsidRPr="00CA716E">
        <w:rPr>
          <w:rFonts w:cs="Arial"/>
          <w:i/>
          <w:iCs/>
        </w:rPr>
        <w:t>offshore</w:t>
      </w:r>
      <w:r w:rsidRPr="004515C9">
        <w:rPr>
          <w:rFonts w:cs="Arial"/>
        </w:rPr>
        <w:t xml:space="preserve"> em avaliação.</w:t>
      </w:r>
    </w:p>
    <w:p w14:paraId="119A1013" w14:textId="000E1E19" w:rsidR="00FA0579" w:rsidRPr="004515C9" w:rsidRDefault="00295664" w:rsidP="00811F44">
      <w:pPr>
        <w:rPr>
          <w:rFonts w:cs="Arial"/>
        </w:rPr>
      </w:pPr>
      <w:r w:rsidRPr="004515C9">
        <w:rPr>
          <w:rFonts w:cs="Arial"/>
        </w:rPr>
        <w:t xml:space="preserve">A quantidade de linhas </w:t>
      </w:r>
      <w:r w:rsidR="00B8160B" w:rsidRPr="004515C9">
        <w:rPr>
          <w:rFonts w:cs="Arial"/>
        </w:rPr>
        <w:t xml:space="preserve">na tabela </w:t>
      </w:r>
      <w:r w:rsidRPr="004515C9">
        <w:rPr>
          <w:rFonts w:cs="Arial"/>
        </w:rPr>
        <w:t>está relacionada a quantidade de risers existente</w:t>
      </w:r>
      <w:r w:rsidR="00075231" w:rsidRPr="004515C9">
        <w:rPr>
          <w:rFonts w:cs="Arial"/>
        </w:rPr>
        <w:t>s</w:t>
      </w:r>
      <w:r w:rsidRPr="004515C9">
        <w:rPr>
          <w:rFonts w:cs="Arial"/>
        </w:rPr>
        <w:t xml:space="preserve"> no sistema de produção </w:t>
      </w:r>
      <w:r w:rsidRPr="00CA716E">
        <w:rPr>
          <w:rFonts w:cs="Arial"/>
          <w:i/>
          <w:iCs/>
        </w:rPr>
        <w:t>offshore</w:t>
      </w:r>
      <w:r w:rsidRPr="004515C9">
        <w:rPr>
          <w:rFonts w:cs="Arial"/>
        </w:rPr>
        <w:t xml:space="preserve"> em descomissionamento</w:t>
      </w:r>
      <w:r w:rsidR="00B8160B" w:rsidRPr="004515C9">
        <w:rPr>
          <w:rFonts w:cs="Arial"/>
        </w:rPr>
        <w:t xml:space="preserve"> que está sendo </w:t>
      </w:r>
      <w:r w:rsidR="008B045E">
        <w:rPr>
          <w:rFonts w:cs="Arial"/>
        </w:rPr>
        <w:t>otimizado</w:t>
      </w:r>
      <w:r w:rsidRPr="004515C9">
        <w:rPr>
          <w:rFonts w:cs="Arial"/>
        </w:rPr>
        <w:t>.</w:t>
      </w:r>
    </w:p>
    <w:p w14:paraId="17BA7103" w14:textId="7840D038" w:rsidR="00B8160B" w:rsidRPr="004515C9" w:rsidRDefault="005E702F" w:rsidP="00114D56">
      <w:pPr>
        <w:pStyle w:val="Ttulo2"/>
        <w:rPr>
          <w:rFonts w:cs="Arial"/>
        </w:rPr>
      </w:pPr>
      <w:bookmarkStart w:id="753" w:name="_Toc51601302"/>
      <w:bookmarkStart w:id="754" w:name="_Toc55897137"/>
      <w:r w:rsidRPr="004515C9">
        <w:rPr>
          <w:rFonts w:cs="Arial"/>
        </w:rPr>
        <w:t xml:space="preserve">Embarcações a serem </w:t>
      </w:r>
      <w:r w:rsidR="00F15EF2" w:rsidRPr="004515C9">
        <w:rPr>
          <w:rFonts w:cs="Arial"/>
        </w:rPr>
        <w:t>consideradas</w:t>
      </w:r>
      <w:r w:rsidRPr="004515C9">
        <w:rPr>
          <w:rFonts w:cs="Arial"/>
        </w:rPr>
        <w:t xml:space="preserve"> no problema</w:t>
      </w:r>
      <w:bookmarkEnd w:id="753"/>
      <w:bookmarkEnd w:id="754"/>
    </w:p>
    <w:p w14:paraId="7266308C" w14:textId="6BE0DEF6" w:rsidR="00B8160B" w:rsidRPr="004515C9" w:rsidRDefault="001655C8" w:rsidP="00811F44">
      <w:pPr>
        <w:rPr>
          <w:rFonts w:cs="Arial"/>
        </w:rPr>
      </w:pPr>
      <w:r w:rsidRPr="004515C9">
        <w:rPr>
          <w:rFonts w:cs="Arial"/>
        </w:rPr>
        <w:t xml:space="preserve">Para a definição </w:t>
      </w:r>
      <w:r w:rsidR="000F22BF">
        <w:rPr>
          <w:rFonts w:cs="Arial"/>
        </w:rPr>
        <w:t>do conjunto de</w:t>
      </w:r>
      <w:r w:rsidRPr="004515C9">
        <w:rPr>
          <w:rFonts w:cs="Arial"/>
        </w:rPr>
        <w:t xml:space="preserve"> alternativa</w:t>
      </w:r>
      <w:r w:rsidR="000F22BF">
        <w:rPr>
          <w:rFonts w:cs="Arial"/>
        </w:rPr>
        <w:t>s</w:t>
      </w:r>
      <w:r w:rsidRPr="004515C9">
        <w:rPr>
          <w:rFonts w:cs="Arial"/>
        </w:rPr>
        <w:t xml:space="preserve"> de </w:t>
      </w:r>
      <w:r w:rsidRPr="004515C9">
        <w:rPr>
          <w:rFonts w:cs="Arial"/>
          <w:i/>
          <w:iCs/>
        </w:rPr>
        <w:t>pull out</w:t>
      </w:r>
      <w:r w:rsidRPr="004515C9">
        <w:rPr>
          <w:rFonts w:cs="Arial"/>
        </w:rPr>
        <w:t xml:space="preserve"> de cada riser</w:t>
      </w:r>
      <w:r w:rsidR="000F22BF">
        <w:rPr>
          <w:rFonts w:cs="Arial"/>
        </w:rPr>
        <w:t xml:space="preserve"> da UEP em descomissionamento</w:t>
      </w:r>
      <w:r w:rsidRPr="004515C9">
        <w:rPr>
          <w:rFonts w:cs="Arial"/>
        </w:rPr>
        <w:t>, é necessário um detalhamento de todas as atividades, incluindo o tempo gasto e o respectivo consumo de combustível</w:t>
      </w:r>
      <w:r w:rsidR="00871016">
        <w:rPr>
          <w:rFonts w:cs="Arial"/>
        </w:rPr>
        <w:t xml:space="preserve"> pelas embarcações utilizadas</w:t>
      </w:r>
      <w:r w:rsidR="000F22BF">
        <w:rPr>
          <w:rFonts w:cs="Arial"/>
        </w:rPr>
        <w:t xml:space="preserve">, pois são variáveis diretamente relacionadas </w:t>
      </w:r>
      <w:r w:rsidR="00871016">
        <w:rPr>
          <w:rFonts w:cs="Arial"/>
        </w:rPr>
        <w:t>a</w:t>
      </w:r>
      <w:r w:rsidR="000F22BF">
        <w:rPr>
          <w:rFonts w:cs="Arial"/>
        </w:rPr>
        <w:t xml:space="preserve"> custos e emissões de CO</w:t>
      </w:r>
      <w:r w:rsidR="000F22BF" w:rsidRPr="000F22BF">
        <w:rPr>
          <w:rFonts w:cs="Arial"/>
          <w:vertAlign w:val="subscript"/>
        </w:rPr>
        <w:t>2</w:t>
      </w:r>
      <w:r w:rsidRPr="004515C9">
        <w:rPr>
          <w:rFonts w:cs="Arial"/>
        </w:rPr>
        <w:t>.</w:t>
      </w:r>
    </w:p>
    <w:p w14:paraId="279E3998" w14:textId="77777777" w:rsidR="009357E5" w:rsidRDefault="00B4648A" w:rsidP="00C941BC">
      <w:pPr>
        <w:rPr>
          <w:rFonts w:cs="Arial"/>
        </w:rPr>
      </w:pPr>
      <w:r w:rsidRPr="004515C9">
        <w:rPr>
          <w:rFonts w:cs="Arial"/>
        </w:rPr>
        <w:t>N</w:t>
      </w:r>
      <w:r w:rsidR="00750667" w:rsidRPr="004515C9">
        <w:rPr>
          <w:rFonts w:cs="Arial"/>
        </w:rPr>
        <w:t>o</w:t>
      </w:r>
      <w:r w:rsidR="00871016">
        <w:rPr>
          <w:rFonts w:cs="Arial"/>
        </w:rPr>
        <w:t>s</w:t>
      </w:r>
      <w:r w:rsidR="00750667" w:rsidRPr="004515C9">
        <w:rPr>
          <w:rFonts w:cs="Arial"/>
        </w:rPr>
        <w:t xml:space="preserve"> estudo</w:t>
      </w:r>
      <w:r w:rsidR="00871016">
        <w:rPr>
          <w:rFonts w:cs="Arial"/>
        </w:rPr>
        <w:t>s</w:t>
      </w:r>
      <w:r w:rsidR="00750667" w:rsidRPr="004515C9">
        <w:rPr>
          <w:rFonts w:cs="Arial"/>
        </w:rPr>
        <w:t xml:space="preserve"> de caso utilizaremos 2 tipos de embarcação</w:t>
      </w:r>
      <w:r w:rsidR="00871016">
        <w:rPr>
          <w:rFonts w:cs="Arial"/>
        </w:rPr>
        <w:t xml:space="preserve"> para realização das atividades de </w:t>
      </w:r>
      <w:r w:rsidR="00871016">
        <w:rPr>
          <w:rFonts w:cs="Arial"/>
          <w:i/>
          <w:iCs/>
        </w:rPr>
        <w:t>pull out</w:t>
      </w:r>
      <w:r w:rsidR="00750667" w:rsidRPr="004515C9">
        <w:rPr>
          <w:rFonts w:cs="Arial"/>
        </w:rPr>
        <w:t xml:space="preserve">: </w:t>
      </w:r>
      <w:r w:rsidRPr="004515C9">
        <w:rPr>
          <w:rFonts w:cs="Arial"/>
        </w:rPr>
        <w:t>Pipelay Support Vessel (PLSV) e ROV Support Vessel (RSV)</w:t>
      </w:r>
      <w:r w:rsidR="001753CA" w:rsidRPr="004515C9">
        <w:rPr>
          <w:rFonts w:cs="Arial"/>
        </w:rPr>
        <w:t>.</w:t>
      </w:r>
      <w:r w:rsidR="009357E5">
        <w:rPr>
          <w:rFonts w:cs="Arial"/>
        </w:rPr>
        <w:t xml:space="preserve"> </w:t>
      </w:r>
    </w:p>
    <w:p w14:paraId="2675F41F" w14:textId="20924BEC" w:rsidR="001753CA" w:rsidRPr="00857186" w:rsidRDefault="001753CA" w:rsidP="00C941BC">
      <w:pPr>
        <w:rPr>
          <w:rFonts w:cs="Arial"/>
        </w:rPr>
      </w:pPr>
      <w:r w:rsidRPr="00857186">
        <w:rPr>
          <w:rFonts w:cs="Arial"/>
        </w:rPr>
        <w:t>A partir d</w:t>
      </w:r>
      <w:r w:rsidR="009357E5">
        <w:rPr>
          <w:rFonts w:cs="Arial"/>
        </w:rPr>
        <w:t>ess</w:t>
      </w:r>
      <w:r w:rsidRPr="00857186">
        <w:rPr>
          <w:rFonts w:cs="Arial"/>
        </w:rPr>
        <w:t xml:space="preserve">a definição, podemos estimar o consumo de combustível e </w:t>
      </w:r>
      <w:r w:rsidR="00771FB0" w:rsidRPr="00857186">
        <w:rPr>
          <w:rFonts w:cs="Arial"/>
        </w:rPr>
        <w:t xml:space="preserve">de </w:t>
      </w:r>
      <w:r w:rsidRPr="00857186">
        <w:rPr>
          <w:rFonts w:cs="Arial"/>
        </w:rPr>
        <w:t>emissão de GEE</w:t>
      </w:r>
      <w:r w:rsidR="009357E5">
        <w:rPr>
          <w:rFonts w:cs="Arial"/>
        </w:rPr>
        <w:t xml:space="preserve"> para as embarcações PLSV e RSV, conforme </w:t>
      </w:r>
      <w:r w:rsidR="00C941BC" w:rsidRPr="00857186">
        <w:rPr>
          <w:rFonts w:cs="Arial"/>
        </w:rPr>
        <w:t>“</w:t>
      </w:r>
      <w:r w:rsidR="00C941BC" w:rsidRPr="00857186">
        <w:rPr>
          <w:rFonts w:cs="Arial"/>
          <w:i/>
          <w:iCs/>
        </w:rPr>
        <w:t>Guidelines for the calculation of estimates of energy use and gaseous emissions in the decommissioning of offshore structures</w:t>
      </w:r>
      <w:r w:rsidR="00C941BC" w:rsidRPr="00857186">
        <w:rPr>
          <w:rFonts w:cs="Arial"/>
        </w:rPr>
        <w:t xml:space="preserve">” do </w:t>
      </w:r>
      <w:r w:rsidR="00857186">
        <w:rPr>
          <w:rFonts w:cs="Arial"/>
        </w:rPr>
        <w:t>IOP (2000)</w:t>
      </w:r>
      <w:r w:rsidR="00F65B91" w:rsidRPr="00857186">
        <w:rPr>
          <w:rFonts w:cs="Arial"/>
        </w:rPr>
        <w:t>, resultando nas Tabelas 2 e 3 abaixo</w:t>
      </w:r>
      <w:r w:rsidR="00771FB0" w:rsidRPr="00857186">
        <w:rPr>
          <w:rFonts w:cs="Arial"/>
        </w:rPr>
        <w:t>, que utilizaremos nos estudos de caso</w:t>
      </w:r>
      <w:r w:rsidRPr="00857186">
        <w:rPr>
          <w:rFonts w:cs="Arial"/>
        </w:rPr>
        <w:t>.</w:t>
      </w:r>
    </w:p>
    <w:p w14:paraId="7BB01601" w14:textId="1A85A5A1" w:rsidR="00F65B91" w:rsidRPr="004515C9" w:rsidRDefault="00E00A87" w:rsidP="00E00A87">
      <w:pPr>
        <w:pStyle w:val="Tabela"/>
        <w:rPr>
          <w:rFonts w:cs="Arial"/>
        </w:rPr>
      </w:pPr>
      <w:bookmarkStart w:id="755" w:name="_Toc55897170"/>
      <w:r w:rsidRPr="00D848BC">
        <w:rPr>
          <w:rFonts w:cs="Arial"/>
          <w:b/>
          <w:bCs/>
        </w:rPr>
        <w:t>Tabela 2</w:t>
      </w:r>
      <w:r w:rsidRPr="004515C9">
        <w:rPr>
          <w:rFonts w:cs="Arial"/>
        </w:rPr>
        <w:t xml:space="preserve"> – Consumo de combustível para embarcações tipo RSV e PSLV</w:t>
      </w:r>
      <w:bookmarkEnd w:id="755"/>
    </w:p>
    <w:tbl>
      <w:tblPr>
        <w:tblStyle w:val="Tabelacomgrade"/>
        <w:tblW w:w="9209" w:type="dxa"/>
        <w:jc w:val="center"/>
        <w:tblLook w:val="04A0" w:firstRow="1" w:lastRow="0" w:firstColumn="1" w:lastColumn="0" w:noHBand="0" w:noVBand="1"/>
      </w:tblPr>
      <w:tblGrid>
        <w:gridCol w:w="2547"/>
        <w:gridCol w:w="1779"/>
        <w:gridCol w:w="1765"/>
        <w:gridCol w:w="1134"/>
        <w:gridCol w:w="1019"/>
        <w:gridCol w:w="965"/>
      </w:tblGrid>
      <w:tr w:rsidR="00E00A87" w:rsidRPr="004515C9" w14:paraId="6D4E741D" w14:textId="77777777" w:rsidTr="005D1176">
        <w:trPr>
          <w:trHeight w:val="300"/>
          <w:jc w:val="center"/>
        </w:trPr>
        <w:tc>
          <w:tcPr>
            <w:tcW w:w="2547" w:type="dxa"/>
            <w:shd w:val="clear" w:color="auto" w:fill="BFBFBF" w:themeFill="background1" w:themeFillShade="BF"/>
            <w:noWrap/>
            <w:hideMark/>
          </w:tcPr>
          <w:p w14:paraId="6AD1F190" w14:textId="74983C4B" w:rsidR="00E00A87" w:rsidRPr="004515C9" w:rsidRDefault="00E00A87" w:rsidP="00A219D3">
            <w:pPr>
              <w:spacing w:before="0" w:after="0"/>
              <w:jc w:val="center"/>
              <w:rPr>
                <w:rFonts w:cs="Arial"/>
                <w:b/>
                <w:bCs/>
                <w:sz w:val="20"/>
              </w:rPr>
            </w:pPr>
            <w:r w:rsidRPr="004515C9">
              <w:rPr>
                <w:rFonts w:cs="Arial"/>
                <w:b/>
                <w:bCs/>
                <w:sz w:val="20"/>
              </w:rPr>
              <w:t>Embarcação</w:t>
            </w:r>
          </w:p>
        </w:tc>
        <w:tc>
          <w:tcPr>
            <w:tcW w:w="1779" w:type="dxa"/>
            <w:shd w:val="clear" w:color="auto" w:fill="BFBFBF" w:themeFill="background1" w:themeFillShade="BF"/>
            <w:noWrap/>
            <w:hideMark/>
          </w:tcPr>
          <w:p w14:paraId="132D10EC" w14:textId="77777777" w:rsidR="00E00A87" w:rsidRPr="004515C9" w:rsidRDefault="00E00A87" w:rsidP="00A219D3">
            <w:pPr>
              <w:spacing w:before="0" w:after="0"/>
              <w:jc w:val="center"/>
              <w:rPr>
                <w:rFonts w:cs="Arial"/>
                <w:b/>
                <w:bCs/>
                <w:sz w:val="20"/>
              </w:rPr>
            </w:pPr>
            <w:r w:rsidRPr="004515C9">
              <w:rPr>
                <w:rFonts w:cs="Arial"/>
                <w:b/>
                <w:bCs/>
                <w:sz w:val="20"/>
              </w:rPr>
              <w:t>In port No work</w:t>
            </w:r>
          </w:p>
        </w:tc>
        <w:tc>
          <w:tcPr>
            <w:tcW w:w="1765" w:type="dxa"/>
            <w:shd w:val="clear" w:color="auto" w:fill="BFBFBF" w:themeFill="background1" w:themeFillShade="BF"/>
            <w:noWrap/>
            <w:hideMark/>
          </w:tcPr>
          <w:p w14:paraId="42EEE34F" w14:textId="77777777" w:rsidR="00E00A87" w:rsidRPr="004515C9" w:rsidRDefault="00E00A87" w:rsidP="00A219D3">
            <w:pPr>
              <w:spacing w:before="0" w:after="0"/>
              <w:jc w:val="center"/>
              <w:rPr>
                <w:rFonts w:cs="Arial"/>
                <w:b/>
                <w:bCs/>
                <w:sz w:val="20"/>
              </w:rPr>
            </w:pPr>
            <w:r w:rsidRPr="004515C9">
              <w:rPr>
                <w:rFonts w:cs="Arial"/>
                <w:b/>
                <w:bCs/>
                <w:sz w:val="20"/>
              </w:rPr>
              <w:t>In port Working</w:t>
            </w:r>
          </w:p>
        </w:tc>
        <w:tc>
          <w:tcPr>
            <w:tcW w:w="1134" w:type="dxa"/>
            <w:shd w:val="clear" w:color="auto" w:fill="BFBFBF" w:themeFill="background1" w:themeFillShade="BF"/>
            <w:noWrap/>
            <w:hideMark/>
          </w:tcPr>
          <w:p w14:paraId="619322AB" w14:textId="77777777" w:rsidR="00E00A87" w:rsidRPr="004515C9" w:rsidRDefault="00E00A87" w:rsidP="00A219D3">
            <w:pPr>
              <w:spacing w:before="0" w:after="0"/>
              <w:jc w:val="center"/>
              <w:rPr>
                <w:rFonts w:cs="Arial"/>
                <w:b/>
                <w:bCs/>
                <w:sz w:val="20"/>
              </w:rPr>
            </w:pPr>
            <w:r w:rsidRPr="004515C9">
              <w:rPr>
                <w:rFonts w:cs="Arial"/>
                <w:b/>
                <w:bCs/>
                <w:sz w:val="20"/>
              </w:rPr>
              <w:t>In transit</w:t>
            </w:r>
          </w:p>
        </w:tc>
        <w:tc>
          <w:tcPr>
            <w:tcW w:w="1019" w:type="dxa"/>
            <w:shd w:val="clear" w:color="auto" w:fill="BFBFBF" w:themeFill="background1" w:themeFillShade="BF"/>
            <w:noWrap/>
            <w:hideMark/>
          </w:tcPr>
          <w:p w14:paraId="64A5D335" w14:textId="77777777" w:rsidR="00E00A87" w:rsidRPr="004515C9" w:rsidRDefault="00E00A87" w:rsidP="00A219D3">
            <w:pPr>
              <w:spacing w:before="0" w:after="0"/>
              <w:jc w:val="center"/>
              <w:rPr>
                <w:rFonts w:cs="Arial"/>
                <w:b/>
                <w:bCs/>
                <w:sz w:val="20"/>
              </w:rPr>
            </w:pPr>
            <w:r w:rsidRPr="004515C9">
              <w:rPr>
                <w:rFonts w:cs="Arial"/>
                <w:b/>
                <w:bCs/>
                <w:sz w:val="20"/>
              </w:rPr>
              <w:t>Working</w:t>
            </w:r>
          </w:p>
        </w:tc>
        <w:tc>
          <w:tcPr>
            <w:tcW w:w="965" w:type="dxa"/>
            <w:shd w:val="clear" w:color="auto" w:fill="BFBFBF" w:themeFill="background1" w:themeFillShade="BF"/>
            <w:noWrap/>
            <w:hideMark/>
          </w:tcPr>
          <w:p w14:paraId="48A49755" w14:textId="2650930F" w:rsidR="00E00A87" w:rsidRPr="004515C9" w:rsidRDefault="00E00A87" w:rsidP="00A219D3">
            <w:pPr>
              <w:spacing w:before="0" w:after="0"/>
              <w:jc w:val="center"/>
              <w:rPr>
                <w:rFonts w:cs="Arial"/>
                <w:b/>
                <w:bCs/>
                <w:sz w:val="20"/>
              </w:rPr>
            </w:pPr>
            <w:r w:rsidRPr="004515C9">
              <w:rPr>
                <w:rFonts w:cs="Arial"/>
                <w:b/>
                <w:bCs/>
                <w:sz w:val="20"/>
              </w:rPr>
              <w:t>WOW</w:t>
            </w:r>
            <w:r w:rsidR="00512B6C" w:rsidRPr="004515C9">
              <w:rPr>
                <w:rFonts w:cs="Arial"/>
                <w:b/>
                <w:bCs/>
                <w:sz w:val="20"/>
              </w:rPr>
              <w:t>*</w:t>
            </w:r>
          </w:p>
        </w:tc>
      </w:tr>
      <w:tr w:rsidR="00E00A87" w:rsidRPr="004515C9" w14:paraId="65BE6FC7" w14:textId="77777777" w:rsidTr="005D1176">
        <w:trPr>
          <w:trHeight w:val="300"/>
          <w:jc w:val="center"/>
        </w:trPr>
        <w:tc>
          <w:tcPr>
            <w:tcW w:w="2547" w:type="dxa"/>
            <w:noWrap/>
            <w:hideMark/>
          </w:tcPr>
          <w:p w14:paraId="0E3F0CDE" w14:textId="77777777" w:rsidR="005D1176" w:rsidRDefault="00E00A87" w:rsidP="00FB50C4">
            <w:pPr>
              <w:spacing w:before="0" w:after="0"/>
              <w:jc w:val="left"/>
              <w:rPr>
                <w:rFonts w:cs="Arial"/>
                <w:sz w:val="20"/>
                <w:lang w:val="en-US"/>
              </w:rPr>
            </w:pPr>
            <w:r w:rsidRPr="002F2B1C">
              <w:rPr>
                <w:rFonts w:cs="Arial"/>
                <w:sz w:val="20"/>
                <w:lang w:val="en-US"/>
              </w:rPr>
              <w:t>RSV</w:t>
            </w:r>
            <w:r w:rsidR="002F2B1C" w:rsidRPr="002F2B1C">
              <w:rPr>
                <w:rFonts w:cs="Arial"/>
                <w:sz w:val="20"/>
                <w:lang w:val="en-US"/>
              </w:rPr>
              <w:t xml:space="preserve"> </w:t>
            </w:r>
          </w:p>
          <w:p w14:paraId="4B75EAFE" w14:textId="105B00EC" w:rsidR="00E00A87" w:rsidRPr="002F2B1C" w:rsidRDefault="002F2B1C" w:rsidP="00FB50C4">
            <w:pPr>
              <w:spacing w:before="0" w:after="0"/>
              <w:jc w:val="left"/>
              <w:rPr>
                <w:rFonts w:cs="Arial"/>
                <w:sz w:val="20"/>
                <w:lang w:val="en-US"/>
              </w:rPr>
            </w:pPr>
            <w:r w:rsidRPr="002F2B1C">
              <w:rPr>
                <w:rFonts w:cs="Arial"/>
                <w:sz w:val="20"/>
                <w:lang w:val="en-US"/>
              </w:rPr>
              <w:t>(ref.</w:t>
            </w:r>
            <w:r w:rsidR="00E00A87" w:rsidRPr="002F2B1C">
              <w:rPr>
                <w:rFonts w:cs="Arial"/>
                <w:sz w:val="20"/>
                <w:lang w:val="en-US"/>
              </w:rPr>
              <w:t xml:space="preserve"> Multi support vessel</w:t>
            </w:r>
            <w:r w:rsidRPr="002F2B1C">
              <w:rPr>
                <w:rFonts w:cs="Arial"/>
                <w:sz w:val="20"/>
                <w:lang w:val="en-US"/>
              </w:rPr>
              <w:t>)</w:t>
            </w:r>
          </w:p>
        </w:tc>
        <w:tc>
          <w:tcPr>
            <w:tcW w:w="1779" w:type="dxa"/>
            <w:noWrap/>
            <w:hideMark/>
          </w:tcPr>
          <w:p w14:paraId="05C4FA81" w14:textId="77777777" w:rsidR="00E00A87" w:rsidRPr="004515C9" w:rsidRDefault="00E00A87" w:rsidP="00A219D3">
            <w:pPr>
              <w:spacing w:before="0" w:after="0"/>
              <w:jc w:val="center"/>
              <w:rPr>
                <w:rFonts w:cs="Arial"/>
                <w:sz w:val="20"/>
              </w:rPr>
            </w:pPr>
            <w:r w:rsidRPr="004515C9">
              <w:rPr>
                <w:rFonts w:cs="Arial"/>
                <w:sz w:val="20"/>
              </w:rPr>
              <w:t>1</w:t>
            </w:r>
          </w:p>
        </w:tc>
        <w:tc>
          <w:tcPr>
            <w:tcW w:w="1765" w:type="dxa"/>
            <w:noWrap/>
            <w:hideMark/>
          </w:tcPr>
          <w:p w14:paraId="70CACD60" w14:textId="77777777" w:rsidR="00E00A87" w:rsidRPr="004515C9" w:rsidRDefault="00E00A87" w:rsidP="00A219D3">
            <w:pPr>
              <w:spacing w:before="0" w:after="0"/>
              <w:jc w:val="center"/>
              <w:rPr>
                <w:rFonts w:cs="Arial"/>
                <w:sz w:val="20"/>
              </w:rPr>
            </w:pPr>
            <w:r w:rsidRPr="004515C9">
              <w:rPr>
                <w:rFonts w:cs="Arial"/>
                <w:sz w:val="20"/>
              </w:rPr>
              <w:t>2</w:t>
            </w:r>
          </w:p>
        </w:tc>
        <w:tc>
          <w:tcPr>
            <w:tcW w:w="1134" w:type="dxa"/>
            <w:noWrap/>
            <w:hideMark/>
          </w:tcPr>
          <w:p w14:paraId="2F35C3A7" w14:textId="77777777" w:rsidR="00E00A87" w:rsidRPr="004515C9" w:rsidRDefault="00E00A87" w:rsidP="00A219D3">
            <w:pPr>
              <w:spacing w:before="0" w:after="0"/>
              <w:jc w:val="center"/>
              <w:rPr>
                <w:rFonts w:cs="Arial"/>
                <w:sz w:val="20"/>
              </w:rPr>
            </w:pPr>
            <w:r w:rsidRPr="004515C9">
              <w:rPr>
                <w:rFonts w:cs="Arial"/>
                <w:sz w:val="20"/>
              </w:rPr>
              <w:t>27</w:t>
            </w:r>
          </w:p>
        </w:tc>
        <w:tc>
          <w:tcPr>
            <w:tcW w:w="1019" w:type="dxa"/>
            <w:noWrap/>
            <w:hideMark/>
          </w:tcPr>
          <w:p w14:paraId="3C9FA72C" w14:textId="77777777" w:rsidR="00E00A87" w:rsidRPr="004515C9" w:rsidRDefault="00E00A87" w:rsidP="00A219D3">
            <w:pPr>
              <w:spacing w:before="0" w:after="0"/>
              <w:jc w:val="center"/>
              <w:rPr>
                <w:rFonts w:cs="Arial"/>
                <w:sz w:val="20"/>
              </w:rPr>
            </w:pPr>
            <w:r w:rsidRPr="004515C9">
              <w:rPr>
                <w:rFonts w:cs="Arial"/>
                <w:sz w:val="20"/>
              </w:rPr>
              <w:t>22</w:t>
            </w:r>
          </w:p>
        </w:tc>
        <w:tc>
          <w:tcPr>
            <w:tcW w:w="965" w:type="dxa"/>
            <w:noWrap/>
            <w:hideMark/>
          </w:tcPr>
          <w:p w14:paraId="53DD2417" w14:textId="77777777" w:rsidR="00E00A87" w:rsidRPr="004515C9" w:rsidRDefault="00E00A87" w:rsidP="00A219D3">
            <w:pPr>
              <w:spacing w:before="0" w:after="0"/>
              <w:jc w:val="center"/>
              <w:rPr>
                <w:rFonts w:cs="Arial"/>
                <w:sz w:val="20"/>
              </w:rPr>
            </w:pPr>
            <w:r w:rsidRPr="004515C9">
              <w:rPr>
                <w:rFonts w:cs="Arial"/>
                <w:sz w:val="20"/>
              </w:rPr>
              <w:t>17</w:t>
            </w:r>
          </w:p>
        </w:tc>
      </w:tr>
      <w:tr w:rsidR="00E00A87" w:rsidRPr="004515C9" w14:paraId="3358FD9A" w14:textId="77777777" w:rsidTr="005D1176">
        <w:trPr>
          <w:trHeight w:val="300"/>
          <w:jc w:val="center"/>
        </w:trPr>
        <w:tc>
          <w:tcPr>
            <w:tcW w:w="2547" w:type="dxa"/>
            <w:noWrap/>
            <w:hideMark/>
          </w:tcPr>
          <w:p w14:paraId="7E63F09C" w14:textId="77777777" w:rsidR="005D1176" w:rsidRDefault="00E00A87" w:rsidP="00FB50C4">
            <w:pPr>
              <w:spacing w:before="0" w:after="0"/>
              <w:jc w:val="left"/>
              <w:rPr>
                <w:rFonts w:cs="Arial"/>
                <w:sz w:val="20"/>
              </w:rPr>
            </w:pPr>
            <w:r w:rsidRPr="004515C9">
              <w:rPr>
                <w:rFonts w:cs="Arial"/>
                <w:sz w:val="20"/>
              </w:rPr>
              <w:t>PLSV</w:t>
            </w:r>
            <w:r w:rsidR="002F2B1C">
              <w:rPr>
                <w:rFonts w:cs="Arial"/>
                <w:sz w:val="20"/>
              </w:rPr>
              <w:t xml:space="preserve"> </w:t>
            </w:r>
          </w:p>
          <w:p w14:paraId="1DD70764" w14:textId="23DD5DCB" w:rsidR="00E00A87" w:rsidRPr="004515C9" w:rsidRDefault="002F2B1C" w:rsidP="00FB50C4">
            <w:pPr>
              <w:spacing w:before="0" w:after="0"/>
              <w:jc w:val="left"/>
              <w:rPr>
                <w:rFonts w:cs="Arial"/>
                <w:sz w:val="20"/>
              </w:rPr>
            </w:pPr>
            <w:r>
              <w:rPr>
                <w:rFonts w:cs="Arial"/>
                <w:sz w:val="20"/>
              </w:rPr>
              <w:t>(ref.</w:t>
            </w:r>
            <w:r w:rsidR="00E00A87" w:rsidRPr="004515C9">
              <w:rPr>
                <w:rFonts w:cs="Arial"/>
                <w:sz w:val="20"/>
              </w:rPr>
              <w:t xml:space="preserve"> Pipeline vessel Fenica</w:t>
            </w:r>
            <w:r>
              <w:rPr>
                <w:rFonts w:cs="Arial"/>
                <w:sz w:val="20"/>
              </w:rPr>
              <w:t>)</w:t>
            </w:r>
          </w:p>
        </w:tc>
        <w:tc>
          <w:tcPr>
            <w:tcW w:w="1779" w:type="dxa"/>
            <w:noWrap/>
            <w:hideMark/>
          </w:tcPr>
          <w:p w14:paraId="5D4356C0" w14:textId="77777777" w:rsidR="00E00A87" w:rsidRPr="004515C9" w:rsidRDefault="00E00A87" w:rsidP="00A219D3">
            <w:pPr>
              <w:spacing w:before="0" w:after="0"/>
              <w:jc w:val="center"/>
              <w:rPr>
                <w:rFonts w:cs="Arial"/>
                <w:sz w:val="20"/>
              </w:rPr>
            </w:pPr>
            <w:r w:rsidRPr="004515C9">
              <w:rPr>
                <w:rFonts w:cs="Arial"/>
                <w:sz w:val="20"/>
              </w:rPr>
              <w:t>3</w:t>
            </w:r>
          </w:p>
        </w:tc>
        <w:tc>
          <w:tcPr>
            <w:tcW w:w="1765" w:type="dxa"/>
            <w:noWrap/>
            <w:hideMark/>
          </w:tcPr>
          <w:p w14:paraId="7B63F244" w14:textId="77777777" w:rsidR="00E00A87" w:rsidRPr="004515C9" w:rsidRDefault="00E00A87" w:rsidP="00A219D3">
            <w:pPr>
              <w:spacing w:before="0" w:after="0"/>
              <w:jc w:val="center"/>
              <w:rPr>
                <w:rFonts w:cs="Arial"/>
                <w:sz w:val="20"/>
              </w:rPr>
            </w:pPr>
            <w:r w:rsidRPr="004515C9">
              <w:rPr>
                <w:rFonts w:cs="Arial"/>
                <w:sz w:val="20"/>
              </w:rPr>
              <w:t>4</w:t>
            </w:r>
          </w:p>
        </w:tc>
        <w:tc>
          <w:tcPr>
            <w:tcW w:w="1134" w:type="dxa"/>
            <w:noWrap/>
            <w:hideMark/>
          </w:tcPr>
          <w:p w14:paraId="445217D5" w14:textId="77777777" w:rsidR="00E00A87" w:rsidRPr="004515C9" w:rsidRDefault="00E00A87" w:rsidP="00A219D3">
            <w:pPr>
              <w:spacing w:before="0" w:after="0"/>
              <w:jc w:val="center"/>
              <w:rPr>
                <w:rFonts w:cs="Arial"/>
                <w:sz w:val="20"/>
              </w:rPr>
            </w:pPr>
            <w:r w:rsidRPr="004515C9">
              <w:rPr>
                <w:rFonts w:cs="Arial"/>
                <w:sz w:val="20"/>
              </w:rPr>
              <w:t>40</w:t>
            </w:r>
          </w:p>
        </w:tc>
        <w:tc>
          <w:tcPr>
            <w:tcW w:w="1019" w:type="dxa"/>
            <w:noWrap/>
            <w:hideMark/>
          </w:tcPr>
          <w:p w14:paraId="1C692D68" w14:textId="77777777" w:rsidR="00E00A87" w:rsidRPr="004515C9" w:rsidRDefault="00E00A87" w:rsidP="00A219D3">
            <w:pPr>
              <w:spacing w:before="0" w:after="0"/>
              <w:jc w:val="center"/>
              <w:rPr>
                <w:rFonts w:cs="Arial"/>
                <w:sz w:val="20"/>
              </w:rPr>
            </w:pPr>
            <w:r w:rsidRPr="004515C9">
              <w:rPr>
                <w:rFonts w:cs="Arial"/>
                <w:sz w:val="20"/>
              </w:rPr>
              <w:t>25</w:t>
            </w:r>
          </w:p>
        </w:tc>
        <w:tc>
          <w:tcPr>
            <w:tcW w:w="965" w:type="dxa"/>
            <w:noWrap/>
            <w:hideMark/>
          </w:tcPr>
          <w:p w14:paraId="09FFBF42" w14:textId="77777777" w:rsidR="00E00A87" w:rsidRPr="004515C9" w:rsidRDefault="00E00A87" w:rsidP="00A219D3">
            <w:pPr>
              <w:spacing w:before="0" w:after="0"/>
              <w:jc w:val="center"/>
              <w:rPr>
                <w:rFonts w:cs="Arial"/>
                <w:sz w:val="20"/>
              </w:rPr>
            </w:pPr>
            <w:r w:rsidRPr="004515C9">
              <w:rPr>
                <w:rFonts w:cs="Arial"/>
                <w:sz w:val="20"/>
              </w:rPr>
              <w:t>14</w:t>
            </w:r>
          </w:p>
        </w:tc>
      </w:tr>
    </w:tbl>
    <w:p w14:paraId="142FCD49" w14:textId="512E6C03" w:rsidR="00E00A87" w:rsidRDefault="00512B6C" w:rsidP="00880C5E">
      <w:pPr>
        <w:spacing w:before="0" w:after="0"/>
        <w:rPr>
          <w:rFonts w:cs="Arial"/>
          <w:sz w:val="18"/>
          <w:szCs w:val="14"/>
        </w:rPr>
      </w:pPr>
      <w:r w:rsidRPr="004515C9">
        <w:rPr>
          <w:rFonts w:cs="Arial"/>
          <w:sz w:val="18"/>
          <w:szCs w:val="14"/>
        </w:rPr>
        <w:t>*Wait on Weather</w:t>
      </w:r>
    </w:p>
    <w:p w14:paraId="2B6600F0" w14:textId="71D8AF4C" w:rsidR="0074102E" w:rsidRPr="00D631B6" w:rsidRDefault="00263419" w:rsidP="00880C5E">
      <w:pPr>
        <w:pStyle w:val="RefFigTab"/>
        <w:spacing w:before="0"/>
        <w:rPr>
          <w:rStyle w:val="RefernciaSutil"/>
          <w:smallCaps w:val="0"/>
          <w:color w:val="auto"/>
        </w:rPr>
      </w:pPr>
      <w:r w:rsidRPr="00D631B6">
        <w:rPr>
          <w:rStyle w:val="RefernciaSutil"/>
          <w:b/>
          <w:bCs/>
          <w:smallCaps w:val="0"/>
          <w:color w:val="auto"/>
        </w:rPr>
        <w:t>Fonte</w:t>
      </w:r>
      <w:r w:rsidRPr="00D631B6">
        <w:rPr>
          <w:rStyle w:val="RefernciaSutil"/>
          <w:smallCaps w:val="0"/>
          <w:color w:val="auto"/>
        </w:rPr>
        <w:t xml:space="preserve">: Adaptado de </w:t>
      </w:r>
      <w:r>
        <w:rPr>
          <w:rStyle w:val="RefernciaSutil"/>
          <w:smallCaps w:val="0"/>
          <w:color w:val="auto"/>
        </w:rPr>
        <w:t>IOP</w:t>
      </w:r>
      <w:r w:rsidRPr="00D631B6">
        <w:rPr>
          <w:rStyle w:val="RefernciaSutil"/>
          <w:smallCaps w:val="0"/>
          <w:color w:val="auto"/>
        </w:rPr>
        <w:t xml:space="preserve"> (20</w:t>
      </w:r>
      <w:r>
        <w:rPr>
          <w:rStyle w:val="RefernciaSutil"/>
          <w:smallCaps w:val="0"/>
          <w:color w:val="auto"/>
        </w:rPr>
        <w:t>00</w:t>
      </w:r>
      <w:r w:rsidRPr="00D631B6">
        <w:rPr>
          <w:rStyle w:val="RefernciaSutil"/>
          <w:smallCaps w:val="0"/>
          <w:color w:val="auto"/>
        </w:rPr>
        <w:t>).</w:t>
      </w:r>
    </w:p>
    <w:p w14:paraId="6CA12217" w14:textId="77777777" w:rsidR="00583676" w:rsidRDefault="00583676" w:rsidP="00880C5E"/>
    <w:p w14:paraId="522CE84F" w14:textId="76F9EA5E" w:rsidR="00512B6C" w:rsidRPr="004515C9" w:rsidRDefault="00512B6C" w:rsidP="00512B6C">
      <w:pPr>
        <w:pStyle w:val="Tabela"/>
        <w:rPr>
          <w:rFonts w:cs="Arial"/>
        </w:rPr>
      </w:pPr>
      <w:bookmarkStart w:id="756" w:name="_Toc55897171"/>
      <w:r w:rsidRPr="00FE434D">
        <w:rPr>
          <w:rFonts w:cs="Arial"/>
          <w:b/>
          <w:bCs/>
        </w:rPr>
        <w:lastRenderedPageBreak/>
        <w:t xml:space="preserve">Tabela 3 </w:t>
      </w:r>
      <w:r w:rsidRPr="004515C9">
        <w:rPr>
          <w:rFonts w:cs="Arial"/>
        </w:rPr>
        <w:t>– Emissões de gases durante operações marítimas</w:t>
      </w:r>
      <w:bookmarkEnd w:id="756"/>
    </w:p>
    <w:tbl>
      <w:tblPr>
        <w:tblStyle w:val="Tabelacomgrade"/>
        <w:tblW w:w="0" w:type="auto"/>
        <w:tblLook w:val="04A0" w:firstRow="1" w:lastRow="0" w:firstColumn="1" w:lastColumn="0" w:noHBand="0" w:noVBand="1"/>
      </w:tblPr>
      <w:tblGrid>
        <w:gridCol w:w="2830"/>
        <w:gridCol w:w="993"/>
        <w:gridCol w:w="1134"/>
        <w:gridCol w:w="992"/>
        <w:gridCol w:w="1079"/>
        <w:gridCol w:w="1066"/>
        <w:gridCol w:w="966"/>
      </w:tblGrid>
      <w:tr w:rsidR="00512B6C" w:rsidRPr="004515C9" w14:paraId="0E22E9EA" w14:textId="77777777" w:rsidTr="00583676">
        <w:trPr>
          <w:trHeight w:val="300"/>
        </w:trPr>
        <w:tc>
          <w:tcPr>
            <w:tcW w:w="2830" w:type="dxa"/>
            <w:shd w:val="clear" w:color="auto" w:fill="BFBFBF" w:themeFill="background1" w:themeFillShade="BF"/>
            <w:noWrap/>
            <w:hideMark/>
          </w:tcPr>
          <w:p w14:paraId="3173C6B9" w14:textId="77777777" w:rsidR="00512B6C" w:rsidRPr="004515C9" w:rsidRDefault="00512B6C" w:rsidP="00A219D3">
            <w:pPr>
              <w:spacing w:before="0" w:after="0"/>
              <w:jc w:val="center"/>
              <w:rPr>
                <w:rFonts w:cs="Arial"/>
                <w:sz w:val="20"/>
                <w:szCs w:val="16"/>
              </w:rPr>
            </w:pPr>
          </w:p>
        </w:tc>
        <w:tc>
          <w:tcPr>
            <w:tcW w:w="3119" w:type="dxa"/>
            <w:gridSpan w:val="3"/>
            <w:shd w:val="clear" w:color="auto" w:fill="BFBFBF" w:themeFill="background1" w:themeFillShade="BF"/>
            <w:noWrap/>
            <w:hideMark/>
          </w:tcPr>
          <w:p w14:paraId="419B6C11" w14:textId="77777777" w:rsidR="00512B6C" w:rsidRPr="004515C9" w:rsidRDefault="00512B6C" w:rsidP="00A219D3">
            <w:pPr>
              <w:spacing w:before="0" w:after="0"/>
              <w:jc w:val="center"/>
              <w:rPr>
                <w:rFonts w:cs="Arial"/>
                <w:b/>
                <w:bCs/>
                <w:sz w:val="20"/>
                <w:szCs w:val="16"/>
              </w:rPr>
            </w:pPr>
            <w:r w:rsidRPr="004515C9">
              <w:rPr>
                <w:rFonts w:cs="Arial"/>
                <w:b/>
                <w:bCs/>
                <w:sz w:val="20"/>
                <w:szCs w:val="16"/>
              </w:rPr>
              <w:t>Low speed vessel</w:t>
            </w:r>
          </w:p>
        </w:tc>
        <w:tc>
          <w:tcPr>
            <w:tcW w:w="3111" w:type="dxa"/>
            <w:gridSpan w:val="3"/>
            <w:shd w:val="clear" w:color="auto" w:fill="BFBFBF" w:themeFill="background1" w:themeFillShade="BF"/>
            <w:noWrap/>
            <w:hideMark/>
          </w:tcPr>
          <w:p w14:paraId="028D9F3F" w14:textId="77777777" w:rsidR="00512B6C" w:rsidRPr="004515C9" w:rsidRDefault="00512B6C" w:rsidP="00A219D3">
            <w:pPr>
              <w:spacing w:before="0" w:after="0"/>
              <w:jc w:val="center"/>
              <w:rPr>
                <w:rFonts w:cs="Arial"/>
                <w:b/>
                <w:bCs/>
                <w:sz w:val="20"/>
                <w:szCs w:val="16"/>
              </w:rPr>
            </w:pPr>
            <w:r w:rsidRPr="004515C9">
              <w:rPr>
                <w:rFonts w:cs="Arial"/>
                <w:b/>
                <w:bCs/>
                <w:sz w:val="20"/>
                <w:szCs w:val="16"/>
              </w:rPr>
              <w:t>Medium speed vessel</w:t>
            </w:r>
          </w:p>
        </w:tc>
      </w:tr>
      <w:tr w:rsidR="00512B6C" w:rsidRPr="004515C9" w14:paraId="2F9C1315" w14:textId="77777777" w:rsidTr="00583676">
        <w:trPr>
          <w:trHeight w:val="300"/>
        </w:trPr>
        <w:tc>
          <w:tcPr>
            <w:tcW w:w="2830" w:type="dxa"/>
            <w:shd w:val="clear" w:color="auto" w:fill="BFBFBF" w:themeFill="background1" w:themeFillShade="BF"/>
            <w:noWrap/>
            <w:hideMark/>
          </w:tcPr>
          <w:p w14:paraId="627056F3" w14:textId="51C79E2D" w:rsidR="00512B6C" w:rsidRPr="004515C9" w:rsidRDefault="00512B6C" w:rsidP="00A219D3">
            <w:pPr>
              <w:spacing w:before="0" w:after="0"/>
              <w:jc w:val="center"/>
              <w:rPr>
                <w:rFonts w:cs="Arial"/>
                <w:b/>
                <w:bCs/>
                <w:sz w:val="20"/>
                <w:szCs w:val="16"/>
              </w:rPr>
            </w:pPr>
            <w:r w:rsidRPr="004515C9">
              <w:rPr>
                <w:rFonts w:cs="Arial"/>
                <w:b/>
                <w:bCs/>
                <w:sz w:val="20"/>
                <w:szCs w:val="16"/>
              </w:rPr>
              <w:t>Embarcação</w:t>
            </w:r>
          </w:p>
        </w:tc>
        <w:tc>
          <w:tcPr>
            <w:tcW w:w="993" w:type="dxa"/>
            <w:shd w:val="clear" w:color="auto" w:fill="BFBFBF" w:themeFill="background1" w:themeFillShade="BF"/>
            <w:noWrap/>
            <w:hideMark/>
          </w:tcPr>
          <w:p w14:paraId="0AC49C45" w14:textId="77777777" w:rsidR="00512B6C" w:rsidRPr="004515C9" w:rsidRDefault="00512B6C" w:rsidP="00A219D3">
            <w:pPr>
              <w:spacing w:before="0" w:after="0"/>
              <w:jc w:val="center"/>
              <w:rPr>
                <w:rFonts w:cs="Arial"/>
                <w:b/>
                <w:bCs/>
                <w:sz w:val="20"/>
                <w:szCs w:val="16"/>
              </w:rPr>
            </w:pPr>
            <w:r w:rsidRPr="004515C9">
              <w:rPr>
                <w:rFonts w:cs="Arial"/>
                <w:b/>
                <w:bCs/>
                <w:sz w:val="20"/>
                <w:szCs w:val="16"/>
              </w:rPr>
              <w:t>CO</w:t>
            </w:r>
            <w:r w:rsidRPr="004515C9">
              <w:rPr>
                <w:rFonts w:cs="Arial"/>
                <w:b/>
                <w:bCs/>
                <w:sz w:val="20"/>
                <w:szCs w:val="16"/>
                <w:vertAlign w:val="subscript"/>
              </w:rPr>
              <w:t>2</w:t>
            </w:r>
          </w:p>
        </w:tc>
        <w:tc>
          <w:tcPr>
            <w:tcW w:w="1134" w:type="dxa"/>
            <w:shd w:val="clear" w:color="auto" w:fill="BFBFBF" w:themeFill="background1" w:themeFillShade="BF"/>
            <w:noWrap/>
            <w:hideMark/>
          </w:tcPr>
          <w:p w14:paraId="33ABBD70" w14:textId="77777777" w:rsidR="00512B6C" w:rsidRPr="004515C9" w:rsidRDefault="00512B6C" w:rsidP="00A219D3">
            <w:pPr>
              <w:spacing w:before="0" w:after="0"/>
              <w:jc w:val="center"/>
              <w:rPr>
                <w:rFonts w:cs="Arial"/>
                <w:b/>
                <w:bCs/>
                <w:sz w:val="20"/>
                <w:szCs w:val="16"/>
              </w:rPr>
            </w:pPr>
            <w:r w:rsidRPr="004515C9">
              <w:rPr>
                <w:rFonts w:cs="Arial"/>
                <w:b/>
                <w:bCs/>
                <w:sz w:val="20"/>
                <w:szCs w:val="16"/>
              </w:rPr>
              <w:t>NOX</w:t>
            </w:r>
          </w:p>
        </w:tc>
        <w:tc>
          <w:tcPr>
            <w:tcW w:w="992" w:type="dxa"/>
            <w:shd w:val="clear" w:color="auto" w:fill="BFBFBF" w:themeFill="background1" w:themeFillShade="BF"/>
            <w:noWrap/>
            <w:hideMark/>
          </w:tcPr>
          <w:p w14:paraId="5E8F3845" w14:textId="77777777" w:rsidR="00512B6C" w:rsidRPr="004515C9" w:rsidRDefault="00512B6C" w:rsidP="00A219D3">
            <w:pPr>
              <w:spacing w:before="0" w:after="0"/>
              <w:jc w:val="center"/>
              <w:rPr>
                <w:rFonts w:cs="Arial"/>
                <w:b/>
                <w:bCs/>
                <w:sz w:val="20"/>
                <w:szCs w:val="16"/>
              </w:rPr>
            </w:pPr>
            <w:r w:rsidRPr="004515C9">
              <w:rPr>
                <w:rFonts w:cs="Arial"/>
                <w:b/>
                <w:bCs/>
                <w:sz w:val="20"/>
                <w:szCs w:val="16"/>
              </w:rPr>
              <w:t>SO</w:t>
            </w:r>
            <w:r w:rsidRPr="004515C9">
              <w:rPr>
                <w:rFonts w:cs="Arial"/>
                <w:b/>
                <w:bCs/>
                <w:sz w:val="20"/>
                <w:szCs w:val="16"/>
                <w:vertAlign w:val="subscript"/>
              </w:rPr>
              <w:t>2</w:t>
            </w:r>
          </w:p>
        </w:tc>
        <w:tc>
          <w:tcPr>
            <w:tcW w:w="1079" w:type="dxa"/>
            <w:shd w:val="clear" w:color="auto" w:fill="BFBFBF" w:themeFill="background1" w:themeFillShade="BF"/>
            <w:noWrap/>
            <w:hideMark/>
          </w:tcPr>
          <w:p w14:paraId="376E8CF4" w14:textId="77777777" w:rsidR="00512B6C" w:rsidRPr="004515C9" w:rsidRDefault="00512B6C" w:rsidP="00A219D3">
            <w:pPr>
              <w:spacing w:before="0" w:after="0"/>
              <w:jc w:val="center"/>
              <w:rPr>
                <w:rFonts w:cs="Arial"/>
                <w:b/>
                <w:bCs/>
                <w:sz w:val="20"/>
                <w:szCs w:val="16"/>
              </w:rPr>
            </w:pPr>
            <w:r w:rsidRPr="004515C9">
              <w:rPr>
                <w:rFonts w:cs="Arial"/>
                <w:b/>
                <w:bCs/>
                <w:sz w:val="20"/>
                <w:szCs w:val="16"/>
              </w:rPr>
              <w:t>CO</w:t>
            </w:r>
            <w:r w:rsidRPr="004515C9">
              <w:rPr>
                <w:rFonts w:cs="Arial"/>
                <w:b/>
                <w:bCs/>
                <w:sz w:val="20"/>
                <w:szCs w:val="16"/>
                <w:vertAlign w:val="subscript"/>
              </w:rPr>
              <w:t>2</w:t>
            </w:r>
          </w:p>
        </w:tc>
        <w:tc>
          <w:tcPr>
            <w:tcW w:w="1066" w:type="dxa"/>
            <w:shd w:val="clear" w:color="auto" w:fill="BFBFBF" w:themeFill="background1" w:themeFillShade="BF"/>
            <w:noWrap/>
            <w:hideMark/>
          </w:tcPr>
          <w:p w14:paraId="272236F9" w14:textId="77777777" w:rsidR="00512B6C" w:rsidRPr="004515C9" w:rsidRDefault="00512B6C" w:rsidP="00A219D3">
            <w:pPr>
              <w:spacing w:before="0" w:after="0"/>
              <w:jc w:val="center"/>
              <w:rPr>
                <w:rFonts w:cs="Arial"/>
                <w:b/>
                <w:bCs/>
                <w:sz w:val="20"/>
                <w:szCs w:val="16"/>
              </w:rPr>
            </w:pPr>
            <w:r w:rsidRPr="004515C9">
              <w:rPr>
                <w:rFonts w:cs="Arial"/>
                <w:b/>
                <w:bCs/>
                <w:sz w:val="20"/>
                <w:szCs w:val="16"/>
              </w:rPr>
              <w:t>NOX</w:t>
            </w:r>
          </w:p>
        </w:tc>
        <w:tc>
          <w:tcPr>
            <w:tcW w:w="966" w:type="dxa"/>
            <w:shd w:val="clear" w:color="auto" w:fill="BFBFBF" w:themeFill="background1" w:themeFillShade="BF"/>
            <w:noWrap/>
            <w:hideMark/>
          </w:tcPr>
          <w:p w14:paraId="66A3A920" w14:textId="3BFA2704" w:rsidR="00512B6C" w:rsidRPr="004515C9" w:rsidRDefault="00512B6C" w:rsidP="00A219D3">
            <w:pPr>
              <w:spacing w:before="0" w:after="0"/>
              <w:jc w:val="center"/>
              <w:rPr>
                <w:rFonts w:cs="Arial"/>
                <w:b/>
                <w:bCs/>
                <w:sz w:val="20"/>
                <w:szCs w:val="16"/>
              </w:rPr>
            </w:pPr>
            <w:r w:rsidRPr="004515C9">
              <w:rPr>
                <w:rFonts w:cs="Arial"/>
                <w:b/>
                <w:bCs/>
                <w:sz w:val="20"/>
                <w:szCs w:val="16"/>
              </w:rPr>
              <w:t>SO</w:t>
            </w:r>
            <w:r w:rsidRPr="004515C9">
              <w:rPr>
                <w:rFonts w:cs="Arial"/>
                <w:b/>
                <w:bCs/>
                <w:sz w:val="20"/>
                <w:szCs w:val="16"/>
                <w:vertAlign w:val="subscript"/>
              </w:rPr>
              <w:t>2</w:t>
            </w:r>
          </w:p>
        </w:tc>
      </w:tr>
      <w:tr w:rsidR="00583676" w:rsidRPr="004515C9" w14:paraId="746265E7" w14:textId="77777777" w:rsidTr="00583676">
        <w:trPr>
          <w:trHeight w:val="300"/>
        </w:trPr>
        <w:tc>
          <w:tcPr>
            <w:tcW w:w="2830" w:type="dxa"/>
            <w:noWrap/>
            <w:hideMark/>
          </w:tcPr>
          <w:p w14:paraId="3ED1B4CF" w14:textId="77777777" w:rsidR="00583676" w:rsidRDefault="00583676" w:rsidP="00583676">
            <w:pPr>
              <w:spacing w:before="0" w:after="0"/>
              <w:jc w:val="left"/>
              <w:rPr>
                <w:rFonts w:cs="Arial"/>
                <w:sz w:val="20"/>
                <w:lang w:val="en-US"/>
              </w:rPr>
            </w:pPr>
            <w:r w:rsidRPr="002F2B1C">
              <w:rPr>
                <w:rFonts w:cs="Arial"/>
                <w:sz w:val="20"/>
                <w:lang w:val="en-US"/>
              </w:rPr>
              <w:t xml:space="preserve">RSV </w:t>
            </w:r>
          </w:p>
          <w:p w14:paraId="1194DA08" w14:textId="0E123029" w:rsidR="00583676" w:rsidRPr="00583676" w:rsidRDefault="00583676" w:rsidP="00583676">
            <w:pPr>
              <w:spacing w:before="0" w:after="0"/>
              <w:jc w:val="left"/>
              <w:rPr>
                <w:rFonts w:cs="Arial"/>
                <w:sz w:val="20"/>
                <w:szCs w:val="16"/>
                <w:lang w:val="en-US"/>
              </w:rPr>
            </w:pPr>
            <w:r w:rsidRPr="002F2B1C">
              <w:rPr>
                <w:rFonts w:cs="Arial"/>
                <w:sz w:val="20"/>
                <w:lang w:val="en-US"/>
              </w:rPr>
              <w:t>(ref. Multi support vessel)</w:t>
            </w:r>
          </w:p>
        </w:tc>
        <w:tc>
          <w:tcPr>
            <w:tcW w:w="993" w:type="dxa"/>
            <w:noWrap/>
            <w:hideMark/>
          </w:tcPr>
          <w:p w14:paraId="167D30BD" w14:textId="77777777" w:rsidR="00583676" w:rsidRPr="004515C9" w:rsidRDefault="00583676" w:rsidP="00583676">
            <w:pPr>
              <w:spacing w:before="0" w:after="0"/>
              <w:jc w:val="center"/>
              <w:rPr>
                <w:rFonts w:cs="Arial"/>
                <w:sz w:val="20"/>
                <w:szCs w:val="16"/>
              </w:rPr>
            </w:pPr>
            <w:r w:rsidRPr="004515C9">
              <w:rPr>
                <w:rFonts w:cs="Arial"/>
                <w:sz w:val="20"/>
                <w:szCs w:val="16"/>
              </w:rPr>
              <w:t>3.200</w:t>
            </w:r>
          </w:p>
        </w:tc>
        <w:tc>
          <w:tcPr>
            <w:tcW w:w="1134" w:type="dxa"/>
            <w:noWrap/>
            <w:hideMark/>
          </w:tcPr>
          <w:p w14:paraId="5BC36F3E" w14:textId="77777777" w:rsidR="00583676" w:rsidRPr="004515C9" w:rsidRDefault="00583676" w:rsidP="00583676">
            <w:pPr>
              <w:spacing w:before="0" w:after="0"/>
              <w:jc w:val="center"/>
              <w:rPr>
                <w:rFonts w:cs="Arial"/>
                <w:sz w:val="20"/>
                <w:szCs w:val="16"/>
              </w:rPr>
            </w:pPr>
            <w:r w:rsidRPr="004515C9">
              <w:rPr>
                <w:rFonts w:cs="Arial"/>
                <w:sz w:val="20"/>
                <w:szCs w:val="16"/>
              </w:rPr>
              <w:t>84</w:t>
            </w:r>
          </w:p>
        </w:tc>
        <w:tc>
          <w:tcPr>
            <w:tcW w:w="992" w:type="dxa"/>
            <w:noWrap/>
            <w:hideMark/>
          </w:tcPr>
          <w:p w14:paraId="738F7A48" w14:textId="77777777" w:rsidR="00583676" w:rsidRPr="004515C9" w:rsidRDefault="00583676" w:rsidP="00583676">
            <w:pPr>
              <w:spacing w:before="0" w:after="0"/>
              <w:jc w:val="center"/>
              <w:rPr>
                <w:rFonts w:cs="Arial"/>
                <w:sz w:val="20"/>
                <w:szCs w:val="16"/>
              </w:rPr>
            </w:pPr>
            <w:r w:rsidRPr="004515C9">
              <w:rPr>
                <w:rFonts w:cs="Arial"/>
                <w:sz w:val="20"/>
                <w:szCs w:val="16"/>
              </w:rPr>
              <w:t>12</w:t>
            </w:r>
          </w:p>
        </w:tc>
        <w:tc>
          <w:tcPr>
            <w:tcW w:w="1079" w:type="dxa"/>
            <w:noWrap/>
            <w:hideMark/>
          </w:tcPr>
          <w:p w14:paraId="62531769" w14:textId="77777777" w:rsidR="00583676" w:rsidRPr="004515C9" w:rsidRDefault="00583676" w:rsidP="00583676">
            <w:pPr>
              <w:spacing w:before="0" w:after="0"/>
              <w:jc w:val="center"/>
              <w:rPr>
                <w:rFonts w:cs="Arial"/>
                <w:sz w:val="20"/>
                <w:szCs w:val="16"/>
              </w:rPr>
            </w:pPr>
            <w:r w:rsidRPr="004515C9">
              <w:rPr>
                <w:rFonts w:cs="Arial"/>
                <w:sz w:val="20"/>
                <w:szCs w:val="16"/>
              </w:rPr>
              <w:t>3.170</w:t>
            </w:r>
          </w:p>
        </w:tc>
        <w:tc>
          <w:tcPr>
            <w:tcW w:w="1066" w:type="dxa"/>
            <w:noWrap/>
            <w:hideMark/>
          </w:tcPr>
          <w:p w14:paraId="28B60FB5" w14:textId="77777777" w:rsidR="00583676" w:rsidRPr="004515C9" w:rsidRDefault="00583676" w:rsidP="00583676">
            <w:pPr>
              <w:spacing w:before="0" w:after="0"/>
              <w:jc w:val="center"/>
              <w:rPr>
                <w:rFonts w:cs="Arial"/>
                <w:sz w:val="20"/>
                <w:szCs w:val="16"/>
              </w:rPr>
            </w:pPr>
            <w:r w:rsidRPr="004515C9">
              <w:rPr>
                <w:rFonts w:cs="Arial"/>
                <w:sz w:val="20"/>
                <w:szCs w:val="16"/>
              </w:rPr>
              <w:t>59</w:t>
            </w:r>
          </w:p>
        </w:tc>
        <w:tc>
          <w:tcPr>
            <w:tcW w:w="966" w:type="dxa"/>
            <w:noWrap/>
            <w:hideMark/>
          </w:tcPr>
          <w:p w14:paraId="6B855031" w14:textId="14ECDFD0" w:rsidR="00583676" w:rsidRPr="004515C9" w:rsidRDefault="00583676" w:rsidP="00583676">
            <w:pPr>
              <w:spacing w:before="0" w:after="0"/>
              <w:jc w:val="center"/>
              <w:rPr>
                <w:rFonts w:cs="Arial"/>
                <w:sz w:val="20"/>
                <w:szCs w:val="16"/>
              </w:rPr>
            </w:pPr>
            <w:r w:rsidRPr="004515C9">
              <w:rPr>
                <w:rFonts w:cs="Arial"/>
                <w:sz w:val="20"/>
                <w:szCs w:val="16"/>
              </w:rPr>
              <w:t>20*S</w:t>
            </w:r>
          </w:p>
        </w:tc>
      </w:tr>
      <w:tr w:rsidR="00583676" w:rsidRPr="004515C9" w14:paraId="5A0A6A11" w14:textId="77777777" w:rsidTr="00583676">
        <w:trPr>
          <w:trHeight w:val="300"/>
        </w:trPr>
        <w:tc>
          <w:tcPr>
            <w:tcW w:w="2830" w:type="dxa"/>
            <w:noWrap/>
            <w:hideMark/>
          </w:tcPr>
          <w:p w14:paraId="06CF5548" w14:textId="77777777" w:rsidR="00583676" w:rsidRDefault="00583676" w:rsidP="00583676">
            <w:pPr>
              <w:spacing w:before="0" w:after="0"/>
              <w:jc w:val="left"/>
              <w:rPr>
                <w:rFonts w:cs="Arial"/>
                <w:sz w:val="20"/>
              </w:rPr>
            </w:pPr>
            <w:r w:rsidRPr="004515C9">
              <w:rPr>
                <w:rFonts w:cs="Arial"/>
                <w:sz w:val="20"/>
              </w:rPr>
              <w:t>PLSV</w:t>
            </w:r>
            <w:r>
              <w:rPr>
                <w:rFonts w:cs="Arial"/>
                <w:sz w:val="20"/>
              </w:rPr>
              <w:t xml:space="preserve"> </w:t>
            </w:r>
          </w:p>
          <w:p w14:paraId="7DEC43BA" w14:textId="5B0767C6" w:rsidR="00583676" w:rsidRPr="004515C9" w:rsidRDefault="00583676" w:rsidP="00583676">
            <w:pPr>
              <w:spacing w:before="0" w:after="0"/>
              <w:jc w:val="left"/>
              <w:rPr>
                <w:rFonts w:cs="Arial"/>
                <w:sz w:val="20"/>
                <w:szCs w:val="16"/>
              </w:rPr>
            </w:pPr>
            <w:r>
              <w:rPr>
                <w:rFonts w:cs="Arial"/>
                <w:sz w:val="20"/>
              </w:rPr>
              <w:t>(ref.</w:t>
            </w:r>
            <w:r w:rsidRPr="004515C9">
              <w:rPr>
                <w:rFonts w:cs="Arial"/>
                <w:sz w:val="20"/>
              </w:rPr>
              <w:t xml:space="preserve"> Pipeline vessel Fenica</w:t>
            </w:r>
            <w:r>
              <w:rPr>
                <w:rFonts w:cs="Arial"/>
                <w:sz w:val="20"/>
              </w:rPr>
              <w:t>)</w:t>
            </w:r>
          </w:p>
        </w:tc>
        <w:tc>
          <w:tcPr>
            <w:tcW w:w="993" w:type="dxa"/>
            <w:noWrap/>
            <w:hideMark/>
          </w:tcPr>
          <w:p w14:paraId="6BEF3DAA" w14:textId="77777777" w:rsidR="00583676" w:rsidRPr="004515C9" w:rsidRDefault="00583676" w:rsidP="00583676">
            <w:pPr>
              <w:spacing w:before="0" w:after="0"/>
              <w:jc w:val="center"/>
              <w:rPr>
                <w:rFonts w:cs="Arial"/>
                <w:sz w:val="20"/>
                <w:szCs w:val="16"/>
              </w:rPr>
            </w:pPr>
            <w:r w:rsidRPr="004515C9">
              <w:rPr>
                <w:rFonts w:cs="Arial"/>
                <w:sz w:val="20"/>
                <w:szCs w:val="16"/>
              </w:rPr>
              <w:t>3.200</w:t>
            </w:r>
          </w:p>
        </w:tc>
        <w:tc>
          <w:tcPr>
            <w:tcW w:w="1134" w:type="dxa"/>
            <w:noWrap/>
            <w:hideMark/>
          </w:tcPr>
          <w:p w14:paraId="541D8FC7" w14:textId="77777777" w:rsidR="00583676" w:rsidRPr="004515C9" w:rsidRDefault="00583676" w:rsidP="00583676">
            <w:pPr>
              <w:spacing w:before="0" w:after="0"/>
              <w:jc w:val="center"/>
              <w:rPr>
                <w:rFonts w:cs="Arial"/>
                <w:sz w:val="20"/>
                <w:szCs w:val="16"/>
              </w:rPr>
            </w:pPr>
            <w:r w:rsidRPr="004515C9">
              <w:rPr>
                <w:rFonts w:cs="Arial"/>
                <w:sz w:val="20"/>
                <w:szCs w:val="16"/>
              </w:rPr>
              <w:t>84</w:t>
            </w:r>
          </w:p>
        </w:tc>
        <w:tc>
          <w:tcPr>
            <w:tcW w:w="992" w:type="dxa"/>
            <w:noWrap/>
            <w:hideMark/>
          </w:tcPr>
          <w:p w14:paraId="0D21AA3A" w14:textId="77777777" w:rsidR="00583676" w:rsidRPr="004515C9" w:rsidRDefault="00583676" w:rsidP="00583676">
            <w:pPr>
              <w:spacing w:before="0" w:after="0"/>
              <w:jc w:val="center"/>
              <w:rPr>
                <w:rFonts w:cs="Arial"/>
                <w:sz w:val="20"/>
                <w:szCs w:val="16"/>
              </w:rPr>
            </w:pPr>
            <w:r w:rsidRPr="004515C9">
              <w:rPr>
                <w:rFonts w:cs="Arial"/>
                <w:sz w:val="20"/>
                <w:szCs w:val="16"/>
              </w:rPr>
              <w:t>12</w:t>
            </w:r>
          </w:p>
        </w:tc>
        <w:tc>
          <w:tcPr>
            <w:tcW w:w="1079" w:type="dxa"/>
            <w:noWrap/>
            <w:hideMark/>
          </w:tcPr>
          <w:p w14:paraId="5F8C19E2" w14:textId="77777777" w:rsidR="00583676" w:rsidRPr="004515C9" w:rsidRDefault="00583676" w:rsidP="00583676">
            <w:pPr>
              <w:spacing w:before="0" w:after="0"/>
              <w:jc w:val="center"/>
              <w:rPr>
                <w:rFonts w:cs="Arial"/>
                <w:sz w:val="20"/>
                <w:szCs w:val="16"/>
              </w:rPr>
            </w:pPr>
            <w:r w:rsidRPr="004515C9">
              <w:rPr>
                <w:rFonts w:cs="Arial"/>
                <w:sz w:val="20"/>
                <w:szCs w:val="16"/>
              </w:rPr>
              <w:t>3.170</w:t>
            </w:r>
          </w:p>
        </w:tc>
        <w:tc>
          <w:tcPr>
            <w:tcW w:w="1066" w:type="dxa"/>
            <w:noWrap/>
            <w:hideMark/>
          </w:tcPr>
          <w:p w14:paraId="1CC9D064" w14:textId="77777777" w:rsidR="00583676" w:rsidRPr="004515C9" w:rsidRDefault="00583676" w:rsidP="00583676">
            <w:pPr>
              <w:spacing w:before="0" w:after="0"/>
              <w:jc w:val="center"/>
              <w:rPr>
                <w:rFonts w:cs="Arial"/>
                <w:sz w:val="20"/>
                <w:szCs w:val="16"/>
              </w:rPr>
            </w:pPr>
            <w:r w:rsidRPr="004515C9">
              <w:rPr>
                <w:rFonts w:cs="Arial"/>
                <w:sz w:val="20"/>
                <w:szCs w:val="16"/>
              </w:rPr>
              <w:t>59</w:t>
            </w:r>
          </w:p>
        </w:tc>
        <w:tc>
          <w:tcPr>
            <w:tcW w:w="966" w:type="dxa"/>
            <w:noWrap/>
            <w:hideMark/>
          </w:tcPr>
          <w:p w14:paraId="054C4547" w14:textId="0E254ABF" w:rsidR="00583676" w:rsidRPr="004515C9" w:rsidRDefault="00583676" w:rsidP="00583676">
            <w:pPr>
              <w:spacing w:before="0" w:after="0"/>
              <w:jc w:val="center"/>
              <w:rPr>
                <w:rFonts w:cs="Arial"/>
                <w:sz w:val="20"/>
                <w:szCs w:val="16"/>
              </w:rPr>
            </w:pPr>
            <w:r w:rsidRPr="004515C9">
              <w:rPr>
                <w:rFonts w:cs="Arial"/>
                <w:sz w:val="20"/>
                <w:szCs w:val="16"/>
              </w:rPr>
              <w:t>20*S</w:t>
            </w:r>
          </w:p>
        </w:tc>
      </w:tr>
    </w:tbl>
    <w:p w14:paraId="3AFA0F32" w14:textId="55A67A09" w:rsidR="00F65B91" w:rsidRDefault="001B1FE7" w:rsidP="00880C5E">
      <w:pPr>
        <w:spacing w:before="0" w:after="0"/>
        <w:rPr>
          <w:rFonts w:cs="Arial"/>
          <w:sz w:val="18"/>
          <w:szCs w:val="14"/>
          <w:lang w:val="en-US"/>
        </w:rPr>
      </w:pPr>
      <w:r w:rsidRPr="004515C9">
        <w:rPr>
          <w:rFonts w:cs="Arial"/>
          <w:sz w:val="18"/>
          <w:szCs w:val="14"/>
          <w:lang w:val="en-US"/>
        </w:rPr>
        <w:t>S = Sulfur content of the fuel (% by wt)</w:t>
      </w:r>
    </w:p>
    <w:p w14:paraId="20B541AD" w14:textId="112FCD03" w:rsidR="0074102E" w:rsidRPr="00D631B6" w:rsidRDefault="00263419" w:rsidP="00880C5E">
      <w:pPr>
        <w:pStyle w:val="RefFigTab"/>
        <w:spacing w:before="0"/>
        <w:rPr>
          <w:rStyle w:val="RefernciaSutil"/>
          <w:smallCaps w:val="0"/>
          <w:color w:val="auto"/>
        </w:rPr>
      </w:pPr>
      <w:r w:rsidRPr="00D631B6">
        <w:rPr>
          <w:rStyle w:val="RefernciaSutil"/>
          <w:b/>
          <w:bCs/>
          <w:smallCaps w:val="0"/>
          <w:color w:val="auto"/>
        </w:rPr>
        <w:t>Fonte</w:t>
      </w:r>
      <w:r w:rsidRPr="00D631B6">
        <w:rPr>
          <w:rStyle w:val="RefernciaSutil"/>
          <w:smallCaps w:val="0"/>
          <w:color w:val="auto"/>
        </w:rPr>
        <w:t xml:space="preserve">: Adaptado de </w:t>
      </w:r>
      <w:r>
        <w:rPr>
          <w:rStyle w:val="RefernciaSutil"/>
          <w:smallCaps w:val="0"/>
          <w:color w:val="auto"/>
        </w:rPr>
        <w:t>IOP</w:t>
      </w:r>
      <w:r w:rsidRPr="00D631B6">
        <w:rPr>
          <w:rStyle w:val="RefernciaSutil"/>
          <w:smallCaps w:val="0"/>
          <w:color w:val="auto"/>
        </w:rPr>
        <w:t xml:space="preserve"> (20</w:t>
      </w:r>
      <w:r>
        <w:rPr>
          <w:rStyle w:val="RefernciaSutil"/>
          <w:smallCaps w:val="0"/>
          <w:color w:val="auto"/>
        </w:rPr>
        <w:t>00</w:t>
      </w:r>
      <w:r w:rsidRPr="00D631B6">
        <w:rPr>
          <w:rStyle w:val="RefernciaSutil"/>
          <w:smallCaps w:val="0"/>
          <w:color w:val="auto"/>
        </w:rPr>
        <w:t>).</w:t>
      </w:r>
    </w:p>
    <w:p w14:paraId="702BC311" w14:textId="7456BFD3" w:rsidR="0020671D" w:rsidRPr="004515C9" w:rsidRDefault="0020671D" w:rsidP="001B1FE7">
      <w:pPr>
        <w:rPr>
          <w:rFonts w:cs="Arial"/>
        </w:rPr>
      </w:pPr>
      <w:r w:rsidRPr="004515C9">
        <w:rPr>
          <w:rFonts w:cs="Arial"/>
        </w:rPr>
        <w:t xml:space="preserve">Caso se tenha monitoramento específico </w:t>
      </w:r>
      <w:r w:rsidR="00E4560F" w:rsidRPr="004515C9">
        <w:rPr>
          <w:rFonts w:cs="Arial"/>
        </w:rPr>
        <w:t xml:space="preserve">do consumo de combustível e </w:t>
      </w:r>
      <w:r w:rsidRPr="004515C9">
        <w:rPr>
          <w:rFonts w:cs="Arial"/>
        </w:rPr>
        <w:t>emissão de CO</w:t>
      </w:r>
      <w:r w:rsidRPr="004515C9">
        <w:rPr>
          <w:rFonts w:cs="Arial"/>
          <w:vertAlign w:val="subscript"/>
        </w:rPr>
        <w:t>2</w:t>
      </w:r>
      <w:r w:rsidRPr="004515C9">
        <w:rPr>
          <w:rFonts w:cs="Arial"/>
        </w:rPr>
        <w:t xml:space="preserve"> da embarcação que será utilizada, esta informação seria mais precisa e deve ser priorizada</w:t>
      </w:r>
      <w:r w:rsidR="00334FC0" w:rsidRPr="004515C9">
        <w:rPr>
          <w:rFonts w:cs="Arial"/>
        </w:rPr>
        <w:t xml:space="preserve"> </w:t>
      </w:r>
      <w:r w:rsidR="00543FF7">
        <w:rPr>
          <w:rFonts w:cs="Arial"/>
        </w:rPr>
        <w:t>par</w:t>
      </w:r>
      <w:r w:rsidR="00B6463A">
        <w:rPr>
          <w:rFonts w:cs="Arial"/>
        </w:rPr>
        <w:t>a utilização no GA</w:t>
      </w:r>
      <w:r w:rsidRPr="00891601">
        <w:rPr>
          <w:rFonts w:cs="Arial"/>
        </w:rPr>
        <w:t>.</w:t>
      </w:r>
    </w:p>
    <w:p w14:paraId="7759C186" w14:textId="611637B7" w:rsidR="00F65B91" w:rsidRPr="004515C9" w:rsidRDefault="00632A49" w:rsidP="00632A49">
      <w:pPr>
        <w:pStyle w:val="Ttulo2"/>
        <w:rPr>
          <w:rFonts w:cs="Arial"/>
        </w:rPr>
      </w:pPr>
      <w:bookmarkStart w:id="757" w:name="_Toc51601303"/>
      <w:bookmarkStart w:id="758" w:name="_Toc55897138"/>
      <w:r w:rsidRPr="004515C9">
        <w:rPr>
          <w:rFonts w:cs="Arial"/>
        </w:rPr>
        <w:t>Detalhamento das alternativas</w:t>
      </w:r>
      <w:bookmarkEnd w:id="757"/>
      <w:bookmarkEnd w:id="758"/>
      <w:r w:rsidRPr="004515C9">
        <w:rPr>
          <w:rFonts w:cs="Arial"/>
        </w:rPr>
        <w:t xml:space="preserve"> </w:t>
      </w:r>
    </w:p>
    <w:p w14:paraId="347F422A" w14:textId="4FB59E49" w:rsidR="0020671D" w:rsidRPr="004515C9" w:rsidRDefault="001B1FE7" w:rsidP="00C941BC">
      <w:pPr>
        <w:rPr>
          <w:rFonts w:cs="Arial"/>
        </w:rPr>
      </w:pPr>
      <w:r w:rsidRPr="004515C9">
        <w:rPr>
          <w:rFonts w:cs="Arial"/>
        </w:rPr>
        <w:t xml:space="preserve">A partir </w:t>
      </w:r>
      <w:r w:rsidR="006D7DB3" w:rsidRPr="004515C9">
        <w:rPr>
          <w:rFonts w:cs="Arial"/>
        </w:rPr>
        <w:t xml:space="preserve">da definição das embarcações, </w:t>
      </w:r>
      <w:r w:rsidRPr="004515C9">
        <w:rPr>
          <w:rFonts w:cs="Arial"/>
        </w:rPr>
        <w:t>das referências de consumo de combustível</w:t>
      </w:r>
      <w:r w:rsidR="00EC156A" w:rsidRPr="004515C9">
        <w:rPr>
          <w:rFonts w:cs="Arial"/>
        </w:rPr>
        <w:t xml:space="preserve"> e</w:t>
      </w:r>
      <w:r w:rsidRPr="004515C9">
        <w:rPr>
          <w:rFonts w:cs="Arial"/>
        </w:rPr>
        <w:t xml:space="preserve"> </w:t>
      </w:r>
      <w:r w:rsidRPr="00F9066D">
        <w:rPr>
          <w:rFonts w:cs="Arial"/>
        </w:rPr>
        <w:t xml:space="preserve">emissão de gases e considerando a </w:t>
      </w:r>
      <w:r w:rsidRPr="00F9066D">
        <w:rPr>
          <w:rFonts w:cs="Arial"/>
          <w:rPrChange w:id="759" w:author="Milene França" w:date="2020-10-28T13:43:00Z">
            <w:rPr>
              <w:rFonts w:cs="Arial"/>
              <w:color w:val="FF0000"/>
            </w:rPr>
          </w:rPrChange>
        </w:rPr>
        <w:t xml:space="preserve">experiência de profissionais da área </w:t>
      </w:r>
      <w:r w:rsidRPr="00F9066D">
        <w:rPr>
          <w:rFonts w:cs="Arial"/>
        </w:rPr>
        <w:t xml:space="preserve">sobre o </w:t>
      </w:r>
      <w:r w:rsidRPr="004515C9">
        <w:rPr>
          <w:rFonts w:cs="Arial"/>
        </w:rPr>
        <w:t>tempo previsto para cada atividade, é possível calcular</w:t>
      </w:r>
      <w:r w:rsidR="00E940CD" w:rsidRPr="004515C9">
        <w:rPr>
          <w:rFonts w:cs="Arial"/>
        </w:rPr>
        <w:t xml:space="preserve"> o custo e </w:t>
      </w:r>
      <w:r w:rsidR="006D7DB3" w:rsidRPr="004515C9">
        <w:rPr>
          <w:rFonts w:cs="Arial"/>
        </w:rPr>
        <w:t xml:space="preserve">a quantidade </w:t>
      </w:r>
      <w:r w:rsidR="00E01368">
        <w:rPr>
          <w:rFonts w:cs="Arial"/>
        </w:rPr>
        <w:t xml:space="preserve">de emissão de </w:t>
      </w:r>
      <w:r w:rsidR="00FD6B3C" w:rsidRPr="004515C9">
        <w:rPr>
          <w:rFonts w:cs="Arial"/>
        </w:rPr>
        <w:t>CO</w:t>
      </w:r>
      <w:r w:rsidR="00FD6B3C" w:rsidRPr="004515C9">
        <w:rPr>
          <w:rFonts w:cs="Arial"/>
          <w:vertAlign w:val="subscript"/>
        </w:rPr>
        <w:t>2</w:t>
      </w:r>
      <w:r w:rsidR="00FD6B3C" w:rsidRPr="004515C9">
        <w:rPr>
          <w:rFonts w:cs="Arial"/>
        </w:rPr>
        <w:t xml:space="preserve"> </w:t>
      </w:r>
      <w:r w:rsidR="006D7DB3" w:rsidRPr="004515C9">
        <w:rPr>
          <w:rFonts w:cs="Arial"/>
        </w:rPr>
        <w:t>para cada alternativa e estabelecer variáveis que auxiliam na resolução do problema</w:t>
      </w:r>
      <w:r w:rsidR="00E940CD" w:rsidRPr="004515C9">
        <w:rPr>
          <w:rFonts w:cs="Arial"/>
        </w:rPr>
        <w:t xml:space="preserve"> a partir d</w:t>
      </w:r>
      <w:r w:rsidR="00E01368">
        <w:rPr>
          <w:rFonts w:cs="Arial"/>
        </w:rPr>
        <w:t>a utilização do</w:t>
      </w:r>
      <w:r w:rsidR="00E940CD" w:rsidRPr="004515C9">
        <w:rPr>
          <w:rFonts w:cs="Arial"/>
        </w:rPr>
        <w:t xml:space="preserve"> GA</w:t>
      </w:r>
      <w:r w:rsidR="006D7DB3" w:rsidRPr="004515C9">
        <w:rPr>
          <w:rFonts w:cs="Arial"/>
        </w:rPr>
        <w:t xml:space="preserve">. A tabela 4 mostra a configuração proposta para “Alternativa A” de </w:t>
      </w:r>
      <w:r w:rsidR="006D7DB3" w:rsidRPr="004515C9">
        <w:rPr>
          <w:rFonts w:cs="Arial"/>
          <w:i/>
          <w:iCs/>
        </w:rPr>
        <w:t>pull out</w:t>
      </w:r>
      <w:r w:rsidR="00315080" w:rsidRPr="004515C9">
        <w:rPr>
          <w:rFonts w:cs="Arial"/>
        </w:rPr>
        <w:t xml:space="preserve"> de riser, descrita no item 2.1.2.</w:t>
      </w:r>
    </w:p>
    <w:p w14:paraId="59BAB5C9" w14:textId="182F20C1" w:rsidR="00632A49" w:rsidRPr="004515C9" w:rsidRDefault="00632A49" w:rsidP="00632A49">
      <w:pPr>
        <w:pStyle w:val="Tabela"/>
        <w:rPr>
          <w:rFonts w:cs="Arial"/>
        </w:rPr>
      </w:pPr>
      <w:bookmarkStart w:id="760" w:name="_Toc55897172"/>
      <w:r w:rsidRPr="00891601">
        <w:rPr>
          <w:rFonts w:cs="Arial"/>
          <w:b/>
          <w:bCs/>
        </w:rPr>
        <w:t>Tabela 4</w:t>
      </w:r>
      <w:r w:rsidRPr="004515C9">
        <w:rPr>
          <w:rFonts w:cs="Arial"/>
        </w:rPr>
        <w:t xml:space="preserve"> – Configuração das atividades de </w:t>
      </w:r>
      <w:r w:rsidRPr="004515C9">
        <w:rPr>
          <w:rFonts w:cs="Arial"/>
          <w:i/>
          <w:iCs/>
        </w:rPr>
        <w:t>pull out</w:t>
      </w:r>
      <w:r w:rsidRPr="004515C9">
        <w:rPr>
          <w:rFonts w:cs="Arial"/>
        </w:rPr>
        <w:t xml:space="preserve"> de risers para </w:t>
      </w:r>
      <w:r w:rsidR="00FD6B3C" w:rsidRPr="004515C9">
        <w:rPr>
          <w:rFonts w:cs="Arial"/>
        </w:rPr>
        <w:t>“A</w:t>
      </w:r>
      <w:r w:rsidRPr="004515C9">
        <w:rPr>
          <w:rFonts w:cs="Arial"/>
        </w:rPr>
        <w:t xml:space="preserve">lternativa </w:t>
      </w:r>
      <w:r w:rsidR="00FD6B3C" w:rsidRPr="004515C9">
        <w:rPr>
          <w:rFonts w:cs="Arial"/>
        </w:rPr>
        <w:t>A”</w:t>
      </w:r>
      <w:bookmarkEnd w:id="760"/>
    </w:p>
    <w:tbl>
      <w:tblPr>
        <w:tblStyle w:val="Tabelacomgrade"/>
        <w:tblW w:w="0" w:type="auto"/>
        <w:tblLook w:val="04A0" w:firstRow="1" w:lastRow="0" w:firstColumn="1" w:lastColumn="0" w:noHBand="0" w:noVBand="1"/>
      </w:tblPr>
      <w:tblGrid>
        <w:gridCol w:w="4390"/>
        <w:gridCol w:w="1006"/>
        <w:gridCol w:w="872"/>
        <w:gridCol w:w="1417"/>
        <w:gridCol w:w="589"/>
        <w:gridCol w:w="786"/>
      </w:tblGrid>
      <w:tr w:rsidR="006D7DB3" w:rsidRPr="004515C9" w14:paraId="24DEAF7A" w14:textId="517BE6A4" w:rsidTr="00447D4A">
        <w:trPr>
          <w:trHeight w:val="300"/>
        </w:trPr>
        <w:tc>
          <w:tcPr>
            <w:tcW w:w="4390" w:type="dxa"/>
            <w:shd w:val="clear" w:color="auto" w:fill="BFBFBF" w:themeFill="background1" w:themeFillShade="BF"/>
            <w:noWrap/>
            <w:hideMark/>
          </w:tcPr>
          <w:p w14:paraId="0B9157B0" w14:textId="37C00093" w:rsidR="006D7DB3" w:rsidRPr="004515C9" w:rsidRDefault="006D7DB3" w:rsidP="00FB50C4">
            <w:pPr>
              <w:shd w:val="clear" w:color="auto" w:fill="BFBFBF" w:themeFill="background1" w:themeFillShade="BF"/>
              <w:spacing w:before="0" w:after="0"/>
              <w:jc w:val="left"/>
              <w:rPr>
                <w:rFonts w:cs="Arial"/>
                <w:b/>
                <w:bCs/>
                <w:sz w:val="20"/>
              </w:rPr>
            </w:pPr>
            <w:r w:rsidRPr="004515C9">
              <w:rPr>
                <w:rFonts w:cs="Arial"/>
                <w:b/>
                <w:bCs/>
                <w:sz w:val="20"/>
              </w:rPr>
              <w:t xml:space="preserve">Alternativa </w:t>
            </w:r>
            <w:r w:rsidR="00E41C39" w:rsidRPr="004515C9">
              <w:rPr>
                <w:rFonts w:cs="Arial"/>
                <w:b/>
                <w:bCs/>
                <w:sz w:val="20"/>
              </w:rPr>
              <w:t>A</w:t>
            </w:r>
            <w:r w:rsidRPr="004515C9">
              <w:rPr>
                <w:rFonts w:cs="Arial"/>
                <w:b/>
                <w:bCs/>
                <w:sz w:val="20"/>
              </w:rPr>
              <w:t xml:space="preserve">: Desconexão na CRF, </w:t>
            </w:r>
            <w:r w:rsidRPr="004515C9">
              <w:rPr>
                <w:rFonts w:cs="Arial"/>
                <w:b/>
                <w:bCs/>
                <w:i/>
                <w:iCs/>
                <w:sz w:val="20"/>
              </w:rPr>
              <w:t>pull out</w:t>
            </w:r>
            <w:r w:rsidRPr="004515C9">
              <w:rPr>
                <w:rFonts w:cs="Arial"/>
                <w:b/>
                <w:bCs/>
                <w:sz w:val="20"/>
              </w:rPr>
              <w:t xml:space="preserve"> de 1ª extremidade e recolhimento</w:t>
            </w:r>
          </w:p>
        </w:tc>
        <w:tc>
          <w:tcPr>
            <w:tcW w:w="1006" w:type="dxa"/>
            <w:shd w:val="clear" w:color="auto" w:fill="BFBFBF" w:themeFill="background1" w:themeFillShade="BF"/>
            <w:noWrap/>
            <w:hideMark/>
          </w:tcPr>
          <w:p w14:paraId="61DDBFB8" w14:textId="53C2CAF0" w:rsidR="006D7DB3" w:rsidRPr="004515C9" w:rsidRDefault="006D7DB3" w:rsidP="00A219D3">
            <w:pPr>
              <w:spacing w:before="0" w:after="0"/>
              <w:jc w:val="center"/>
              <w:rPr>
                <w:rFonts w:cs="Arial"/>
                <w:b/>
                <w:bCs/>
                <w:sz w:val="20"/>
              </w:rPr>
            </w:pPr>
            <w:r w:rsidRPr="004515C9">
              <w:rPr>
                <w:rFonts w:cs="Arial"/>
                <w:b/>
                <w:bCs/>
                <w:sz w:val="20"/>
              </w:rPr>
              <w:t>Embarc.</w:t>
            </w:r>
          </w:p>
        </w:tc>
        <w:tc>
          <w:tcPr>
            <w:tcW w:w="872" w:type="dxa"/>
            <w:shd w:val="clear" w:color="auto" w:fill="BFBFBF" w:themeFill="background1" w:themeFillShade="BF"/>
            <w:noWrap/>
            <w:hideMark/>
          </w:tcPr>
          <w:p w14:paraId="1310EC4F" w14:textId="77777777" w:rsidR="006D7DB3" w:rsidRPr="004515C9" w:rsidRDefault="006D7DB3" w:rsidP="00A219D3">
            <w:pPr>
              <w:spacing w:before="0" w:after="0"/>
              <w:jc w:val="center"/>
              <w:rPr>
                <w:rFonts w:cs="Arial"/>
                <w:b/>
                <w:bCs/>
                <w:sz w:val="20"/>
              </w:rPr>
            </w:pPr>
            <w:r w:rsidRPr="004515C9">
              <w:rPr>
                <w:rFonts w:cs="Arial"/>
                <w:b/>
                <w:bCs/>
                <w:sz w:val="20"/>
              </w:rPr>
              <w:t>Tempo (h)</w:t>
            </w:r>
          </w:p>
        </w:tc>
        <w:tc>
          <w:tcPr>
            <w:tcW w:w="1417" w:type="dxa"/>
            <w:shd w:val="clear" w:color="auto" w:fill="BFBFBF" w:themeFill="background1" w:themeFillShade="BF"/>
            <w:noWrap/>
            <w:hideMark/>
          </w:tcPr>
          <w:p w14:paraId="0B464CD9" w14:textId="77777777" w:rsidR="006D7DB3" w:rsidRPr="004515C9" w:rsidRDefault="006D7DB3" w:rsidP="00A219D3">
            <w:pPr>
              <w:spacing w:before="0" w:after="0"/>
              <w:jc w:val="center"/>
              <w:rPr>
                <w:rFonts w:cs="Arial"/>
                <w:b/>
                <w:bCs/>
                <w:sz w:val="20"/>
              </w:rPr>
            </w:pPr>
            <w:r w:rsidRPr="004515C9">
              <w:rPr>
                <w:rFonts w:cs="Arial"/>
                <w:b/>
                <w:bCs/>
                <w:sz w:val="20"/>
              </w:rPr>
              <w:t>Combustível (ton)</w:t>
            </w:r>
          </w:p>
        </w:tc>
        <w:tc>
          <w:tcPr>
            <w:tcW w:w="589" w:type="dxa"/>
            <w:shd w:val="clear" w:color="auto" w:fill="BFBFBF" w:themeFill="background1" w:themeFillShade="BF"/>
            <w:noWrap/>
            <w:hideMark/>
          </w:tcPr>
          <w:p w14:paraId="22FED283" w14:textId="77777777" w:rsidR="006D7DB3" w:rsidRPr="004515C9" w:rsidRDefault="006D7DB3" w:rsidP="00A219D3">
            <w:pPr>
              <w:spacing w:before="0" w:after="0"/>
              <w:jc w:val="center"/>
              <w:rPr>
                <w:rFonts w:cs="Arial"/>
                <w:b/>
                <w:bCs/>
                <w:sz w:val="20"/>
              </w:rPr>
            </w:pPr>
            <w:r w:rsidRPr="004515C9">
              <w:rPr>
                <w:rFonts w:cs="Arial"/>
                <w:b/>
                <w:bCs/>
                <w:sz w:val="20"/>
              </w:rPr>
              <w:t>CO</w:t>
            </w:r>
            <w:r w:rsidRPr="004515C9">
              <w:rPr>
                <w:rFonts w:cs="Arial"/>
                <w:b/>
                <w:bCs/>
                <w:sz w:val="20"/>
                <w:vertAlign w:val="subscript"/>
              </w:rPr>
              <w:t>2</w:t>
            </w:r>
            <w:r w:rsidRPr="004515C9">
              <w:rPr>
                <w:rFonts w:cs="Arial"/>
                <w:b/>
                <w:bCs/>
                <w:sz w:val="20"/>
              </w:rPr>
              <w:t xml:space="preserve"> (kg)</w:t>
            </w:r>
          </w:p>
        </w:tc>
        <w:tc>
          <w:tcPr>
            <w:tcW w:w="786" w:type="dxa"/>
            <w:shd w:val="clear" w:color="auto" w:fill="BFBFBF" w:themeFill="background1" w:themeFillShade="BF"/>
          </w:tcPr>
          <w:p w14:paraId="194C05E9" w14:textId="2A141812" w:rsidR="006D7DB3" w:rsidRPr="004515C9" w:rsidRDefault="006D7DB3" w:rsidP="00A219D3">
            <w:pPr>
              <w:spacing w:before="0" w:after="0"/>
              <w:jc w:val="center"/>
              <w:rPr>
                <w:rFonts w:cs="Arial"/>
                <w:b/>
                <w:bCs/>
                <w:sz w:val="20"/>
              </w:rPr>
            </w:pPr>
            <w:r w:rsidRPr="004515C9">
              <w:rPr>
                <w:rFonts w:cs="Arial"/>
                <w:b/>
                <w:bCs/>
                <w:sz w:val="20"/>
              </w:rPr>
              <w:t>Custo (USD)</w:t>
            </w:r>
          </w:p>
        </w:tc>
      </w:tr>
      <w:tr w:rsidR="00447D4A" w:rsidRPr="004515C9" w14:paraId="6EC0D38C" w14:textId="148B7771" w:rsidTr="00447D4A">
        <w:trPr>
          <w:trHeight w:val="300"/>
        </w:trPr>
        <w:tc>
          <w:tcPr>
            <w:tcW w:w="4390" w:type="dxa"/>
            <w:noWrap/>
            <w:hideMark/>
          </w:tcPr>
          <w:p w14:paraId="048FD018" w14:textId="629EE7A4" w:rsidR="00447D4A" w:rsidRPr="004515C9" w:rsidRDefault="00447D4A" w:rsidP="00FB50C4">
            <w:pPr>
              <w:spacing w:before="0" w:after="0"/>
              <w:jc w:val="left"/>
              <w:rPr>
                <w:rFonts w:cs="Arial"/>
                <w:sz w:val="20"/>
              </w:rPr>
            </w:pPr>
            <w:r w:rsidRPr="004515C9">
              <w:rPr>
                <w:rFonts w:cs="Arial"/>
                <w:sz w:val="20"/>
              </w:rPr>
              <w:t>Realizar a desconexão na CRF</w:t>
            </w:r>
          </w:p>
        </w:tc>
        <w:tc>
          <w:tcPr>
            <w:tcW w:w="1006" w:type="dxa"/>
            <w:noWrap/>
            <w:hideMark/>
          </w:tcPr>
          <w:p w14:paraId="1C2ED275" w14:textId="75D39740" w:rsidR="00447D4A" w:rsidRPr="004515C9" w:rsidRDefault="00447D4A" w:rsidP="00A219D3">
            <w:pPr>
              <w:spacing w:before="0" w:after="0"/>
              <w:jc w:val="center"/>
              <w:rPr>
                <w:rFonts w:cs="Arial"/>
                <w:sz w:val="20"/>
              </w:rPr>
            </w:pPr>
            <w:r w:rsidRPr="004515C9">
              <w:rPr>
                <w:rFonts w:cs="Arial"/>
                <w:sz w:val="20"/>
              </w:rPr>
              <w:t>RSV</w:t>
            </w:r>
          </w:p>
        </w:tc>
        <w:tc>
          <w:tcPr>
            <w:tcW w:w="872" w:type="dxa"/>
            <w:noWrap/>
            <w:hideMark/>
          </w:tcPr>
          <w:p w14:paraId="4B4C8CA6" w14:textId="77777777" w:rsidR="00447D4A" w:rsidRPr="004515C9" w:rsidRDefault="00447D4A" w:rsidP="00A219D3">
            <w:pPr>
              <w:spacing w:before="0" w:after="0"/>
              <w:jc w:val="center"/>
              <w:rPr>
                <w:rFonts w:cs="Arial"/>
                <w:sz w:val="20"/>
              </w:rPr>
            </w:pPr>
          </w:p>
        </w:tc>
        <w:tc>
          <w:tcPr>
            <w:tcW w:w="1417" w:type="dxa"/>
            <w:noWrap/>
            <w:hideMark/>
          </w:tcPr>
          <w:p w14:paraId="52BC9458" w14:textId="77777777" w:rsidR="00447D4A" w:rsidRPr="004515C9" w:rsidRDefault="00447D4A" w:rsidP="00A219D3">
            <w:pPr>
              <w:spacing w:before="0" w:after="0"/>
              <w:jc w:val="center"/>
              <w:rPr>
                <w:rFonts w:cs="Arial"/>
                <w:sz w:val="20"/>
              </w:rPr>
            </w:pPr>
          </w:p>
        </w:tc>
        <w:tc>
          <w:tcPr>
            <w:tcW w:w="589" w:type="dxa"/>
            <w:noWrap/>
            <w:hideMark/>
          </w:tcPr>
          <w:p w14:paraId="2793DE38" w14:textId="77777777" w:rsidR="00447D4A" w:rsidRPr="004515C9" w:rsidRDefault="00447D4A" w:rsidP="00A219D3">
            <w:pPr>
              <w:spacing w:before="0" w:after="0"/>
              <w:jc w:val="center"/>
              <w:rPr>
                <w:rFonts w:cs="Arial"/>
                <w:sz w:val="20"/>
              </w:rPr>
            </w:pPr>
          </w:p>
        </w:tc>
        <w:tc>
          <w:tcPr>
            <w:tcW w:w="786" w:type="dxa"/>
          </w:tcPr>
          <w:p w14:paraId="4571DB94" w14:textId="77777777" w:rsidR="00447D4A" w:rsidRPr="004515C9" w:rsidRDefault="00447D4A" w:rsidP="00A219D3">
            <w:pPr>
              <w:spacing w:before="0" w:after="0"/>
              <w:jc w:val="center"/>
              <w:rPr>
                <w:rFonts w:cs="Arial"/>
                <w:sz w:val="20"/>
              </w:rPr>
            </w:pPr>
          </w:p>
        </w:tc>
      </w:tr>
      <w:tr w:rsidR="00447D4A" w:rsidRPr="004515C9" w14:paraId="7DC82ED2" w14:textId="3C019914" w:rsidTr="00447D4A">
        <w:trPr>
          <w:trHeight w:val="300"/>
        </w:trPr>
        <w:tc>
          <w:tcPr>
            <w:tcW w:w="4390" w:type="dxa"/>
            <w:noWrap/>
            <w:hideMark/>
          </w:tcPr>
          <w:p w14:paraId="76808D74" w14:textId="05295FFD" w:rsidR="00447D4A" w:rsidRPr="004515C9" w:rsidRDefault="00447D4A" w:rsidP="00FB50C4">
            <w:pPr>
              <w:spacing w:before="0" w:after="0"/>
              <w:jc w:val="left"/>
              <w:rPr>
                <w:rFonts w:cs="Arial"/>
                <w:sz w:val="20"/>
              </w:rPr>
            </w:pPr>
            <w:r w:rsidRPr="004515C9">
              <w:rPr>
                <w:rFonts w:cs="Arial"/>
                <w:sz w:val="20"/>
              </w:rPr>
              <w:t>Realizar pull out de 1ª extremidade do riser, iniciando o recolhimento da linha</w:t>
            </w:r>
          </w:p>
        </w:tc>
        <w:tc>
          <w:tcPr>
            <w:tcW w:w="1006" w:type="dxa"/>
            <w:noWrap/>
            <w:hideMark/>
          </w:tcPr>
          <w:p w14:paraId="3CBF950D" w14:textId="0545D23B" w:rsidR="00447D4A" w:rsidRPr="004515C9" w:rsidRDefault="00447D4A" w:rsidP="00A219D3">
            <w:pPr>
              <w:spacing w:before="0" w:after="0"/>
              <w:jc w:val="center"/>
              <w:rPr>
                <w:rFonts w:cs="Arial"/>
                <w:sz w:val="20"/>
              </w:rPr>
            </w:pPr>
            <w:r w:rsidRPr="004515C9">
              <w:rPr>
                <w:rFonts w:cs="Arial"/>
                <w:sz w:val="20"/>
              </w:rPr>
              <w:t>PSV</w:t>
            </w:r>
          </w:p>
        </w:tc>
        <w:tc>
          <w:tcPr>
            <w:tcW w:w="872" w:type="dxa"/>
            <w:noWrap/>
            <w:hideMark/>
          </w:tcPr>
          <w:p w14:paraId="1CC5DB95" w14:textId="77777777" w:rsidR="00447D4A" w:rsidRPr="004515C9" w:rsidRDefault="00447D4A" w:rsidP="00A219D3">
            <w:pPr>
              <w:spacing w:before="0" w:after="0"/>
              <w:jc w:val="center"/>
              <w:rPr>
                <w:rFonts w:cs="Arial"/>
                <w:sz w:val="20"/>
              </w:rPr>
            </w:pPr>
          </w:p>
        </w:tc>
        <w:tc>
          <w:tcPr>
            <w:tcW w:w="1417" w:type="dxa"/>
            <w:noWrap/>
            <w:hideMark/>
          </w:tcPr>
          <w:p w14:paraId="6D859E05" w14:textId="77777777" w:rsidR="00447D4A" w:rsidRPr="004515C9" w:rsidRDefault="00447D4A" w:rsidP="00A219D3">
            <w:pPr>
              <w:spacing w:before="0" w:after="0"/>
              <w:jc w:val="center"/>
              <w:rPr>
                <w:rFonts w:cs="Arial"/>
                <w:sz w:val="20"/>
              </w:rPr>
            </w:pPr>
          </w:p>
        </w:tc>
        <w:tc>
          <w:tcPr>
            <w:tcW w:w="589" w:type="dxa"/>
            <w:noWrap/>
            <w:hideMark/>
          </w:tcPr>
          <w:p w14:paraId="3A0C1D2E" w14:textId="77777777" w:rsidR="00447D4A" w:rsidRPr="004515C9" w:rsidRDefault="00447D4A" w:rsidP="00A219D3">
            <w:pPr>
              <w:spacing w:before="0" w:after="0"/>
              <w:jc w:val="center"/>
              <w:rPr>
                <w:rFonts w:cs="Arial"/>
                <w:sz w:val="20"/>
              </w:rPr>
            </w:pPr>
          </w:p>
        </w:tc>
        <w:tc>
          <w:tcPr>
            <w:tcW w:w="786" w:type="dxa"/>
          </w:tcPr>
          <w:p w14:paraId="245A65B7" w14:textId="77777777" w:rsidR="00447D4A" w:rsidRPr="004515C9" w:rsidRDefault="00447D4A" w:rsidP="00A219D3">
            <w:pPr>
              <w:spacing w:before="0" w:after="0"/>
              <w:jc w:val="center"/>
              <w:rPr>
                <w:rFonts w:cs="Arial"/>
                <w:sz w:val="20"/>
              </w:rPr>
            </w:pPr>
          </w:p>
        </w:tc>
      </w:tr>
      <w:tr w:rsidR="00447D4A" w:rsidRPr="004515C9" w14:paraId="016800E3" w14:textId="3AFCE1F7" w:rsidTr="00447D4A">
        <w:trPr>
          <w:trHeight w:val="300"/>
        </w:trPr>
        <w:tc>
          <w:tcPr>
            <w:tcW w:w="4390" w:type="dxa"/>
            <w:noWrap/>
            <w:hideMark/>
          </w:tcPr>
          <w:p w14:paraId="6B6574D3" w14:textId="1F54257C" w:rsidR="00447D4A" w:rsidRPr="004515C9" w:rsidRDefault="00447D4A" w:rsidP="00FB50C4">
            <w:pPr>
              <w:spacing w:before="0" w:after="0"/>
              <w:jc w:val="left"/>
              <w:rPr>
                <w:rFonts w:cs="Arial"/>
                <w:sz w:val="20"/>
              </w:rPr>
            </w:pPr>
            <w:r w:rsidRPr="004515C9">
              <w:rPr>
                <w:rFonts w:cs="Arial"/>
                <w:sz w:val="20"/>
              </w:rPr>
              <w:t>Concluir o recolhimento até o ponto no qual foi realizada a desconexão na CRF</w:t>
            </w:r>
          </w:p>
        </w:tc>
        <w:tc>
          <w:tcPr>
            <w:tcW w:w="1006" w:type="dxa"/>
            <w:noWrap/>
            <w:hideMark/>
          </w:tcPr>
          <w:p w14:paraId="2E3FA376" w14:textId="77777777" w:rsidR="00447D4A" w:rsidRPr="004515C9" w:rsidRDefault="00447D4A" w:rsidP="00A219D3">
            <w:pPr>
              <w:spacing w:before="0" w:after="0"/>
              <w:jc w:val="center"/>
              <w:rPr>
                <w:rFonts w:cs="Arial"/>
                <w:sz w:val="20"/>
              </w:rPr>
            </w:pPr>
            <w:r w:rsidRPr="004515C9">
              <w:rPr>
                <w:rFonts w:cs="Arial"/>
                <w:sz w:val="20"/>
              </w:rPr>
              <w:t>PLSV</w:t>
            </w:r>
          </w:p>
        </w:tc>
        <w:tc>
          <w:tcPr>
            <w:tcW w:w="872" w:type="dxa"/>
            <w:noWrap/>
            <w:hideMark/>
          </w:tcPr>
          <w:p w14:paraId="5A6EB36B" w14:textId="77777777" w:rsidR="00447D4A" w:rsidRPr="004515C9" w:rsidRDefault="00447D4A" w:rsidP="00A219D3">
            <w:pPr>
              <w:spacing w:before="0" w:after="0"/>
              <w:jc w:val="center"/>
              <w:rPr>
                <w:rFonts w:cs="Arial"/>
                <w:sz w:val="20"/>
              </w:rPr>
            </w:pPr>
          </w:p>
        </w:tc>
        <w:tc>
          <w:tcPr>
            <w:tcW w:w="1417" w:type="dxa"/>
            <w:noWrap/>
            <w:hideMark/>
          </w:tcPr>
          <w:p w14:paraId="63E5E9A2" w14:textId="77777777" w:rsidR="00447D4A" w:rsidRPr="004515C9" w:rsidRDefault="00447D4A" w:rsidP="00A219D3">
            <w:pPr>
              <w:spacing w:before="0" w:after="0"/>
              <w:jc w:val="center"/>
              <w:rPr>
                <w:rFonts w:cs="Arial"/>
                <w:sz w:val="20"/>
              </w:rPr>
            </w:pPr>
          </w:p>
        </w:tc>
        <w:tc>
          <w:tcPr>
            <w:tcW w:w="589" w:type="dxa"/>
            <w:noWrap/>
            <w:hideMark/>
          </w:tcPr>
          <w:p w14:paraId="0640DCEC" w14:textId="77777777" w:rsidR="00447D4A" w:rsidRPr="004515C9" w:rsidRDefault="00447D4A" w:rsidP="00A219D3">
            <w:pPr>
              <w:spacing w:before="0" w:after="0"/>
              <w:jc w:val="center"/>
              <w:rPr>
                <w:rFonts w:cs="Arial"/>
                <w:sz w:val="20"/>
              </w:rPr>
            </w:pPr>
          </w:p>
        </w:tc>
        <w:tc>
          <w:tcPr>
            <w:tcW w:w="786" w:type="dxa"/>
          </w:tcPr>
          <w:p w14:paraId="12759B52" w14:textId="77777777" w:rsidR="00447D4A" w:rsidRPr="004515C9" w:rsidRDefault="00447D4A" w:rsidP="00A219D3">
            <w:pPr>
              <w:spacing w:before="0" w:after="0"/>
              <w:jc w:val="center"/>
              <w:rPr>
                <w:rFonts w:cs="Arial"/>
                <w:sz w:val="20"/>
              </w:rPr>
            </w:pPr>
          </w:p>
        </w:tc>
      </w:tr>
      <w:tr w:rsidR="00447D4A" w:rsidRPr="004515C9" w14:paraId="464C86C9" w14:textId="44D4636B" w:rsidTr="00447D4A">
        <w:trPr>
          <w:trHeight w:val="300"/>
        </w:trPr>
        <w:tc>
          <w:tcPr>
            <w:tcW w:w="4390" w:type="dxa"/>
            <w:noWrap/>
          </w:tcPr>
          <w:p w14:paraId="3CDCA7AD" w14:textId="7A2EBED7" w:rsidR="00447D4A" w:rsidRPr="004515C9" w:rsidRDefault="00447D4A" w:rsidP="00FB50C4">
            <w:pPr>
              <w:spacing w:before="0" w:after="0"/>
              <w:jc w:val="left"/>
              <w:rPr>
                <w:rFonts w:cs="Arial"/>
                <w:sz w:val="20"/>
              </w:rPr>
            </w:pPr>
            <w:r w:rsidRPr="004515C9">
              <w:rPr>
                <w:rFonts w:cs="Arial"/>
                <w:sz w:val="20"/>
              </w:rPr>
              <w:t>Enviar o riser recolhido para destinação final adequada</w:t>
            </w:r>
          </w:p>
        </w:tc>
        <w:tc>
          <w:tcPr>
            <w:tcW w:w="1006" w:type="dxa"/>
            <w:noWrap/>
          </w:tcPr>
          <w:p w14:paraId="78197E59" w14:textId="44E4FBAA" w:rsidR="00447D4A" w:rsidRPr="004515C9" w:rsidRDefault="00447D4A" w:rsidP="00A219D3">
            <w:pPr>
              <w:spacing w:before="0" w:after="0"/>
              <w:jc w:val="center"/>
              <w:rPr>
                <w:rFonts w:cs="Arial"/>
                <w:sz w:val="20"/>
              </w:rPr>
            </w:pPr>
            <w:r w:rsidRPr="004515C9">
              <w:rPr>
                <w:rFonts w:cs="Arial"/>
                <w:sz w:val="20"/>
              </w:rPr>
              <w:t>PLSV</w:t>
            </w:r>
          </w:p>
        </w:tc>
        <w:tc>
          <w:tcPr>
            <w:tcW w:w="872" w:type="dxa"/>
            <w:noWrap/>
          </w:tcPr>
          <w:p w14:paraId="051108C2" w14:textId="77777777" w:rsidR="00447D4A" w:rsidRPr="004515C9" w:rsidRDefault="00447D4A" w:rsidP="00A219D3">
            <w:pPr>
              <w:spacing w:before="0" w:after="0"/>
              <w:jc w:val="center"/>
              <w:rPr>
                <w:rFonts w:cs="Arial"/>
                <w:sz w:val="20"/>
              </w:rPr>
            </w:pPr>
          </w:p>
        </w:tc>
        <w:tc>
          <w:tcPr>
            <w:tcW w:w="1417" w:type="dxa"/>
            <w:noWrap/>
          </w:tcPr>
          <w:p w14:paraId="7989A7A8" w14:textId="77777777" w:rsidR="00447D4A" w:rsidRPr="004515C9" w:rsidRDefault="00447D4A" w:rsidP="00A219D3">
            <w:pPr>
              <w:spacing w:before="0" w:after="0"/>
              <w:jc w:val="center"/>
              <w:rPr>
                <w:rFonts w:cs="Arial"/>
                <w:sz w:val="20"/>
              </w:rPr>
            </w:pPr>
          </w:p>
        </w:tc>
        <w:tc>
          <w:tcPr>
            <w:tcW w:w="589" w:type="dxa"/>
            <w:noWrap/>
          </w:tcPr>
          <w:p w14:paraId="30F1C62D" w14:textId="77777777" w:rsidR="00447D4A" w:rsidRPr="004515C9" w:rsidRDefault="00447D4A" w:rsidP="00A219D3">
            <w:pPr>
              <w:spacing w:before="0" w:after="0"/>
              <w:jc w:val="center"/>
              <w:rPr>
                <w:rFonts w:cs="Arial"/>
                <w:sz w:val="20"/>
              </w:rPr>
            </w:pPr>
          </w:p>
        </w:tc>
        <w:tc>
          <w:tcPr>
            <w:tcW w:w="786" w:type="dxa"/>
          </w:tcPr>
          <w:p w14:paraId="22F6D66A" w14:textId="77777777" w:rsidR="00447D4A" w:rsidRPr="004515C9" w:rsidRDefault="00447D4A" w:rsidP="00A219D3">
            <w:pPr>
              <w:spacing w:before="0" w:after="0"/>
              <w:jc w:val="center"/>
              <w:rPr>
                <w:rFonts w:cs="Arial"/>
                <w:sz w:val="20"/>
              </w:rPr>
            </w:pPr>
          </w:p>
        </w:tc>
      </w:tr>
    </w:tbl>
    <w:p w14:paraId="2FC8078C" w14:textId="63512CDC" w:rsidR="000735F8" w:rsidRPr="004515C9" w:rsidRDefault="000735F8" w:rsidP="000735F8">
      <w:pPr>
        <w:pStyle w:val="Ttulo2"/>
        <w:ind w:left="426"/>
        <w:rPr>
          <w:rFonts w:cs="Arial"/>
        </w:rPr>
      </w:pPr>
      <w:bookmarkStart w:id="761" w:name="_Toc55897139"/>
      <w:r w:rsidRPr="004515C9">
        <w:rPr>
          <w:rFonts w:cs="Arial"/>
        </w:rPr>
        <w:t>Função Objetivo</w:t>
      </w:r>
      <w:bookmarkEnd w:id="761"/>
    </w:p>
    <w:p w14:paraId="50172A66" w14:textId="62F6FBC9" w:rsidR="000735F8" w:rsidRPr="004515C9" w:rsidRDefault="000735F8" w:rsidP="00C941BC">
      <w:pPr>
        <w:rPr>
          <w:rFonts w:cs="Arial"/>
        </w:rPr>
      </w:pPr>
      <w:r w:rsidRPr="004515C9">
        <w:rPr>
          <w:rFonts w:cs="Arial"/>
        </w:rPr>
        <w:t xml:space="preserve">A função objetivo que buscamos é a </w:t>
      </w:r>
      <w:r w:rsidRPr="004515C9">
        <w:rPr>
          <w:rFonts w:cs="Arial"/>
          <w:b/>
          <w:bCs/>
        </w:rPr>
        <w:t>otimização de custo</w:t>
      </w:r>
      <w:r w:rsidR="00512943">
        <w:rPr>
          <w:rFonts w:cs="Arial"/>
          <w:b/>
          <w:bCs/>
        </w:rPr>
        <w:t>s e emissões</w:t>
      </w:r>
      <w:r w:rsidRPr="004515C9">
        <w:rPr>
          <w:rFonts w:cs="Arial"/>
          <w:b/>
          <w:bCs/>
        </w:rPr>
        <w:t xml:space="preserve"> para a realização dos </w:t>
      </w:r>
      <w:r w:rsidRPr="004515C9">
        <w:rPr>
          <w:rFonts w:cs="Arial"/>
          <w:b/>
          <w:bCs/>
          <w:i/>
          <w:iCs/>
        </w:rPr>
        <w:t>pull out</w:t>
      </w:r>
      <w:r w:rsidRPr="004515C9">
        <w:rPr>
          <w:rFonts w:cs="Arial"/>
          <w:b/>
          <w:bCs/>
        </w:rPr>
        <w:t xml:space="preserve"> de risers de uma UEP em descomissionamento</w:t>
      </w:r>
      <w:r w:rsidRPr="004515C9">
        <w:rPr>
          <w:rFonts w:cs="Arial"/>
        </w:rPr>
        <w:t>.</w:t>
      </w:r>
    </w:p>
    <w:p w14:paraId="06693E72" w14:textId="13845F9B" w:rsidR="000D2DDD" w:rsidRDefault="00212262" w:rsidP="00902F44">
      <w:pPr>
        <w:rPr>
          <w:rFonts w:cs="Arial"/>
        </w:rPr>
      </w:pPr>
      <w:r>
        <w:rPr>
          <w:rFonts w:cs="Arial"/>
        </w:rPr>
        <w:t>A</w:t>
      </w:r>
      <w:r w:rsidR="000735F8" w:rsidRPr="004515C9">
        <w:rPr>
          <w:rFonts w:cs="Arial"/>
        </w:rPr>
        <w:t xml:space="preserve"> função </w:t>
      </w:r>
      <w:r>
        <w:rPr>
          <w:rFonts w:cs="Arial"/>
        </w:rPr>
        <w:t xml:space="preserve">objetivo para </w:t>
      </w:r>
      <w:r w:rsidRPr="000D2DDD">
        <w:rPr>
          <w:rFonts w:cs="Arial"/>
          <w:b/>
          <w:bCs/>
        </w:rPr>
        <w:t>otimização de custos</w:t>
      </w:r>
      <w:r>
        <w:rPr>
          <w:rFonts w:cs="Arial"/>
        </w:rPr>
        <w:t xml:space="preserve"> </w:t>
      </w:r>
      <w:r w:rsidR="00512943">
        <w:rPr>
          <w:rFonts w:cs="Arial"/>
        </w:rPr>
        <w:t>é</w:t>
      </w:r>
      <w:r w:rsidR="000735F8" w:rsidRPr="004515C9">
        <w:rPr>
          <w:rFonts w:cs="Arial"/>
        </w:rPr>
        <w:t xml:space="preserve"> composta pel</w:t>
      </w:r>
      <w:r w:rsidR="000D2DDD">
        <w:rPr>
          <w:rFonts w:cs="Arial"/>
        </w:rPr>
        <w:t>a somatória dos</w:t>
      </w:r>
      <w:r w:rsidR="00512943">
        <w:rPr>
          <w:rFonts w:cs="Arial"/>
        </w:rPr>
        <w:t xml:space="preserve"> </w:t>
      </w:r>
      <w:r w:rsidR="000735F8" w:rsidRPr="004515C9">
        <w:rPr>
          <w:rFonts w:cs="Arial"/>
        </w:rPr>
        <w:t xml:space="preserve">custos </w:t>
      </w:r>
      <w:r w:rsidR="00512943">
        <w:rPr>
          <w:rFonts w:cs="Arial"/>
        </w:rPr>
        <w:t>de</w:t>
      </w:r>
      <w:r w:rsidR="00EC156A" w:rsidRPr="004515C9">
        <w:rPr>
          <w:rFonts w:cs="Arial"/>
        </w:rPr>
        <w:t xml:space="preserve"> realização </w:t>
      </w:r>
      <w:r w:rsidR="000735F8" w:rsidRPr="004515C9">
        <w:rPr>
          <w:rFonts w:cs="Arial"/>
        </w:rPr>
        <w:t>das alternativas</w:t>
      </w:r>
      <w:r w:rsidR="00117BD8" w:rsidRPr="004515C9">
        <w:rPr>
          <w:rFonts w:cs="Arial"/>
        </w:rPr>
        <w:t xml:space="preserve"> estabelecidas para </w:t>
      </w:r>
      <w:r w:rsidR="00EC156A" w:rsidRPr="004515C9">
        <w:rPr>
          <w:rFonts w:cs="Arial"/>
        </w:rPr>
        <w:t xml:space="preserve">o </w:t>
      </w:r>
      <w:r w:rsidR="00EC156A" w:rsidRPr="004515C9">
        <w:rPr>
          <w:rFonts w:cs="Arial"/>
          <w:i/>
          <w:iCs/>
        </w:rPr>
        <w:t>pull out</w:t>
      </w:r>
      <w:r w:rsidR="00EC156A" w:rsidRPr="004515C9">
        <w:rPr>
          <w:rFonts w:cs="Arial"/>
        </w:rPr>
        <w:t xml:space="preserve"> de </w:t>
      </w:r>
      <w:r w:rsidR="00117BD8" w:rsidRPr="004515C9">
        <w:rPr>
          <w:rFonts w:cs="Arial"/>
        </w:rPr>
        <w:t>todos os riser da UEP em descomissionamento</w:t>
      </w:r>
      <w:r w:rsidR="00512943">
        <w:rPr>
          <w:rFonts w:cs="Arial"/>
        </w:rPr>
        <w:t>. T</w:t>
      </w:r>
      <w:r w:rsidR="00EC156A" w:rsidRPr="004515C9">
        <w:rPr>
          <w:rFonts w:cs="Arial"/>
        </w:rPr>
        <w:t xml:space="preserve">ambém </w:t>
      </w:r>
      <w:r w:rsidR="00512943">
        <w:rPr>
          <w:rFonts w:cs="Arial"/>
        </w:rPr>
        <w:t xml:space="preserve">é possível </w:t>
      </w:r>
      <w:r w:rsidR="000735F8" w:rsidRPr="004515C9">
        <w:rPr>
          <w:rFonts w:cs="Arial"/>
        </w:rPr>
        <w:t>associar custo</w:t>
      </w:r>
      <w:r w:rsidR="00117BD8" w:rsidRPr="004515C9">
        <w:rPr>
          <w:rFonts w:cs="Arial"/>
        </w:rPr>
        <w:t>s</w:t>
      </w:r>
      <w:r w:rsidR="000735F8" w:rsidRPr="004515C9">
        <w:rPr>
          <w:rFonts w:cs="Arial"/>
        </w:rPr>
        <w:t xml:space="preserve"> adiciona</w:t>
      </w:r>
      <w:r w:rsidR="00117BD8" w:rsidRPr="004515C9">
        <w:rPr>
          <w:rFonts w:cs="Arial"/>
        </w:rPr>
        <w:t>is,</w:t>
      </w:r>
      <w:r w:rsidR="000735F8" w:rsidRPr="004515C9">
        <w:rPr>
          <w:rFonts w:cs="Arial"/>
        </w:rPr>
        <w:t xml:space="preserve"> </w:t>
      </w:r>
      <w:r w:rsidR="00EC156A" w:rsidRPr="004515C9">
        <w:rPr>
          <w:rFonts w:cs="Arial"/>
        </w:rPr>
        <w:t xml:space="preserve">como </w:t>
      </w:r>
      <w:r w:rsidR="00117BD8" w:rsidRPr="004515C9">
        <w:rPr>
          <w:rFonts w:cs="Arial"/>
        </w:rPr>
        <w:t xml:space="preserve">o </w:t>
      </w:r>
      <w:r w:rsidR="00117BD8" w:rsidRPr="00891601">
        <w:rPr>
          <w:rFonts w:cs="Arial"/>
        </w:rPr>
        <w:t xml:space="preserve">custo “perdido” pelo tempo de permanência da UEP na locação </w:t>
      </w:r>
      <w:r w:rsidR="00117BD8" w:rsidRPr="004515C9">
        <w:rPr>
          <w:rFonts w:cs="Arial"/>
        </w:rPr>
        <w:t xml:space="preserve">e o custo associado </w:t>
      </w:r>
      <w:r w:rsidR="000735F8" w:rsidRPr="004515C9">
        <w:rPr>
          <w:rFonts w:cs="Arial"/>
        </w:rPr>
        <w:t xml:space="preserve">a </w:t>
      </w:r>
      <w:r w:rsidR="00117BD8" w:rsidRPr="004515C9">
        <w:rPr>
          <w:rFonts w:cs="Arial"/>
        </w:rPr>
        <w:t xml:space="preserve">precificação da </w:t>
      </w:r>
      <w:r w:rsidR="000735F8" w:rsidRPr="004515C9">
        <w:rPr>
          <w:rFonts w:cs="Arial"/>
        </w:rPr>
        <w:t xml:space="preserve">emissão de </w:t>
      </w:r>
      <w:r w:rsidR="00497D7A">
        <w:rPr>
          <w:rFonts w:cs="Arial"/>
        </w:rPr>
        <w:t xml:space="preserve">Carbono </w:t>
      </w:r>
      <w:r w:rsidR="00AA3FFA" w:rsidRPr="004515C9">
        <w:rPr>
          <w:rFonts w:cs="Arial"/>
        </w:rPr>
        <w:t>ocorridas durante as atividades</w:t>
      </w:r>
      <w:r w:rsidR="00117BD8" w:rsidRPr="004515C9">
        <w:rPr>
          <w:rFonts w:cs="Arial"/>
        </w:rPr>
        <w:t xml:space="preserve"> (</w:t>
      </w:r>
      <w:r w:rsidR="00AA3FFA" w:rsidRPr="004515C9">
        <w:rPr>
          <w:rFonts w:cs="Arial"/>
        </w:rPr>
        <w:t>subitem 2.1.3.1</w:t>
      </w:r>
      <w:r w:rsidR="00117BD8" w:rsidRPr="004515C9">
        <w:rPr>
          <w:rFonts w:cs="Arial"/>
        </w:rPr>
        <w:t>)</w:t>
      </w:r>
      <w:r w:rsidR="000D2DDD">
        <w:rPr>
          <w:rFonts w:cs="Arial"/>
        </w:rPr>
        <w:t>.</w:t>
      </w:r>
    </w:p>
    <w:p w14:paraId="5BD3AC9F" w14:textId="455D5DDD" w:rsidR="000D2DDD" w:rsidRDefault="000D2DDD" w:rsidP="00902F44">
      <w:pPr>
        <w:rPr>
          <w:rFonts w:cs="Arial"/>
        </w:rPr>
      </w:pPr>
      <w:r>
        <w:rPr>
          <w:rFonts w:cs="Arial"/>
        </w:rPr>
        <w:t xml:space="preserve">A função objetivo também pode ser direcionada para </w:t>
      </w:r>
      <w:r w:rsidRPr="000D2DDD">
        <w:rPr>
          <w:rFonts w:cs="Arial"/>
          <w:b/>
          <w:bCs/>
        </w:rPr>
        <w:t>otimização de emissões de CO</w:t>
      </w:r>
      <w:r w:rsidRPr="000D2DDD">
        <w:rPr>
          <w:rFonts w:cs="Arial"/>
          <w:b/>
          <w:bCs/>
          <w:vertAlign w:val="subscript"/>
        </w:rPr>
        <w:t>2</w:t>
      </w:r>
      <w:r>
        <w:rPr>
          <w:rFonts w:cs="Arial"/>
        </w:rPr>
        <w:t>, que é</w:t>
      </w:r>
      <w:r w:rsidRPr="004515C9">
        <w:rPr>
          <w:rFonts w:cs="Arial"/>
        </w:rPr>
        <w:t xml:space="preserve"> composta pel</w:t>
      </w:r>
      <w:r>
        <w:rPr>
          <w:rFonts w:cs="Arial"/>
        </w:rPr>
        <w:t>a somatória das emissões de CO</w:t>
      </w:r>
      <w:r w:rsidRPr="000D2DDD">
        <w:rPr>
          <w:rFonts w:cs="Arial"/>
          <w:vertAlign w:val="subscript"/>
        </w:rPr>
        <w:t>2</w:t>
      </w:r>
      <w:r>
        <w:rPr>
          <w:rFonts w:cs="Arial"/>
        </w:rPr>
        <w:t xml:space="preserve"> ocorridas durante a</w:t>
      </w:r>
      <w:r w:rsidRPr="004515C9">
        <w:rPr>
          <w:rFonts w:cs="Arial"/>
        </w:rPr>
        <w:t xml:space="preserve"> realização das alternativas estabelecidas para o </w:t>
      </w:r>
      <w:r w:rsidRPr="004515C9">
        <w:rPr>
          <w:rFonts w:cs="Arial"/>
          <w:i/>
          <w:iCs/>
        </w:rPr>
        <w:t>pull out</w:t>
      </w:r>
      <w:r w:rsidRPr="004515C9">
        <w:rPr>
          <w:rFonts w:cs="Arial"/>
        </w:rPr>
        <w:t xml:space="preserve"> de todos os riser da UEP em descomissionamento</w:t>
      </w:r>
      <w:r>
        <w:rPr>
          <w:rFonts w:cs="Arial"/>
        </w:rPr>
        <w:t>.</w:t>
      </w:r>
    </w:p>
    <w:p w14:paraId="1BE0CDB4" w14:textId="6A139DF3" w:rsidR="00AD47C0" w:rsidRPr="004515C9" w:rsidRDefault="00D412FD" w:rsidP="00902F44">
      <w:pPr>
        <w:rPr>
          <w:rFonts w:cs="Arial"/>
          <w:sz w:val="20"/>
          <w:szCs w:val="16"/>
        </w:rPr>
      </w:pPr>
      <w:r>
        <w:rPr>
          <w:rFonts w:cs="Arial"/>
        </w:rPr>
        <w:lastRenderedPageBreak/>
        <w:t>A</w:t>
      </w:r>
      <w:r w:rsidR="007664FA" w:rsidRPr="004515C9">
        <w:rPr>
          <w:rFonts w:cs="Arial"/>
        </w:rPr>
        <w:t xml:space="preserve"> Tabela 5</w:t>
      </w:r>
      <w:r>
        <w:rPr>
          <w:rFonts w:cs="Arial"/>
        </w:rPr>
        <w:t xml:space="preserve"> mostra a configuração das possíveis funções objetivo para o problema, dando flexibilidade para durante a “Tomada de Decisão” ser escolhido qual dos fatores é o mais relevante para a otimização: somente custos do </w:t>
      </w:r>
      <w:r>
        <w:rPr>
          <w:rFonts w:cs="Arial"/>
          <w:i/>
          <w:iCs/>
        </w:rPr>
        <w:t>pull out</w:t>
      </w:r>
      <w:r>
        <w:rPr>
          <w:rFonts w:cs="Arial"/>
        </w:rPr>
        <w:t xml:space="preserve"> dos risers, custo total (incluindo permanência da UEP e precificação de </w:t>
      </w:r>
      <w:r w:rsidR="00497D7A">
        <w:rPr>
          <w:rFonts w:cs="Arial"/>
        </w:rPr>
        <w:t>Carbono</w:t>
      </w:r>
      <w:r>
        <w:rPr>
          <w:rFonts w:cs="Arial"/>
        </w:rPr>
        <w:t>) ou emissões de CO</w:t>
      </w:r>
      <w:r w:rsidRPr="00D412FD">
        <w:rPr>
          <w:rFonts w:cs="Arial"/>
          <w:vertAlign w:val="subscript"/>
        </w:rPr>
        <w:t>2</w:t>
      </w:r>
      <w:r w:rsidR="008E2302" w:rsidRPr="004515C9">
        <w:rPr>
          <w:rFonts w:cs="Arial"/>
        </w:rPr>
        <w:t>.</w:t>
      </w:r>
    </w:p>
    <w:p w14:paraId="28C2FF49" w14:textId="20C5CFE1" w:rsidR="00992364" w:rsidRPr="004515C9" w:rsidRDefault="00992364" w:rsidP="00011ED9">
      <w:pPr>
        <w:pStyle w:val="Tabela"/>
        <w:rPr>
          <w:rFonts w:cs="Arial"/>
        </w:rPr>
      </w:pPr>
      <w:bookmarkStart w:id="762" w:name="_Toc55897173"/>
      <w:r w:rsidRPr="00891601">
        <w:rPr>
          <w:rFonts w:cs="Arial"/>
          <w:b/>
          <w:bCs/>
        </w:rPr>
        <w:t>Tabela 5</w:t>
      </w:r>
      <w:r w:rsidR="00011ED9" w:rsidRPr="004515C9">
        <w:rPr>
          <w:rFonts w:cs="Arial"/>
        </w:rPr>
        <w:t xml:space="preserve"> - Configuração da</w:t>
      </w:r>
      <w:r w:rsidR="003D7EBC">
        <w:rPr>
          <w:rFonts w:cs="Arial"/>
        </w:rPr>
        <w:t>s</w:t>
      </w:r>
      <w:r w:rsidR="00011ED9" w:rsidRPr="004515C9">
        <w:rPr>
          <w:rFonts w:cs="Arial"/>
        </w:rPr>
        <w:t xml:space="preserve"> funç</w:t>
      </w:r>
      <w:r w:rsidR="003D7EBC">
        <w:rPr>
          <w:rFonts w:cs="Arial"/>
        </w:rPr>
        <w:t>ões</w:t>
      </w:r>
      <w:r w:rsidR="00011ED9" w:rsidRPr="004515C9">
        <w:rPr>
          <w:rFonts w:cs="Arial"/>
        </w:rPr>
        <w:t xml:space="preserve"> objetivo para a utilização do GA na resolução do problema</w:t>
      </w:r>
      <w:bookmarkEnd w:id="762"/>
      <w:r w:rsidR="00011ED9" w:rsidRPr="004515C9">
        <w:rPr>
          <w:rFonts w:cs="Arial"/>
        </w:rPr>
        <w:t xml:space="preserve"> </w:t>
      </w:r>
    </w:p>
    <w:tbl>
      <w:tblPr>
        <w:tblStyle w:val="Tabelacomgrade"/>
        <w:tblW w:w="9072" w:type="dxa"/>
        <w:tblLook w:val="04A0" w:firstRow="1" w:lastRow="0" w:firstColumn="1" w:lastColumn="0" w:noHBand="0" w:noVBand="1"/>
      </w:tblPr>
      <w:tblGrid>
        <w:gridCol w:w="1962"/>
        <w:gridCol w:w="1440"/>
        <w:gridCol w:w="1462"/>
        <w:gridCol w:w="1232"/>
        <w:gridCol w:w="1275"/>
        <w:gridCol w:w="1701"/>
      </w:tblGrid>
      <w:tr w:rsidR="007664FA" w:rsidRPr="004515C9" w14:paraId="6E95A246" w14:textId="77777777" w:rsidTr="004B5D16">
        <w:trPr>
          <w:trHeight w:val="300"/>
        </w:trPr>
        <w:tc>
          <w:tcPr>
            <w:tcW w:w="1962" w:type="dxa"/>
            <w:tcBorders>
              <w:top w:val="nil"/>
              <w:left w:val="nil"/>
              <w:bottom w:val="single" w:sz="4" w:space="0" w:color="auto"/>
              <w:right w:val="single" w:sz="4" w:space="0" w:color="auto"/>
            </w:tcBorders>
            <w:noWrap/>
            <w:hideMark/>
          </w:tcPr>
          <w:p w14:paraId="33DD52B5" w14:textId="77777777" w:rsidR="007664FA" w:rsidRPr="004515C9" w:rsidRDefault="007664FA" w:rsidP="00A219D3">
            <w:pPr>
              <w:spacing w:before="0" w:after="0"/>
              <w:jc w:val="center"/>
              <w:rPr>
                <w:rFonts w:cs="Arial"/>
                <w:sz w:val="20"/>
              </w:rPr>
            </w:pPr>
            <w:r w:rsidRPr="004515C9">
              <w:rPr>
                <w:rFonts w:cs="Arial"/>
                <w:sz w:val="20"/>
              </w:rPr>
              <w:t> </w:t>
            </w:r>
          </w:p>
        </w:tc>
        <w:tc>
          <w:tcPr>
            <w:tcW w:w="1440" w:type="dxa"/>
            <w:tcBorders>
              <w:left w:val="single" w:sz="4" w:space="0" w:color="auto"/>
            </w:tcBorders>
            <w:shd w:val="clear" w:color="auto" w:fill="BFBFBF" w:themeFill="background1" w:themeFillShade="BF"/>
            <w:noWrap/>
            <w:hideMark/>
          </w:tcPr>
          <w:p w14:paraId="12A20C61" w14:textId="5FC4A136" w:rsidR="007664FA" w:rsidRPr="004515C9" w:rsidRDefault="007664FA" w:rsidP="00A219D3">
            <w:pPr>
              <w:spacing w:before="0" w:after="0"/>
              <w:jc w:val="center"/>
              <w:rPr>
                <w:rFonts w:cs="Arial"/>
                <w:b/>
                <w:bCs/>
                <w:sz w:val="20"/>
                <w:lang w:val="en-US"/>
              </w:rPr>
            </w:pPr>
            <w:r w:rsidRPr="004515C9">
              <w:rPr>
                <w:rFonts w:cs="Arial"/>
                <w:b/>
                <w:bCs/>
                <w:sz w:val="20"/>
                <w:lang w:val="en-US"/>
              </w:rPr>
              <w:t>Riser (USD)</w:t>
            </w:r>
          </w:p>
        </w:tc>
        <w:tc>
          <w:tcPr>
            <w:tcW w:w="1462" w:type="dxa"/>
            <w:shd w:val="clear" w:color="auto" w:fill="BFBFBF" w:themeFill="background1" w:themeFillShade="BF"/>
            <w:noWrap/>
            <w:hideMark/>
          </w:tcPr>
          <w:p w14:paraId="6DC1A96C" w14:textId="26E37995" w:rsidR="007664FA" w:rsidRPr="004515C9" w:rsidRDefault="007664FA" w:rsidP="00A219D3">
            <w:pPr>
              <w:spacing w:before="0" w:after="0"/>
              <w:jc w:val="center"/>
              <w:rPr>
                <w:rFonts w:cs="Arial"/>
                <w:b/>
                <w:bCs/>
                <w:sz w:val="20"/>
              </w:rPr>
            </w:pPr>
            <w:r w:rsidRPr="004515C9">
              <w:rPr>
                <w:rFonts w:cs="Arial"/>
                <w:b/>
                <w:bCs/>
                <w:sz w:val="20"/>
              </w:rPr>
              <w:t>Permanência UEP (USD)</w:t>
            </w:r>
          </w:p>
        </w:tc>
        <w:tc>
          <w:tcPr>
            <w:tcW w:w="1232" w:type="dxa"/>
            <w:shd w:val="clear" w:color="auto" w:fill="BFBFBF" w:themeFill="background1" w:themeFillShade="BF"/>
            <w:noWrap/>
            <w:hideMark/>
          </w:tcPr>
          <w:p w14:paraId="398D7950" w14:textId="77777777" w:rsidR="007664FA" w:rsidRPr="004515C9" w:rsidRDefault="007664FA" w:rsidP="00A219D3">
            <w:pPr>
              <w:spacing w:before="0" w:after="0"/>
              <w:jc w:val="center"/>
              <w:rPr>
                <w:rFonts w:cs="Arial"/>
                <w:b/>
                <w:bCs/>
                <w:sz w:val="20"/>
              </w:rPr>
            </w:pPr>
            <w:r w:rsidRPr="004515C9">
              <w:rPr>
                <w:rFonts w:cs="Arial"/>
                <w:b/>
                <w:bCs/>
                <w:sz w:val="20"/>
              </w:rPr>
              <w:t>Emissão CO</w:t>
            </w:r>
            <w:r w:rsidRPr="004515C9">
              <w:rPr>
                <w:rFonts w:cs="Arial"/>
                <w:b/>
                <w:bCs/>
                <w:sz w:val="20"/>
                <w:vertAlign w:val="subscript"/>
              </w:rPr>
              <w:t>2</w:t>
            </w:r>
            <w:r w:rsidRPr="004515C9">
              <w:rPr>
                <w:rFonts w:cs="Arial"/>
                <w:b/>
                <w:bCs/>
                <w:sz w:val="20"/>
              </w:rPr>
              <w:t xml:space="preserve"> (Ton)</w:t>
            </w:r>
          </w:p>
        </w:tc>
        <w:tc>
          <w:tcPr>
            <w:tcW w:w="1275" w:type="dxa"/>
            <w:shd w:val="clear" w:color="auto" w:fill="BFBFBF" w:themeFill="background1" w:themeFillShade="BF"/>
            <w:noWrap/>
            <w:hideMark/>
          </w:tcPr>
          <w:p w14:paraId="0373CD41" w14:textId="1E23F03B" w:rsidR="007664FA" w:rsidRPr="004515C9" w:rsidRDefault="002A3680" w:rsidP="00A219D3">
            <w:pPr>
              <w:spacing w:before="0" w:after="0"/>
              <w:jc w:val="center"/>
              <w:rPr>
                <w:rFonts w:cs="Arial"/>
                <w:b/>
                <w:bCs/>
                <w:sz w:val="20"/>
              </w:rPr>
            </w:pPr>
            <w:r>
              <w:rPr>
                <w:rFonts w:cs="Arial"/>
                <w:b/>
                <w:bCs/>
                <w:sz w:val="20"/>
              </w:rPr>
              <w:t>Carbono</w:t>
            </w:r>
            <w:r w:rsidR="007664FA" w:rsidRPr="004515C9">
              <w:rPr>
                <w:rFonts w:cs="Arial"/>
                <w:b/>
                <w:bCs/>
                <w:sz w:val="20"/>
              </w:rPr>
              <w:t xml:space="preserve"> (USD)</w:t>
            </w:r>
          </w:p>
        </w:tc>
        <w:tc>
          <w:tcPr>
            <w:tcW w:w="1701" w:type="dxa"/>
            <w:shd w:val="clear" w:color="auto" w:fill="BFBFBF" w:themeFill="background1" w:themeFillShade="BF"/>
            <w:noWrap/>
            <w:hideMark/>
          </w:tcPr>
          <w:p w14:paraId="0C95EC44" w14:textId="4DF50159" w:rsidR="007664FA" w:rsidRPr="004515C9" w:rsidRDefault="007664FA" w:rsidP="00A219D3">
            <w:pPr>
              <w:spacing w:before="0" w:after="0"/>
              <w:jc w:val="center"/>
              <w:rPr>
                <w:rFonts w:cs="Arial"/>
                <w:b/>
                <w:bCs/>
                <w:sz w:val="20"/>
              </w:rPr>
            </w:pPr>
            <w:r w:rsidRPr="004515C9">
              <w:rPr>
                <w:rFonts w:cs="Arial"/>
                <w:b/>
                <w:bCs/>
                <w:sz w:val="20"/>
              </w:rPr>
              <w:t>CUSTO Total (USD)</w:t>
            </w:r>
          </w:p>
        </w:tc>
      </w:tr>
      <w:tr w:rsidR="007664FA" w:rsidRPr="004515C9" w14:paraId="71BDB824" w14:textId="77777777" w:rsidTr="004B5D16">
        <w:trPr>
          <w:trHeight w:val="315"/>
        </w:trPr>
        <w:tc>
          <w:tcPr>
            <w:tcW w:w="1962" w:type="dxa"/>
            <w:tcBorders>
              <w:top w:val="single" w:sz="4" w:space="0" w:color="auto"/>
            </w:tcBorders>
            <w:noWrap/>
            <w:hideMark/>
          </w:tcPr>
          <w:p w14:paraId="7D7F52C2" w14:textId="3F11AB74" w:rsidR="007664FA" w:rsidRPr="004515C9" w:rsidRDefault="007664FA" w:rsidP="00FB50C4">
            <w:pPr>
              <w:spacing w:before="0" w:after="0"/>
              <w:jc w:val="left"/>
              <w:rPr>
                <w:rFonts w:cs="Arial"/>
                <w:b/>
                <w:bCs/>
                <w:sz w:val="20"/>
              </w:rPr>
            </w:pPr>
            <w:r w:rsidRPr="004515C9">
              <w:rPr>
                <w:rFonts w:cs="Arial"/>
                <w:b/>
                <w:bCs/>
                <w:sz w:val="20"/>
              </w:rPr>
              <w:t>Alt. A</w:t>
            </w:r>
          </w:p>
        </w:tc>
        <w:tc>
          <w:tcPr>
            <w:tcW w:w="1440" w:type="dxa"/>
            <w:noWrap/>
            <w:hideMark/>
          </w:tcPr>
          <w:p w14:paraId="7153CFBE" w14:textId="77777777" w:rsidR="007664FA" w:rsidRPr="004515C9" w:rsidRDefault="007664FA" w:rsidP="00A219D3">
            <w:pPr>
              <w:spacing w:before="0" w:after="0"/>
              <w:jc w:val="center"/>
              <w:rPr>
                <w:rFonts w:cs="Arial"/>
                <w:sz w:val="20"/>
              </w:rPr>
            </w:pPr>
            <w:r w:rsidRPr="004515C9">
              <w:rPr>
                <w:rFonts w:cs="Arial"/>
                <w:sz w:val="20"/>
              </w:rPr>
              <w:t>0,00</w:t>
            </w:r>
          </w:p>
        </w:tc>
        <w:tc>
          <w:tcPr>
            <w:tcW w:w="1462" w:type="dxa"/>
            <w:noWrap/>
            <w:hideMark/>
          </w:tcPr>
          <w:p w14:paraId="37559DFD" w14:textId="77777777" w:rsidR="007664FA" w:rsidRPr="004515C9" w:rsidRDefault="007664FA" w:rsidP="00A219D3">
            <w:pPr>
              <w:spacing w:before="0" w:after="0"/>
              <w:jc w:val="center"/>
              <w:rPr>
                <w:rFonts w:cs="Arial"/>
                <w:sz w:val="20"/>
              </w:rPr>
            </w:pPr>
            <w:r w:rsidRPr="004515C9">
              <w:rPr>
                <w:rFonts w:cs="Arial"/>
                <w:sz w:val="20"/>
              </w:rPr>
              <w:t>0,00</w:t>
            </w:r>
          </w:p>
        </w:tc>
        <w:tc>
          <w:tcPr>
            <w:tcW w:w="1232" w:type="dxa"/>
            <w:noWrap/>
            <w:hideMark/>
          </w:tcPr>
          <w:p w14:paraId="6A9AD763" w14:textId="77777777" w:rsidR="007664FA" w:rsidRPr="004515C9" w:rsidRDefault="007664FA" w:rsidP="00A219D3">
            <w:pPr>
              <w:spacing w:before="0" w:after="0"/>
              <w:jc w:val="center"/>
              <w:rPr>
                <w:rFonts w:cs="Arial"/>
                <w:sz w:val="20"/>
              </w:rPr>
            </w:pPr>
            <w:r w:rsidRPr="004515C9">
              <w:rPr>
                <w:rFonts w:cs="Arial"/>
                <w:sz w:val="20"/>
              </w:rPr>
              <w:t>0,00</w:t>
            </w:r>
          </w:p>
        </w:tc>
        <w:tc>
          <w:tcPr>
            <w:tcW w:w="1275" w:type="dxa"/>
            <w:noWrap/>
            <w:hideMark/>
          </w:tcPr>
          <w:p w14:paraId="5145E10F" w14:textId="77777777" w:rsidR="007664FA" w:rsidRPr="004515C9" w:rsidRDefault="007664FA" w:rsidP="00A219D3">
            <w:pPr>
              <w:spacing w:before="0" w:after="0"/>
              <w:jc w:val="center"/>
              <w:rPr>
                <w:rFonts w:cs="Arial"/>
                <w:sz w:val="20"/>
              </w:rPr>
            </w:pPr>
            <w:r w:rsidRPr="004515C9">
              <w:rPr>
                <w:rFonts w:cs="Arial"/>
                <w:sz w:val="20"/>
              </w:rPr>
              <w:t>0,00</w:t>
            </w:r>
          </w:p>
        </w:tc>
        <w:tc>
          <w:tcPr>
            <w:tcW w:w="1701" w:type="dxa"/>
            <w:noWrap/>
            <w:hideMark/>
          </w:tcPr>
          <w:p w14:paraId="00D7CC1A" w14:textId="77777777" w:rsidR="007664FA" w:rsidRPr="004515C9" w:rsidRDefault="007664FA" w:rsidP="00A219D3">
            <w:pPr>
              <w:spacing w:before="0" w:after="0"/>
              <w:jc w:val="center"/>
              <w:rPr>
                <w:rFonts w:cs="Arial"/>
                <w:sz w:val="20"/>
              </w:rPr>
            </w:pPr>
            <w:r w:rsidRPr="004515C9">
              <w:rPr>
                <w:rFonts w:cs="Arial"/>
                <w:sz w:val="20"/>
              </w:rPr>
              <w:t>0,00</w:t>
            </w:r>
          </w:p>
        </w:tc>
      </w:tr>
      <w:tr w:rsidR="007664FA" w:rsidRPr="004515C9" w14:paraId="1F0B3012" w14:textId="77777777" w:rsidTr="004B5D16">
        <w:trPr>
          <w:trHeight w:val="315"/>
        </w:trPr>
        <w:tc>
          <w:tcPr>
            <w:tcW w:w="1962" w:type="dxa"/>
            <w:noWrap/>
            <w:hideMark/>
          </w:tcPr>
          <w:p w14:paraId="164E2DD9" w14:textId="16E302CC" w:rsidR="007664FA" w:rsidRPr="004515C9" w:rsidRDefault="007664FA" w:rsidP="00FB50C4">
            <w:pPr>
              <w:spacing w:before="0" w:after="0"/>
              <w:jc w:val="left"/>
              <w:rPr>
                <w:rFonts w:cs="Arial"/>
                <w:b/>
                <w:bCs/>
                <w:sz w:val="20"/>
              </w:rPr>
            </w:pPr>
            <w:r w:rsidRPr="004515C9">
              <w:rPr>
                <w:rFonts w:cs="Arial"/>
                <w:b/>
                <w:bCs/>
                <w:sz w:val="20"/>
              </w:rPr>
              <w:t>Alt. B</w:t>
            </w:r>
          </w:p>
        </w:tc>
        <w:tc>
          <w:tcPr>
            <w:tcW w:w="1440" w:type="dxa"/>
            <w:noWrap/>
            <w:hideMark/>
          </w:tcPr>
          <w:p w14:paraId="28D43722" w14:textId="77777777" w:rsidR="007664FA" w:rsidRPr="004515C9" w:rsidRDefault="007664FA" w:rsidP="00A219D3">
            <w:pPr>
              <w:spacing w:before="0" w:after="0"/>
              <w:jc w:val="center"/>
              <w:rPr>
                <w:rFonts w:cs="Arial"/>
                <w:sz w:val="20"/>
              </w:rPr>
            </w:pPr>
            <w:r w:rsidRPr="004515C9">
              <w:rPr>
                <w:rFonts w:cs="Arial"/>
                <w:sz w:val="20"/>
              </w:rPr>
              <w:t>0,00</w:t>
            </w:r>
          </w:p>
        </w:tc>
        <w:tc>
          <w:tcPr>
            <w:tcW w:w="1462" w:type="dxa"/>
            <w:noWrap/>
            <w:hideMark/>
          </w:tcPr>
          <w:p w14:paraId="7053DF40" w14:textId="77777777" w:rsidR="007664FA" w:rsidRPr="004515C9" w:rsidRDefault="007664FA" w:rsidP="00A219D3">
            <w:pPr>
              <w:spacing w:before="0" w:after="0"/>
              <w:jc w:val="center"/>
              <w:rPr>
                <w:rFonts w:cs="Arial"/>
                <w:sz w:val="20"/>
              </w:rPr>
            </w:pPr>
            <w:r w:rsidRPr="004515C9">
              <w:rPr>
                <w:rFonts w:cs="Arial"/>
                <w:sz w:val="20"/>
              </w:rPr>
              <w:t>0,00</w:t>
            </w:r>
          </w:p>
        </w:tc>
        <w:tc>
          <w:tcPr>
            <w:tcW w:w="1232" w:type="dxa"/>
            <w:noWrap/>
            <w:hideMark/>
          </w:tcPr>
          <w:p w14:paraId="5CA89A87" w14:textId="77777777" w:rsidR="007664FA" w:rsidRPr="004515C9" w:rsidRDefault="007664FA" w:rsidP="00A219D3">
            <w:pPr>
              <w:spacing w:before="0" w:after="0"/>
              <w:jc w:val="center"/>
              <w:rPr>
                <w:rFonts w:cs="Arial"/>
                <w:sz w:val="20"/>
              </w:rPr>
            </w:pPr>
            <w:r w:rsidRPr="004515C9">
              <w:rPr>
                <w:rFonts w:cs="Arial"/>
                <w:sz w:val="20"/>
              </w:rPr>
              <w:t>0,00</w:t>
            </w:r>
          </w:p>
        </w:tc>
        <w:tc>
          <w:tcPr>
            <w:tcW w:w="1275" w:type="dxa"/>
            <w:noWrap/>
            <w:hideMark/>
          </w:tcPr>
          <w:p w14:paraId="4B3D05AF" w14:textId="77777777" w:rsidR="007664FA" w:rsidRPr="004515C9" w:rsidRDefault="007664FA" w:rsidP="00A219D3">
            <w:pPr>
              <w:spacing w:before="0" w:after="0"/>
              <w:jc w:val="center"/>
              <w:rPr>
                <w:rFonts w:cs="Arial"/>
                <w:sz w:val="20"/>
              </w:rPr>
            </w:pPr>
            <w:r w:rsidRPr="004515C9">
              <w:rPr>
                <w:rFonts w:cs="Arial"/>
                <w:sz w:val="20"/>
              </w:rPr>
              <w:t>0,00</w:t>
            </w:r>
          </w:p>
        </w:tc>
        <w:tc>
          <w:tcPr>
            <w:tcW w:w="1701" w:type="dxa"/>
            <w:noWrap/>
            <w:hideMark/>
          </w:tcPr>
          <w:p w14:paraId="7F0FDFD7" w14:textId="77777777" w:rsidR="007664FA" w:rsidRPr="004515C9" w:rsidRDefault="007664FA" w:rsidP="00A219D3">
            <w:pPr>
              <w:spacing w:before="0" w:after="0"/>
              <w:jc w:val="center"/>
              <w:rPr>
                <w:rFonts w:cs="Arial"/>
                <w:sz w:val="20"/>
              </w:rPr>
            </w:pPr>
            <w:r w:rsidRPr="004515C9">
              <w:rPr>
                <w:rFonts w:cs="Arial"/>
                <w:sz w:val="20"/>
              </w:rPr>
              <w:t>0,00</w:t>
            </w:r>
          </w:p>
        </w:tc>
      </w:tr>
      <w:tr w:rsidR="007664FA" w:rsidRPr="004515C9" w14:paraId="121A8630" w14:textId="77777777" w:rsidTr="004B5D16">
        <w:trPr>
          <w:trHeight w:val="300"/>
        </w:trPr>
        <w:tc>
          <w:tcPr>
            <w:tcW w:w="1962" w:type="dxa"/>
            <w:noWrap/>
            <w:hideMark/>
          </w:tcPr>
          <w:p w14:paraId="0B3FEAD9" w14:textId="138D409E" w:rsidR="007664FA" w:rsidRPr="004515C9" w:rsidRDefault="007664FA" w:rsidP="00FB50C4">
            <w:pPr>
              <w:spacing w:before="0" w:after="0"/>
              <w:jc w:val="left"/>
              <w:rPr>
                <w:rFonts w:cs="Arial"/>
                <w:b/>
                <w:bCs/>
                <w:sz w:val="20"/>
              </w:rPr>
            </w:pPr>
            <w:r w:rsidRPr="004515C9">
              <w:rPr>
                <w:rFonts w:cs="Arial"/>
                <w:b/>
                <w:bCs/>
                <w:sz w:val="20"/>
              </w:rPr>
              <w:t>Alt. X</w:t>
            </w:r>
          </w:p>
        </w:tc>
        <w:tc>
          <w:tcPr>
            <w:tcW w:w="1440" w:type="dxa"/>
            <w:noWrap/>
            <w:hideMark/>
          </w:tcPr>
          <w:p w14:paraId="4264AEB3" w14:textId="77777777" w:rsidR="007664FA" w:rsidRPr="004515C9" w:rsidRDefault="007664FA" w:rsidP="00A219D3">
            <w:pPr>
              <w:spacing w:before="0" w:after="0"/>
              <w:jc w:val="center"/>
              <w:rPr>
                <w:rFonts w:cs="Arial"/>
                <w:sz w:val="20"/>
              </w:rPr>
            </w:pPr>
            <w:r w:rsidRPr="004515C9">
              <w:rPr>
                <w:rFonts w:cs="Arial"/>
                <w:sz w:val="20"/>
              </w:rPr>
              <w:t>0,00</w:t>
            </w:r>
          </w:p>
        </w:tc>
        <w:tc>
          <w:tcPr>
            <w:tcW w:w="1462" w:type="dxa"/>
            <w:noWrap/>
            <w:hideMark/>
          </w:tcPr>
          <w:p w14:paraId="2B8ED994" w14:textId="77777777" w:rsidR="007664FA" w:rsidRPr="004515C9" w:rsidRDefault="007664FA" w:rsidP="00A219D3">
            <w:pPr>
              <w:spacing w:before="0" w:after="0"/>
              <w:jc w:val="center"/>
              <w:rPr>
                <w:rFonts w:cs="Arial"/>
                <w:sz w:val="20"/>
              </w:rPr>
            </w:pPr>
            <w:r w:rsidRPr="004515C9">
              <w:rPr>
                <w:rFonts w:cs="Arial"/>
                <w:sz w:val="20"/>
              </w:rPr>
              <w:t>0,00</w:t>
            </w:r>
          </w:p>
        </w:tc>
        <w:tc>
          <w:tcPr>
            <w:tcW w:w="1232" w:type="dxa"/>
            <w:noWrap/>
            <w:hideMark/>
          </w:tcPr>
          <w:p w14:paraId="223DC05C" w14:textId="77777777" w:rsidR="007664FA" w:rsidRPr="004515C9" w:rsidRDefault="007664FA" w:rsidP="00A219D3">
            <w:pPr>
              <w:spacing w:before="0" w:after="0"/>
              <w:jc w:val="center"/>
              <w:rPr>
                <w:rFonts w:cs="Arial"/>
                <w:sz w:val="20"/>
              </w:rPr>
            </w:pPr>
            <w:r w:rsidRPr="004515C9">
              <w:rPr>
                <w:rFonts w:cs="Arial"/>
                <w:sz w:val="20"/>
              </w:rPr>
              <w:t>0,00</w:t>
            </w:r>
          </w:p>
        </w:tc>
        <w:tc>
          <w:tcPr>
            <w:tcW w:w="1275" w:type="dxa"/>
            <w:noWrap/>
            <w:hideMark/>
          </w:tcPr>
          <w:p w14:paraId="360948BD" w14:textId="77777777" w:rsidR="007664FA" w:rsidRPr="004515C9" w:rsidRDefault="007664FA" w:rsidP="00A219D3">
            <w:pPr>
              <w:spacing w:before="0" w:after="0"/>
              <w:jc w:val="center"/>
              <w:rPr>
                <w:rFonts w:cs="Arial"/>
                <w:sz w:val="20"/>
              </w:rPr>
            </w:pPr>
            <w:r w:rsidRPr="004515C9">
              <w:rPr>
                <w:rFonts w:cs="Arial"/>
                <w:sz w:val="20"/>
              </w:rPr>
              <w:t>0,00</w:t>
            </w:r>
          </w:p>
        </w:tc>
        <w:tc>
          <w:tcPr>
            <w:tcW w:w="1701" w:type="dxa"/>
            <w:noWrap/>
            <w:hideMark/>
          </w:tcPr>
          <w:p w14:paraId="1D3840CC" w14:textId="77777777" w:rsidR="007664FA" w:rsidRPr="004515C9" w:rsidRDefault="007664FA" w:rsidP="00A219D3">
            <w:pPr>
              <w:spacing w:before="0" w:after="0"/>
              <w:jc w:val="center"/>
              <w:rPr>
                <w:rFonts w:cs="Arial"/>
                <w:sz w:val="20"/>
              </w:rPr>
            </w:pPr>
            <w:r w:rsidRPr="004515C9">
              <w:rPr>
                <w:rFonts w:cs="Arial"/>
                <w:sz w:val="20"/>
              </w:rPr>
              <w:t>0,00</w:t>
            </w:r>
          </w:p>
        </w:tc>
      </w:tr>
      <w:tr w:rsidR="007664FA" w:rsidRPr="004515C9" w14:paraId="2180F38E" w14:textId="77777777" w:rsidTr="004B5D16">
        <w:trPr>
          <w:trHeight w:val="315"/>
        </w:trPr>
        <w:tc>
          <w:tcPr>
            <w:tcW w:w="1962" w:type="dxa"/>
            <w:noWrap/>
            <w:hideMark/>
          </w:tcPr>
          <w:p w14:paraId="6808B023" w14:textId="752D71CB" w:rsidR="007664FA" w:rsidRPr="004515C9" w:rsidRDefault="00040423" w:rsidP="00FB50C4">
            <w:pPr>
              <w:spacing w:before="0" w:after="0"/>
              <w:jc w:val="left"/>
              <w:rPr>
                <w:rFonts w:cs="Arial"/>
                <w:b/>
                <w:bCs/>
                <w:sz w:val="20"/>
              </w:rPr>
            </w:pPr>
            <w:r w:rsidRPr="004515C9">
              <w:rPr>
                <w:rFonts w:cs="Arial"/>
                <w:b/>
                <w:bCs/>
                <w:sz w:val="20"/>
              </w:rPr>
              <w:t>Transporte</w:t>
            </w:r>
          </w:p>
        </w:tc>
        <w:tc>
          <w:tcPr>
            <w:tcW w:w="1440" w:type="dxa"/>
            <w:noWrap/>
            <w:hideMark/>
          </w:tcPr>
          <w:p w14:paraId="3F546224" w14:textId="188E7C6B" w:rsidR="007664FA" w:rsidRPr="004515C9" w:rsidRDefault="007664FA" w:rsidP="00A219D3">
            <w:pPr>
              <w:spacing w:before="0" w:after="0"/>
              <w:jc w:val="center"/>
              <w:rPr>
                <w:rFonts w:cs="Arial"/>
                <w:sz w:val="20"/>
              </w:rPr>
            </w:pPr>
            <w:r w:rsidRPr="004515C9">
              <w:rPr>
                <w:rFonts w:cs="Arial"/>
                <w:sz w:val="20"/>
              </w:rPr>
              <w:t>0,00</w:t>
            </w:r>
          </w:p>
        </w:tc>
        <w:tc>
          <w:tcPr>
            <w:tcW w:w="1462" w:type="dxa"/>
            <w:noWrap/>
            <w:hideMark/>
          </w:tcPr>
          <w:p w14:paraId="2345D8EB" w14:textId="397E463B" w:rsidR="007664FA" w:rsidRPr="004515C9" w:rsidRDefault="007664FA" w:rsidP="00A219D3">
            <w:pPr>
              <w:spacing w:before="0" w:after="0"/>
              <w:jc w:val="center"/>
              <w:rPr>
                <w:rFonts w:cs="Arial"/>
                <w:sz w:val="20"/>
              </w:rPr>
            </w:pPr>
            <w:r w:rsidRPr="004515C9">
              <w:rPr>
                <w:rFonts w:cs="Arial"/>
                <w:sz w:val="20"/>
              </w:rPr>
              <w:t>0,00</w:t>
            </w:r>
          </w:p>
        </w:tc>
        <w:tc>
          <w:tcPr>
            <w:tcW w:w="1232" w:type="dxa"/>
            <w:noWrap/>
            <w:hideMark/>
          </w:tcPr>
          <w:p w14:paraId="499F810B" w14:textId="43BDDED5" w:rsidR="007664FA" w:rsidRPr="004515C9" w:rsidRDefault="007664FA" w:rsidP="00A219D3">
            <w:pPr>
              <w:spacing w:before="0" w:after="0"/>
              <w:jc w:val="center"/>
              <w:rPr>
                <w:rFonts w:cs="Arial"/>
                <w:sz w:val="20"/>
              </w:rPr>
            </w:pPr>
            <w:r w:rsidRPr="004515C9">
              <w:rPr>
                <w:rFonts w:cs="Arial"/>
                <w:sz w:val="20"/>
              </w:rPr>
              <w:t>0,00</w:t>
            </w:r>
          </w:p>
        </w:tc>
        <w:tc>
          <w:tcPr>
            <w:tcW w:w="1275" w:type="dxa"/>
            <w:noWrap/>
            <w:hideMark/>
          </w:tcPr>
          <w:p w14:paraId="07265C64" w14:textId="1E76362F" w:rsidR="007664FA" w:rsidRPr="004515C9" w:rsidRDefault="007664FA" w:rsidP="00A219D3">
            <w:pPr>
              <w:spacing w:before="0" w:after="0"/>
              <w:jc w:val="center"/>
              <w:rPr>
                <w:rFonts w:cs="Arial"/>
                <w:sz w:val="20"/>
              </w:rPr>
            </w:pPr>
            <w:r w:rsidRPr="004515C9">
              <w:rPr>
                <w:rFonts w:cs="Arial"/>
                <w:sz w:val="20"/>
              </w:rPr>
              <w:t>0,00</w:t>
            </w:r>
          </w:p>
        </w:tc>
        <w:tc>
          <w:tcPr>
            <w:tcW w:w="1701" w:type="dxa"/>
            <w:noWrap/>
            <w:hideMark/>
          </w:tcPr>
          <w:p w14:paraId="65B31030" w14:textId="59EE41DE" w:rsidR="007664FA" w:rsidRPr="004515C9" w:rsidRDefault="007664FA" w:rsidP="00A219D3">
            <w:pPr>
              <w:spacing w:before="0" w:after="0"/>
              <w:jc w:val="center"/>
              <w:rPr>
                <w:rFonts w:cs="Arial"/>
                <w:sz w:val="20"/>
              </w:rPr>
            </w:pPr>
            <w:r w:rsidRPr="004515C9">
              <w:rPr>
                <w:rFonts w:cs="Arial"/>
                <w:sz w:val="20"/>
              </w:rPr>
              <w:t>0,00</w:t>
            </w:r>
          </w:p>
        </w:tc>
      </w:tr>
      <w:tr w:rsidR="007664FA" w:rsidRPr="004515C9" w14:paraId="7349D485" w14:textId="77777777" w:rsidTr="00992364">
        <w:trPr>
          <w:trHeight w:val="315"/>
        </w:trPr>
        <w:tc>
          <w:tcPr>
            <w:tcW w:w="1962" w:type="dxa"/>
            <w:tcBorders>
              <w:bottom w:val="single" w:sz="4" w:space="0" w:color="auto"/>
            </w:tcBorders>
            <w:noWrap/>
            <w:hideMark/>
          </w:tcPr>
          <w:p w14:paraId="3F1F7A69" w14:textId="017A3666" w:rsidR="007664FA" w:rsidRPr="004515C9" w:rsidRDefault="007664FA" w:rsidP="00FB50C4">
            <w:pPr>
              <w:spacing w:before="0" w:after="0"/>
              <w:jc w:val="left"/>
              <w:rPr>
                <w:rFonts w:cs="Arial"/>
                <w:b/>
                <w:bCs/>
                <w:sz w:val="20"/>
              </w:rPr>
            </w:pPr>
            <w:r w:rsidRPr="004515C9">
              <w:rPr>
                <w:rFonts w:cs="Arial"/>
                <w:b/>
                <w:bCs/>
                <w:sz w:val="20"/>
              </w:rPr>
              <w:t>Descarregamento </w:t>
            </w:r>
          </w:p>
        </w:tc>
        <w:tc>
          <w:tcPr>
            <w:tcW w:w="1440" w:type="dxa"/>
            <w:tcBorders>
              <w:bottom w:val="single" w:sz="4" w:space="0" w:color="auto"/>
            </w:tcBorders>
            <w:noWrap/>
            <w:hideMark/>
          </w:tcPr>
          <w:p w14:paraId="180B356D" w14:textId="5705FDB0" w:rsidR="007664FA" w:rsidRPr="004515C9" w:rsidRDefault="007664FA" w:rsidP="00A219D3">
            <w:pPr>
              <w:spacing w:before="0" w:after="0"/>
              <w:jc w:val="center"/>
              <w:rPr>
                <w:rFonts w:cs="Arial"/>
                <w:b/>
                <w:bCs/>
                <w:sz w:val="20"/>
              </w:rPr>
            </w:pPr>
            <w:r w:rsidRPr="004515C9">
              <w:rPr>
                <w:rFonts w:cs="Arial"/>
                <w:sz w:val="20"/>
              </w:rPr>
              <w:t>0,00</w:t>
            </w:r>
          </w:p>
        </w:tc>
        <w:tc>
          <w:tcPr>
            <w:tcW w:w="1462" w:type="dxa"/>
            <w:tcBorders>
              <w:bottom w:val="single" w:sz="4" w:space="0" w:color="auto"/>
            </w:tcBorders>
            <w:noWrap/>
            <w:hideMark/>
          </w:tcPr>
          <w:p w14:paraId="010D48BB" w14:textId="51A42CB1" w:rsidR="007664FA" w:rsidRPr="004515C9" w:rsidRDefault="007664FA" w:rsidP="00A219D3">
            <w:pPr>
              <w:spacing w:before="0" w:after="0"/>
              <w:jc w:val="center"/>
              <w:rPr>
                <w:rFonts w:cs="Arial"/>
                <w:b/>
                <w:bCs/>
                <w:sz w:val="20"/>
              </w:rPr>
            </w:pPr>
            <w:r w:rsidRPr="004515C9">
              <w:rPr>
                <w:rFonts w:cs="Arial"/>
                <w:sz w:val="20"/>
              </w:rPr>
              <w:t>0,00</w:t>
            </w:r>
          </w:p>
        </w:tc>
        <w:tc>
          <w:tcPr>
            <w:tcW w:w="1232" w:type="dxa"/>
            <w:tcBorders>
              <w:bottom w:val="single" w:sz="4" w:space="0" w:color="auto"/>
            </w:tcBorders>
            <w:noWrap/>
            <w:hideMark/>
          </w:tcPr>
          <w:p w14:paraId="75ABCEE6" w14:textId="735BBEBD" w:rsidR="007664FA" w:rsidRPr="004515C9" w:rsidRDefault="007664FA" w:rsidP="00A219D3">
            <w:pPr>
              <w:spacing w:before="0" w:after="0"/>
              <w:jc w:val="center"/>
              <w:rPr>
                <w:rFonts w:cs="Arial"/>
                <w:b/>
                <w:bCs/>
                <w:sz w:val="20"/>
              </w:rPr>
            </w:pPr>
            <w:r w:rsidRPr="004515C9">
              <w:rPr>
                <w:rFonts w:cs="Arial"/>
                <w:sz w:val="20"/>
              </w:rPr>
              <w:t>0,00</w:t>
            </w:r>
          </w:p>
        </w:tc>
        <w:tc>
          <w:tcPr>
            <w:tcW w:w="1275" w:type="dxa"/>
            <w:tcBorders>
              <w:bottom w:val="single" w:sz="4" w:space="0" w:color="auto"/>
            </w:tcBorders>
            <w:noWrap/>
            <w:hideMark/>
          </w:tcPr>
          <w:p w14:paraId="5B2D4AC2" w14:textId="29B3DE97" w:rsidR="007664FA" w:rsidRPr="004515C9" w:rsidRDefault="007664FA" w:rsidP="00A219D3">
            <w:pPr>
              <w:spacing w:before="0" w:after="0"/>
              <w:jc w:val="center"/>
              <w:rPr>
                <w:rFonts w:cs="Arial"/>
                <w:b/>
                <w:bCs/>
                <w:sz w:val="20"/>
              </w:rPr>
            </w:pPr>
            <w:r w:rsidRPr="004515C9">
              <w:rPr>
                <w:rFonts w:cs="Arial"/>
                <w:sz w:val="20"/>
              </w:rPr>
              <w:t>0,00</w:t>
            </w:r>
          </w:p>
        </w:tc>
        <w:tc>
          <w:tcPr>
            <w:tcW w:w="1701" w:type="dxa"/>
            <w:noWrap/>
            <w:hideMark/>
          </w:tcPr>
          <w:p w14:paraId="7399EDEF" w14:textId="650CCC6E" w:rsidR="007664FA" w:rsidRPr="004515C9" w:rsidRDefault="007664FA" w:rsidP="00A219D3">
            <w:pPr>
              <w:spacing w:before="0" w:after="0"/>
              <w:jc w:val="center"/>
              <w:rPr>
                <w:rFonts w:cs="Arial"/>
                <w:b/>
                <w:bCs/>
                <w:sz w:val="20"/>
              </w:rPr>
            </w:pPr>
            <w:r w:rsidRPr="004515C9">
              <w:rPr>
                <w:rFonts w:cs="Arial"/>
                <w:sz w:val="20"/>
              </w:rPr>
              <w:t>0,00</w:t>
            </w:r>
          </w:p>
        </w:tc>
      </w:tr>
      <w:tr w:rsidR="000D2DDD" w:rsidRPr="004515C9" w14:paraId="6A93B10A" w14:textId="77777777" w:rsidTr="0027208F">
        <w:trPr>
          <w:trHeight w:val="315"/>
        </w:trPr>
        <w:tc>
          <w:tcPr>
            <w:tcW w:w="1962" w:type="dxa"/>
            <w:tcBorders>
              <w:bottom w:val="single" w:sz="4" w:space="0" w:color="auto"/>
            </w:tcBorders>
            <w:noWrap/>
          </w:tcPr>
          <w:p w14:paraId="5ABE0567" w14:textId="2C2162CF" w:rsidR="000D2DDD" w:rsidRPr="004515C9" w:rsidRDefault="000D2DDD" w:rsidP="000D2DDD">
            <w:pPr>
              <w:spacing w:before="0" w:after="0"/>
              <w:jc w:val="right"/>
              <w:rPr>
                <w:rFonts w:cs="Arial"/>
                <w:b/>
                <w:bCs/>
                <w:sz w:val="20"/>
              </w:rPr>
            </w:pPr>
            <w:r>
              <w:rPr>
                <w:rFonts w:cs="Arial"/>
                <w:b/>
                <w:bCs/>
                <w:sz w:val="20"/>
              </w:rPr>
              <w:t xml:space="preserve">Opções de </w:t>
            </w:r>
            <w:r w:rsidRPr="004515C9">
              <w:rPr>
                <w:rFonts w:cs="Arial"/>
                <w:b/>
                <w:bCs/>
                <w:sz w:val="20"/>
              </w:rPr>
              <w:t>Função Objetivo:</w:t>
            </w:r>
          </w:p>
        </w:tc>
        <w:tc>
          <w:tcPr>
            <w:tcW w:w="1440" w:type="dxa"/>
            <w:tcBorders>
              <w:bottom w:val="single" w:sz="4" w:space="0" w:color="auto"/>
            </w:tcBorders>
            <w:shd w:val="clear" w:color="auto" w:fill="A8D08D" w:themeFill="accent6" w:themeFillTint="99"/>
            <w:noWrap/>
            <w:vAlign w:val="center"/>
          </w:tcPr>
          <w:p w14:paraId="46E22B0A" w14:textId="6B7A4434" w:rsidR="000D2DDD" w:rsidRPr="0027208F" w:rsidRDefault="000D2DDD" w:rsidP="00A219D3">
            <w:pPr>
              <w:spacing w:before="0" w:after="0"/>
              <w:jc w:val="center"/>
              <w:rPr>
                <w:rFonts w:cs="Arial"/>
                <w:b/>
                <w:bCs/>
                <w:sz w:val="20"/>
              </w:rPr>
            </w:pPr>
            <w:r w:rsidRPr="004515C9">
              <w:rPr>
                <w:rFonts w:cs="Arial"/>
                <w:b/>
                <w:bCs/>
                <w:sz w:val="20"/>
              </w:rPr>
              <w:t>SOMA</w:t>
            </w:r>
          </w:p>
        </w:tc>
        <w:tc>
          <w:tcPr>
            <w:tcW w:w="1462" w:type="dxa"/>
            <w:tcBorders>
              <w:bottom w:val="single" w:sz="4" w:space="0" w:color="auto"/>
            </w:tcBorders>
            <w:noWrap/>
            <w:vAlign w:val="center"/>
          </w:tcPr>
          <w:p w14:paraId="6D9A0AAD" w14:textId="77777777" w:rsidR="000D2DDD" w:rsidRPr="004515C9" w:rsidRDefault="000D2DDD" w:rsidP="00A219D3">
            <w:pPr>
              <w:spacing w:before="0" w:after="0"/>
              <w:jc w:val="center"/>
              <w:rPr>
                <w:rFonts w:cs="Arial"/>
                <w:sz w:val="20"/>
              </w:rPr>
            </w:pPr>
          </w:p>
        </w:tc>
        <w:tc>
          <w:tcPr>
            <w:tcW w:w="1232" w:type="dxa"/>
            <w:tcBorders>
              <w:bottom w:val="single" w:sz="4" w:space="0" w:color="auto"/>
            </w:tcBorders>
            <w:shd w:val="clear" w:color="auto" w:fill="A8D08D" w:themeFill="accent6" w:themeFillTint="99"/>
            <w:noWrap/>
            <w:vAlign w:val="center"/>
          </w:tcPr>
          <w:p w14:paraId="49988C34" w14:textId="69DA018C" w:rsidR="000D2DDD" w:rsidRPr="004515C9" w:rsidRDefault="000D2DDD" w:rsidP="00A219D3">
            <w:pPr>
              <w:spacing w:before="0" w:after="0"/>
              <w:jc w:val="center"/>
              <w:rPr>
                <w:rFonts w:cs="Arial"/>
                <w:sz w:val="20"/>
              </w:rPr>
            </w:pPr>
            <w:r w:rsidRPr="004515C9">
              <w:rPr>
                <w:rFonts w:cs="Arial"/>
                <w:b/>
                <w:bCs/>
                <w:sz w:val="20"/>
              </w:rPr>
              <w:t>SOMA</w:t>
            </w:r>
          </w:p>
        </w:tc>
        <w:tc>
          <w:tcPr>
            <w:tcW w:w="1275" w:type="dxa"/>
            <w:tcBorders>
              <w:bottom w:val="single" w:sz="4" w:space="0" w:color="auto"/>
            </w:tcBorders>
            <w:noWrap/>
            <w:vAlign w:val="center"/>
          </w:tcPr>
          <w:p w14:paraId="7C477C61" w14:textId="77777777" w:rsidR="000D2DDD" w:rsidRPr="004515C9" w:rsidRDefault="000D2DDD" w:rsidP="00A219D3">
            <w:pPr>
              <w:spacing w:before="0" w:after="0"/>
              <w:jc w:val="center"/>
              <w:rPr>
                <w:rFonts w:cs="Arial"/>
                <w:sz w:val="20"/>
              </w:rPr>
            </w:pPr>
          </w:p>
        </w:tc>
        <w:tc>
          <w:tcPr>
            <w:tcW w:w="1701" w:type="dxa"/>
            <w:shd w:val="clear" w:color="auto" w:fill="A8D08D" w:themeFill="accent6" w:themeFillTint="99"/>
            <w:noWrap/>
            <w:vAlign w:val="center"/>
          </w:tcPr>
          <w:p w14:paraId="5D7B9F1B" w14:textId="01064D8E" w:rsidR="000D2DDD" w:rsidRPr="004515C9" w:rsidRDefault="000D2DDD" w:rsidP="00A219D3">
            <w:pPr>
              <w:spacing w:before="0" w:after="0"/>
              <w:jc w:val="center"/>
              <w:rPr>
                <w:rFonts w:cs="Arial"/>
                <w:sz w:val="20"/>
              </w:rPr>
            </w:pPr>
            <w:r w:rsidRPr="004515C9">
              <w:rPr>
                <w:rFonts w:cs="Arial"/>
                <w:b/>
                <w:bCs/>
                <w:sz w:val="20"/>
              </w:rPr>
              <w:t>SOMA</w:t>
            </w:r>
          </w:p>
        </w:tc>
      </w:tr>
    </w:tbl>
    <w:p w14:paraId="5E6E4AF3" w14:textId="77777777" w:rsidR="00C00CC0" w:rsidRDefault="00C00CC0" w:rsidP="00C941BC">
      <w:pPr>
        <w:rPr>
          <w:rFonts w:cs="Arial"/>
        </w:rPr>
      </w:pPr>
    </w:p>
    <w:p w14:paraId="2A93FEDF" w14:textId="69C5A596" w:rsidR="000735F8" w:rsidRPr="004515C9" w:rsidRDefault="00AD47C0" w:rsidP="00C941BC">
      <w:pPr>
        <w:rPr>
          <w:rFonts w:cs="Arial"/>
        </w:rPr>
      </w:pPr>
      <w:r w:rsidRPr="004515C9">
        <w:rPr>
          <w:rFonts w:cs="Arial"/>
        </w:rPr>
        <w:t>As linhas “</w:t>
      </w:r>
      <w:r w:rsidR="00040423" w:rsidRPr="004515C9">
        <w:rPr>
          <w:rFonts w:cs="Arial"/>
        </w:rPr>
        <w:t>Transporte</w:t>
      </w:r>
      <w:r w:rsidRPr="004515C9">
        <w:rPr>
          <w:rFonts w:cs="Arial"/>
        </w:rPr>
        <w:t xml:space="preserve">” e “Descarregamento” são atividades que independem da alternativa de </w:t>
      </w:r>
      <w:r w:rsidRPr="004515C9">
        <w:rPr>
          <w:rFonts w:cs="Arial"/>
          <w:i/>
          <w:iCs/>
        </w:rPr>
        <w:t>pull out</w:t>
      </w:r>
      <w:r w:rsidRPr="004515C9">
        <w:rPr>
          <w:rFonts w:cs="Arial"/>
        </w:rPr>
        <w:t>, porém estão diretamente relacionadas a quantidade de risers e ao tipo de linha</w:t>
      </w:r>
      <w:r w:rsidR="00F77829" w:rsidRPr="004515C9">
        <w:rPr>
          <w:rFonts w:cs="Arial"/>
        </w:rPr>
        <w:t>, onde a capacidade de transporte para linhas de óleo é bem menor do que para as demais linhas</w:t>
      </w:r>
      <w:r w:rsidR="008D4CDA" w:rsidRPr="004515C9">
        <w:rPr>
          <w:rFonts w:cs="Arial"/>
        </w:rPr>
        <w:t xml:space="preserve"> devido ao seu dimensionamento superior</w:t>
      </w:r>
      <w:r w:rsidR="00B20667" w:rsidRPr="004515C9">
        <w:rPr>
          <w:rFonts w:cs="Arial"/>
        </w:rPr>
        <w:t>. E</w:t>
      </w:r>
      <w:r w:rsidRPr="004515C9">
        <w:rPr>
          <w:rFonts w:cs="Arial"/>
        </w:rPr>
        <w:t xml:space="preserve">ssa restrição </w:t>
      </w:r>
      <w:r w:rsidR="00B20667" w:rsidRPr="004515C9">
        <w:rPr>
          <w:rFonts w:cs="Arial"/>
        </w:rPr>
        <w:t xml:space="preserve">de transporte e descarregamento </w:t>
      </w:r>
      <w:r w:rsidRPr="004515C9">
        <w:rPr>
          <w:rFonts w:cs="Arial"/>
        </w:rPr>
        <w:t>foi incluída na configuração do problema, conforme a 3ª coluna da Tabela 1</w:t>
      </w:r>
      <w:r w:rsidR="00AB4DA3" w:rsidRPr="004515C9">
        <w:rPr>
          <w:rFonts w:cs="Arial"/>
        </w:rPr>
        <w:t xml:space="preserve"> (“linha de óleo”)</w:t>
      </w:r>
      <w:r w:rsidRPr="004515C9">
        <w:rPr>
          <w:rFonts w:cs="Arial"/>
        </w:rPr>
        <w:t>.</w:t>
      </w:r>
    </w:p>
    <w:p w14:paraId="1DE8D689" w14:textId="5019363F" w:rsidR="00815D01" w:rsidRPr="004515C9" w:rsidRDefault="00815D01" w:rsidP="00815D01">
      <w:pPr>
        <w:rPr>
          <w:rFonts w:cs="Arial"/>
        </w:rPr>
      </w:pPr>
      <w:r w:rsidRPr="004515C9">
        <w:rPr>
          <w:rFonts w:cs="Arial"/>
        </w:rPr>
        <w:t xml:space="preserve">A Tabela 6 apresenta como seria a configuração da função objetivo, caso seja somente necessário avaliar o custo das atividades de </w:t>
      </w:r>
      <w:r w:rsidRPr="004515C9">
        <w:rPr>
          <w:rFonts w:cs="Arial"/>
          <w:i/>
          <w:iCs/>
        </w:rPr>
        <w:t>pull out</w:t>
      </w:r>
      <w:r w:rsidRPr="004515C9">
        <w:rPr>
          <w:rFonts w:cs="Arial"/>
        </w:rPr>
        <w:t xml:space="preserve"> para tomada de decisão.</w:t>
      </w:r>
    </w:p>
    <w:p w14:paraId="6D610005" w14:textId="4D9AEDCD" w:rsidR="00815D01" w:rsidRPr="004515C9" w:rsidRDefault="00815D01" w:rsidP="00815D01">
      <w:pPr>
        <w:pStyle w:val="Tabela"/>
        <w:rPr>
          <w:rFonts w:cs="Arial"/>
        </w:rPr>
      </w:pPr>
      <w:bookmarkStart w:id="763" w:name="_Toc55897174"/>
      <w:r w:rsidRPr="00891601">
        <w:rPr>
          <w:rFonts w:cs="Arial"/>
          <w:b/>
          <w:bCs/>
        </w:rPr>
        <w:t>Tabela 6</w:t>
      </w:r>
      <w:r w:rsidRPr="004515C9">
        <w:rPr>
          <w:rFonts w:cs="Arial"/>
        </w:rPr>
        <w:t xml:space="preserve"> - Configuração da função objetivo para a utilização do GA na resolução do problema, considerando somente o custo das atividades de </w:t>
      </w:r>
      <w:r w:rsidRPr="004515C9">
        <w:rPr>
          <w:rFonts w:cs="Arial"/>
          <w:i/>
          <w:iCs/>
        </w:rPr>
        <w:t>pull out</w:t>
      </w:r>
      <w:bookmarkEnd w:id="763"/>
      <w:r w:rsidRPr="004515C9">
        <w:rPr>
          <w:rFonts w:cs="Arial"/>
        </w:rPr>
        <w:t xml:space="preserve"> </w:t>
      </w:r>
    </w:p>
    <w:tbl>
      <w:tblPr>
        <w:tblStyle w:val="Tabelacomgrade"/>
        <w:tblW w:w="5387" w:type="dxa"/>
        <w:jc w:val="center"/>
        <w:tblLook w:val="04A0" w:firstRow="1" w:lastRow="0" w:firstColumn="1" w:lastColumn="0" w:noHBand="0" w:noVBand="1"/>
      </w:tblPr>
      <w:tblGrid>
        <w:gridCol w:w="2835"/>
        <w:gridCol w:w="2552"/>
      </w:tblGrid>
      <w:tr w:rsidR="00815D01" w:rsidRPr="004515C9" w14:paraId="65F92D7F" w14:textId="77777777" w:rsidTr="00815D01">
        <w:trPr>
          <w:trHeight w:val="300"/>
          <w:jc w:val="center"/>
        </w:trPr>
        <w:tc>
          <w:tcPr>
            <w:tcW w:w="2835" w:type="dxa"/>
            <w:tcBorders>
              <w:top w:val="nil"/>
              <w:left w:val="nil"/>
              <w:bottom w:val="single" w:sz="4" w:space="0" w:color="auto"/>
              <w:right w:val="single" w:sz="4" w:space="0" w:color="auto"/>
            </w:tcBorders>
            <w:noWrap/>
            <w:hideMark/>
          </w:tcPr>
          <w:p w14:paraId="3D4AB78D" w14:textId="77777777" w:rsidR="00815D01" w:rsidRPr="004515C9" w:rsidRDefault="00815D01" w:rsidP="00A219D3">
            <w:pPr>
              <w:spacing w:before="0" w:after="0"/>
              <w:jc w:val="center"/>
              <w:rPr>
                <w:rFonts w:cs="Arial"/>
                <w:sz w:val="20"/>
              </w:rPr>
            </w:pPr>
            <w:r w:rsidRPr="004515C9">
              <w:rPr>
                <w:rFonts w:cs="Arial"/>
                <w:sz w:val="20"/>
              </w:rPr>
              <w:t> </w:t>
            </w:r>
          </w:p>
        </w:tc>
        <w:tc>
          <w:tcPr>
            <w:tcW w:w="2552" w:type="dxa"/>
            <w:tcBorders>
              <w:left w:val="single" w:sz="4" w:space="0" w:color="auto"/>
            </w:tcBorders>
            <w:shd w:val="clear" w:color="auto" w:fill="BFBFBF" w:themeFill="background1" w:themeFillShade="BF"/>
            <w:noWrap/>
            <w:hideMark/>
          </w:tcPr>
          <w:p w14:paraId="76708040" w14:textId="77777777" w:rsidR="00815D01" w:rsidRPr="004515C9" w:rsidRDefault="00815D01" w:rsidP="00A219D3">
            <w:pPr>
              <w:spacing w:before="0" w:after="0"/>
              <w:jc w:val="center"/>
              <w:rPr>
                <w:rFonts w:cs="Arial"/>
                <w:b/>
                <w:bCs/>
                <w:sz w:val="20"/>
                <w:lang w:val="en-US"/>
              </w:rPr>
            </w:pPr>
            <w:r w:rsidRPr="004515C9">
              <w:rPr>
                <w:rFonts w:cs="Arial"/>
                <w:b/>
                <w:bCs/>
                <w:i/>
                <w:iCs/>
                <w:sz w:val="20"/>
                <w:lang w:val="en-US"/>
              </w:rPr>
              <w:t>Pull out</w:t>
            </w:r>
            <w:r w:rsidRPr="004515C9">
              <w:rPr>
                <w:rFonts w:cs="Arial"/>
                <w:b/>
                <w:bCs/>
                <w:sz w:val="20"/>
                <w:lang w:val="en-US"/>
              </w:rPr>
              <w:t xml:space="preserve"> Riser (USD)</w:t>
            </w:r>
          </w:p>
        </w:tc>
      </w:tr>
      <w:tr w:rsidR="00815D01" w:rsidRPr="004515C9" w14:paraId="4D571D52" w14:textId="77777777" w:rsidTr="00815D01">
        <w:trPr>
          <w:trHeight w:val="315"/>
          <w:jc w:val="center"/>
        </w:trPr>
        <w:tc>
          <w:tcPr>
            <w:tcW w:w="2835" w:type="dxa"/>
            <w:tcBorders>
              <w:top w:val="single" w:sz="4" w:space="0" w:color="auto"/>
            </w:tcBorders>
            <w:noWrap/>
            <w:hideMark/>
          </w:tcPr>
          <w:p w14:paraId="2353538E" w14:textId="77777777" w:rsidR="00815D01" w:rsidRPr="004515C9" w:rsidRDefault="00815D01" w:rsidP="00FB50C4">
            <w:pPr>
              <w:spacing w:before="0" w:after="0"/>
              <w:jc w:val="left"/>
              <w:rPr>
                <w:rFonts w:cs="Arial"/>
                <w:b/>
                <w:bCs/>
                <w:sz w:val="20"/>
              </w:rPr>
            </w:pPr>
            <w:r w:rsidRPr="004515C9">
              <w:rPr>
                <w:rFonts w:cs="Arial"/>
                <w:b/>
                <w:bCs/>
                <w:sz w:val="20"/>
              </w:rPr>
              <w:t>Alt. A</w:t>
            </w:r>
          </w:p>
        </w:tc>
        <w:tc>
          <w:tcPr>
            <w:tcW w:w="2552" w:type="dxa"/>
            <w:noWrap/>
            <w:hideMark/>
          </w:tcPr>
          <w:p w14:paraId="4EB93013" w14:textId="77777777" w:rsidR="00815D01" w:rsidRPr="004515C9" w:rsidRDefault="00815D01" w:rsidP="00A219D3">
            <w:pPr>
              <w:spacing w:before="0" w:after="0"/>
              <w:jc w:val="center"/>
              <w:rPr>
                <w:rFonts w:cs="Arial"/>
                <w:sz w:val="20"/>
              </w:rPr>
            </w:pPr>
            <w:r w:rsidRPr="004515C9">
              <w:rPr>
                <w:rFonts w:cs="Arial"/>
                <w:sz w:val="20"/>
              </w:rPr>
              <w:t>0,00</w:t>
            </w:r>
          </w:p>
        </w:tc>
      </w:tr>
      <w:tr w:rsidR="00815D01" w:rsidRPr="004515C9" w14:paraId="2F048CD6" w14:textId="77777777" w:rsidTr="00815D01">
        <w:trPr>
          <w:trHeight w:val="315"/>
          <w:jc w:val="center"/>
        </w:trPr>
        <w:tc>
          <w:tcPr>
            <w:tcW w:w="2835" w:type="dxa"/>
            <w:noWrap/>
            <w:hideMark/>
          </w:tcPr>
          <w:p w14:paraId="220CB8B2" w14:textId="77777777" w:rsidR="00815D01" w:rsidRPr="004515C9" w:rsidRDefault="00815D01" w:rsidP="00FB50C4">
            <w:pPr>
              <w:spacing w:before="0" w:after="0"/>
              <w:jc w:val="left"/>
              <w:rPr>
                <w:rFonts w:cs="Arial"/>
                <w:b/>
                <w:bCs/>
                <w:sz w:val="20"/>
              </w:rPr>
            </w:pPr>
            <w:r w:rsidRPr="004515C9">
              <w:rPr>
                <w:rFonts w:cs="Arial"/>
                <w:b/>
                <w:bCs/>
                <w:sz w:val="20"/>
              </w:rPr>
              <w:t>Alt. B</w:t>
            </w:r>
          </w:p>
        </w:tc>
        <w:tc>
          <w:tcPr>
            <w:tcW w:w="2552" w:type="dxa"/>
            <w:noWrap/>
            <w:hideMark/>
          </w:tcPr>
          <w:p w14:paraId="5D163956" w14:textId="77777777" w:rsidR="00815D01" w:rsidRPr="004515C9" w:rsidRDefault="00815D01" w:rsidP="00A219D3">
            <w:pPr>
              <w:spacing w:before="0" w:after="0"/>
              <w:jc w:val="center"/>
              <w:rPr>
                <w:rFonts w:cs="Arial"/>
                <w:sz w:val="20"/>
              </w:rPr>
            </w:pPr>
            <w:r w:rsidRPr="004515C9">
              <w:rPr>
                <w:rFonts w:cs="Arial"/>
                <w:sz w:val="20"/>
              </w:rPr>
              <w:t>0,00</w:t>
            </w:r>
          </w:p>
        </w:tc>
      </w:tr>
      <w:tr w:rsidR="00815D01" w:rsidRPr="004515C9" w14:paraId="044F9354" w14:textId="77777777" w:rsidTr="00815D01">
        <w:trPr>
          <w:trHeight w:val="300"/>
          <w:jc w:val="center"/>
        </w:trPr>
        <w:tc>
          <w:tcPr>
            <w:tcW w:w="2835" w:type="dxa"/>
            <w:noWrap/>
            <w:hideMark/>
          </w:tcPr>
          <w:p w14:paraId="5C9BC662" w14:textId="77777777" w:rsidR="00815D01" w:rsidRPr="004515C9" w:rsidRDefault="00815D01" w:rsidP="00FB50C4">
            <w:pPr>
              <w:spacing w:before="0" w:after="0"/>
              <w:jc w:val="left"/>
              <w:rPr>
                <w:rFonts w:cs="Arial"/>
                <w:b/>
                <w:bCs/>
                <w:sz w:val="20"/>
              </w:rPr>
            </w:pPr>
            <w:r w:rsidRPr="004515C9">
              <w:rPr>
                <w:rFonts w:cs="Arial"/>
                <w:b/>
                <w:bCs/>
                <w:sz w:val="20"/>
              </w:rPr>
              <w:t>Alt. X</w:t>
            </w:r>
          </w:p>
        </w:tc>
        <w:tc>
          <w:tcPr>
            <w:tcW w:w="2552" w:type="dxa"/>
            <w:noWrap/>
            <w:hideMark/>
          </w:tcPr>
          <w:p w14:paraId="5F1672DE" w14:textId="77777777" w:rsidR="00815D01" w:rsidRPr="004515C9" w:rsidRDefault="00815D01" w:rsidP="00A219D3">
            <w:pPr>
              <w:spacing w:before="0" w:after="0"/>
              <w:jc w:val="center"/>
              <w:rPr>
                <w:rFonts w:cs="Arial"/>
                <w:sz w:val="20"/>
              </w:rPr>
            </w:pPr>
            <w:r w:rsidRPr="004515C9">
              <w:rPr>
                <w:rFonts w:cs="Arial"/>
                <w:sz w:val="20"/>
              </w:rPr>
              <w:t>0,00</w:t>
            </w:r>
          </w:p>
        </w:tc>
      </w:tr>
      <w:tr w:rsidR="00815D01" w:rsidRPr="004515C9" w14:paraId="15DB416D" w14:textId="77777777" w:rsidTr="00815D01">
        <w:trPr>
          <w:trHeight w:val="315"/>
          <w:jc w:val="center"/>
        </w:trPr>
        <w:tc>
          <w:tcPr>
            <w:tcW w:w="2835" w:type="dxa"/>
            <w:noWrap/>
            <w:hideMark/>
          </w:tcPr>
          <w:p w14:paraId="7BD3B8EE" w14:textId="77777777" w:rsidR="00815D01" w:rsidRPr="004515C9" w:rsidRDefault="00815D01" w:rsidP="00FB50C4">
            <w:pPr>
              <w:spacing w:before="0" w:after="0"/>
              <w:jc w:val="left"/>
              <w:rPr>
                <w:rFonts w:cs="Arial"/>
                <w:b/>
                <w:bCs/>
                <w:sz w:val="20"/>
              </w:rPr>
            </w:pPr>
            <w:r w:rsidRPr="004515C9">
              <w:rPr>
                <w:rFonts w:cs="Arial"/>
                <w:b/>
                <w:bCs/>
                <w:sz w:val="20"/>
              </w:rPr>
              <w:t>Retorno</w:t>
            </w:r>
          </w:p>
        </w:tc>
        <w:tc>
          <w:tcPr>
            <w:tcW w:w="2552" w:type="dxa"/>
            <w:noWrap/>
            <w:hideMark/>
          </w:tcPr>
          <w:p w14:paraId="046A843E" w14:textId="77777777" w:rsidR="00815D01" w:rsidRPr="004515C9" w:rsidRDefault="00815D01" w:rsidP="00A219D3">
            <w:pPr>
              <w:spacing w:before="0" w:after="0"/>
              <w:jc w:val="center"/>
              <w:rPr>
                <w:rFonts w:cs="Arial"/>
                <w:sz w:val="20"/>
              </w:rPr>
            </w:pPr>
            <w:r w:rsidRPr="004515C9">
              <w:rPr>
                <w:rFonts w:cs="Arial"/>
                <w:sz w:val="20"/>
              </w:rPr>
              <w:t>0,00</w:t>
            </w:r>
          </w:p>
        </w:tc>
      </w:tr>
      <w:tr w:rsidR="00815D01" w:rsidRPr="004515C9" w14:paraId="29A4C05F" w14:textId="77777777" w:rsidTr="00C00CC0">
        <w:trPr>
          <w:trHeight w:val="315"/>
          <w:jc w:val="center"/>
        </w:trPr>
        <w:tc>
          <w:tcPr>
            <w:tcW w:w="2835" w:type="dxa"/>
            <w:tcBorders>
              <w:bottom w:val="single" w:sz="4" w:space="0" w:color="auto"/>
            </w:tcBorders>
            <w:noWrap/>
            <w:hideMark/>
          </w:tcPr>
          <w:p w14:paraId="1769AE18" w14:textId="77777777" w:rsidR="00815D01" w:rsidRPr="004515C9" w:rsidRDefault="00815D01" w:rsidP="00FB50C4">
            <w:pPr>
              <w:spacing w:before="0" w:after="0"/>
              <w:jc w:val="left"/>
              <w:rPr>
                <w:rFonts w:cs="Arial"/>
                <w:b/>
                <w:bCs/>
                <w:sz w:val="20"/>
              </w:rPr>
            </w:pPr>
            <w:r w:rsidRPr="004515C9">
              <w:rPr>
                <w:rFonts w:cs="Arial"/>
                <w:b/>
                <w:bCs/>
                <w:sz w:val="20"/>
              </w:rPr>
              <w:t>Descarregamento </w:t>
            </w:r>
          </w:p>
        </w:tc>
        <w:tc>
          <w:tcPr>
            <w:tcW w:w="2552" w:type="dxa"/>
            <w:tcBorders>
              <w:bottom w:val="single" w:sz="4" w:space="0" w:color="auto"/>
            </w:tcBorders>
            <w:noWrap/>
            <w:hideMark/>
          </w:tcPr>
          <w:p w14:paraId="4C488ABC" w14:textId="77777777" w:rsidR="00815D01" w:rsidRPr="004515C9" w:rsidRDefault="00815D01" w:rsidP="00A219D3">
            <w:pPr>
              <w:spacing w:before="0" w:after="0"/>
              <w:jc w:val="center"/>
              <w:rPr>
                <w:rFonts w:cs="Arial"/>
                <w:b/>
                <w:bCs/>
                <w:sz w:val="20"/>
              </w:rPr>
            </w:pPr>
            <w:r w:rsidRPr="004515C9">
              <w:rPr>
                <w:rFonts w:cs="Arial"/>
                <w:sz w:val="20"/>
              </w:rPr>
              <w:t>0,00</w:t>
            </w:r>
          </w:p>
        </w:tc>
      </w:tr>
      <w:tr w:rsidR="00815D01" w:rsidRPr="004515C9" w14:paraId="430A4A98" w14:textId="77777777" w:rsidTr="00C00CC0">
        <w:trPr>
          <w:trHeight w:val="315"/>
          <w:jc w:val="center"/>
        </w:trPr>
        <w:tc>
          <w:tcPr>
            <w:tcW w:w="2835" w:type="dxa"/>
            <w:tcBorders>
              <w:top w:val="single" w:sz="4" w:space="0" w:color="auto"/>
              <w:left w:val="single" w:sz="4" w:space="0" w:color="auto"/>
              <w:bottom w:val="single" w:sz="4" w:space="0" w:color="auto"/>
              <w:right w:val="single" w:sz="4" w:space="0" w:color="auto"/>
            </w:tcBorders>
            <w:noWrap/>
          </w:tcPr>
          <w:p w14:paraId="3074C485" w14:textId="663BC275" w:rsidR="00815D01" w:rsidRPr="004515C9" w:rsidRDefault="00815D01" w:rsidP="00C00CC0">
            <w:pPr>
              <w:spacing w:before="0" w:after="0"/>
              <w:jc w:val="right"/>
              <w:rPr>
                <w:rFonts w:cs="Arial"/>
                <w:b/>
                <w:bCs/>
                <w:sz w:val="20"/>
              </w:rPr>
            </w:pPr>
            <w:r w:rsidRPr="004515C9">
              <w:rPr>
                <w:rFonts w:cs="Arial"/>
                <w:b/>
                <w:bCs/>
                <w:sz w:val="20"/>
              </w:rPr>
              <w:t>Função Objetivo:</w:t>
            </w:r>
          </w:p>
        </w:tc>
        <w:tc>
          <w:tcPr>
            <w:tcW w:w="2552" w:type="dxa"/>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center"/>
          </w:tcPr>
          <w:p w14:paraId="0AA3EB26" w14:textId="65B664ED" w:rsidR="00815D01" w:rsidRPr="0027208F" w:rsidRDefault="00815D01" w:rsidP="00A219D3">
            <w:pPr>
              <w:spacing w:before="0" w:after="0"/>
              <w:jc w:val="center"/>
              <w:rPr>
                <w:rFonts w:cs="Arial"/>
                <w:b/>
                <w:bCs/>
                <w:sz w:val="20"/>
              </w:rPr>
            </w:pPr>
            <w:r w:rsidRPr="004515C9">
              <w:rPr>
                <w:rFonts w:cs="Arial"/>
                <w:b/>
                <w:bCs/>
                <w:sz w:val="20"/>
              </w:rPr>
              <w:t>SOMA</w:t>
            </w:r>
          </w:p>
        </w:tc>
      </w:tr>
    </w:tbl>
    <w:p w14:paraId="15A4C36A" w14:textId="77777777" w:rsidR="00C00CC0" w:rsidRDefault="00C00CC0" w:rsidP="00C941BC">
      <w:pPr>
        <w:rPr>
          <w:rFonts w:cs="Arial"/>
        </w:rPr>
      </w:pPr>
    </w:p>
    <w:p w14:paraId="6D184E5B" w14:textId="6CE97D77" w:rsidR="000E39A6" w:rsidRDefault="00996A12" w:rsidP="00C941BC">
      <w:pPr>
        <w:rPr>
          <w:rFonts w:cs="Arial"/>
        </w:rPr>
      </w:pPr>
      <w:r w:rsidRPr="004515C9">
        <w:rPr>
          <w:rFonts w:cs="Arial"/>
        </w:rPr>
        <w:t xml:space="preserve">Também </w:t>
      </w:r>
      <w:r w:rsidR="000E39A6" w:rsidRPr="004515C9">
        <w:rPr>
          <w:rFonts w:cs="Arial"/>
        </w:rPr>
        <w:t xml:space="preserve">podemos configurar </w:t>
      </w:r>
      <w:r w:rsidRPr="004515C9">
        <w:rPr>
          <w:rFonts w:cs="Arial"/>
        </w:rPr>
        <w:t xml:space="preserve">o problema </w:t>
      </w:r>
      <w:r w:rsidR="000E39A6" w:rsidRPr="004515C9">
        <w:rPr>
          <w:rFonts w:cs="Arial"/>
        </w:rPr>
        <w:t xml:space="preserve">para otimizar somente a permanência da UEP na locação ou </w:t>
      </w:r>
      <w:r w:rsidR="00A46B04" w:rsidRPr="004515C9">
        <w:rPr>
          <w:rFonts w:cs="Arial"/>
        </w:rPr>
        <w:t xml:space="preserve">o </w:t>
      </w:r>
      <w:r w:rsidR="000E39A6" w:rsidRPr="004515C9">
        <w:rPr>
          <w:rFonts w:cs="Arial"/>
        </w:rPr>
        <w:t>custo de emissão de CO</w:t>
      </w:r>
      <w:r w:rsidR="000E39A6" w:rsidRPr="004515C9">
        <w:rPr>
          <w:rFonts w:cs="Arial"/>
          <w:vertAlign w:val="subscript"/>
        </w:rPr>
        <w:t>2</w:t>
      </w:r>
      <w:r w:rsidRPr="004515C9">
        <w:rPr>
          <w:rFonts w:cs="Arial"/>
        </w:rPr>
        <w:t>,</w:t>
      </w:r>
      <w:r w:rsidR="000E39A6" w:rsidRPr="004515C9">
        <w:rPr>
          <w:rFonts w:cs="Arial"/>
        </w:rPr>
        <w:t xml:space="preserve"> </w:t>
      </w:r>
      <w:r w:rsidRPr="004515C9">
        <w:rPr>
          <w:rFonts w:cs="Arial"/>
        </w:rPr>
        <w:t>a</w:t>
      </w:r>
      <w:r w:rsidR="000E39A6" w:rsidRPr="004515C9">
        <w:rPr>
          <w:rFonts w:cs="Arial"/>
        </w:rPr>
        <w:t xml:space="preserve">lterando, dessa maneira, a localização da célula a ser otimizada, </w:t>
      </w:r>
      <w:r w:rsidR="007609D2" w:rsidRPr="004515C9">
        <w:rPr>
          <w:rFonts w:cs="Arial"/>
        </w:rPr>
        <w:t>oferece</w:t>
      </w:r>
      <w:r w:rsidR="007609D2">
        <w:rPr>
          <w:rFonts w:cs="Arial"/>
        </w:rPr>
        <w:t>ndo</w:t>
      </w:r>
      <w:r w:rsidR="007609D2" w:rsidRPr="004515C9">
        <w:rPr>
          <w:rFonts w:cs="Arial"/>
        </w:rPr>
        <w:t xml:space="preserve"> mais subsídios para a </w:t>
      </w:r>
      <w:r w:rsidR="007609D2">
        <w:rPr>
          <w:rFonts w:cs="Arial"/>
        </w:rPr>
        <w:t>T</w:t>
      </w:r>
      <w:r w:rsidR="007609D2" w:rsidRPr="004515C9">
        <w:rPr>
          <w:rFonts w:cs="Arial"/>
        </w:rPr>
        <w:t xml:space="preserve">omada de </w:t>
      </w:r>
      <w:r w:rsidR="007609D2">
        <w:rPr>
          <w:rFonts w:cs="Arial"/>
        </w:rPr>
        <w:t>D</w:t>
      </w:r>
      <w:r w:rsidR="007609D2" w:rsidRPr="004515C9">
        <w:rPr>
          <w:rFonts w:cs="Arial"/>
        </w:rPr>
        <w:t>ecisão</w:t>
      </w:r>
      <w:r w:rsidR="007609D2">
        <w:rPr>
          <w:rFonts w:cs="Arial"/>
        </w:rPr>
        <w:t>,</w:t>
      </w:r>
      <w:r w:rsidR="007609D2" w:rsidRPr="004515C9">
        <w:rPr>
          <w:rFonts w:cs="Arial"/>
        </w:rPr>
        <w:t xml:space="preserve"> </w:t>
      </w:r>
      <w:r w:rsidR="000E39A6" w:rsidRPr="004515C9">
        <w:rPr>
          <w:rFonts w:cs="Arial"/>
        </w:rPr>
        <w:t>conforme proposta</w:t>
      </w:r>
      <w:r w:rsidR="00565687">
        <w:rPr>
          <w:rFonts w:cs="Arial"/>
        </w:rPr>
        <w:t>s</w:t>
      </w:r>
      <w:r w:rsidR="000E39A6" w:rsidRPr="004515C9">
        <w:rPr>
          <w:rFonts w:cs="Arial"/>
        </w:rPr>
        <w:t xml:space="preserve"> de funções objetivo da Tabela 7.</w:t>
      </w:r>
    </w:p>
    <w:p w14:paraId="547F34C4" w14:textId="42059565" w:rsidR="00C00CC0" w:rsidRDefault="00C00CC0" w:rsidP="00C941BC">
      <w:pPr>
        <w:rPr>
          <w:rFonts w:cs="Arial"/>
        </w:rPr>
      </w:pPr>
    </w:p>
    <w:p w14:paraId="6B410A1F" w14:textId="2E6ACA9D" w:rsidR="00C00CC0" w:rsidRDefault="00C00CC0" w:rsidP="00C941BC">
      <w:pPr>
        <w:rPr>
          <w:rFonts w:cs="Arial"/>
        </w:rPr>
      </w:pPr>
    </w:p>
    <w:p w14:paraId="51EBA80D" w14:textId="77777777" w:rsidR="00C00CC0" w:rsidRPr="004515C9" w:rsidRDefault="00C00CC0" w:rsidP="00C941BC">
      <w:pPr>
        <w:rPr>
          <w:rFonts w:cs="Arial"/>
        </w:rPr>
      </w:pPr>
    </w:p>
    <w:p w14:paraId="18B2AA60" w14:textId="62366C1B" w:rsidR="000E39A6" w:rsidRPr="004515C9" w:rsidRDefault="000E39A6" w:rsidP="000E39A6">
      <w:pPr>
        <w:pStyle w:val="Tabela"/>
        <w:rPr>
          <w:rFonts w:cs="Arial"/>
          <w:b/>
          <w:bCs/>
        </w:rPr>
      </w:pPr>
      <w:bookmarkStart w:id="764" w:name="_Toc55897175"/>
      <w:r w:rsidRPr="00891601">
        <w:rPr>
          <w:rFonts w:cs="Arial"/>
          <w:b/>
          <w:bCs/>
        </w:rPr>
        <w:lastRenderedPageBreak/>
        <w:t xml:space="preserve">Tabela 7 </w:t>
      </w:r>
      <w:r w:rsidRPr="004515C9">
        <w:rPr>
          <w:rFonts w:cs="Arial"/>
        </w:rPr>
        <w:t>- Configuração de várias opções para a função objetivo</w:t>
      </w:r>
      <w:bookmarkEnd w:id="764"/>
    </w:p>
    <w:tbl>
      <w:tblPr>
        <w:tblStyle w:val="Tabelacomgrade"/>
        <w:tblW w:w="8997" w:type="dxa"/>
        <w:tblLook w:val="04A0" w:firstRow="1" w:lastRow="0" w:firstColumn="1" w:lastColumn="0" w:noHBand="0" w:noVBand="1"/>
      </w:tblPr>
      <w:tblGrid>
        <w:gridCol w:w="1962"/>
        <w:gridCol w:w="1427"/>
        <w:gridCol w:w="1462"/>
        <w:gridCol w:w="1221"/>
        <w:gridCol w:w="1263"/>
        <w:gridCol w:w="1685"/>
      </w:tblGrid>
      <w:tr w:rsidR="000E39A6" w:rsidRPr="004515C9" w14:paraId="6B9AC08F" w14:textId="77777777" w:rsidTr="00DB2930">
        <w:trPr>
          <w:trHeight w:val="250"/>
        </w:trPr>
        <w:tc>
          <w:tcPr>
            <w:tcW w:w="1949" w:type="dxa"/>
            <w:tcBorders>
              <w:top w:val="nil"/>
              <w:left w:val="nil"/>
              <w:bottom w:val="single" w:sz="4" w:space="0" w:color="auto"/>
              <w:right w:val="single" w:sz="4" w:space="0" w:color="auto"/>
            </w:tcBorders>
            <w:noWrap/>
            <w:hideMark/>
          </w:tcPr>
          <w:p w14:paraId="193EF341" w14:textId="77777777" w:rsidR="000E39A6" w:rsidRPr="004515C9" w:rsidRDefault="000E39A6" w:rsidP="00A219D3">
            <w:pPr>
              <w:spacing w:before="0" w:after="0"/>
              <w:jc w:val="center"/>
              <w:rPr>
                <w:rFonts w:cs="Arial"/>
                <w:sz w:val="20"/>
              </w:rPr>
            </w:pPr>
            <w:r w:rsidRPr="004515C9">
              <w:rPr>
                <w:rFonts w:cs="Arial"/>
                <w:sz w:val="20"/>
              </w:rPr>
              <w:t> </w:t>
            </w:r>
          </w:p>
        </w:tc>
        <w:tc>
          <w:tcPr>
            <w:tcW w:w="1427" w:type="dxa"/>
            <w:tcBorders>
              <w:left w:val="single" w:sz="4" w:space="0" w:color="auto"/>
            </w:tcBorders>
            <w:shd w:val="clear" w:color="auto" w:fill="BFBFBF" w:themeFill="background1" w:themeFillShade="BF"/>
            <w:noWrap/>
            <w:hideMark/>
          </w:tcPr>
          <w:p w14:paraId="1F06B7F1" w14:textId="77777777" w:rsidR="000E39A6" w:rsidRPr="004515C9" w:rsidRDefault="000E39A6" w:rsidP="00A219D3">
            <w:pPr>
              <w:spacing w:before="0" w:after="0"/>
              <w:jc w:val="center"/>
              <w:rPr>
                <w:rFonts w:cs="Arial"/>
                <w:b/>
                <w:bCs/>
                <w:sz w:val="20"/>
                <w:lang w:val="en-US"/>
              </w:rPr>
            </w:pPr>
            <w:r w:rsidRPr="004515C9">
              <w:rPr>
                <w:rFonts w:cs="Arial"/>
                <w:b/>
                <w:bCs/>
                <w:i/>
                <w:iCs/>
                <w:sz w:val="20"/>
                <w:lang w:val="en-US"/>
              </w:rPr>
              <w:t>Pull out</w:t>
            </w:r>
            <w:r w:rsidRPr="004515C9">
              <w:rPr>
                <w:rFonts w:cs="Arial"/>
                <w:b/>
                <w:bCs/>
                <w:sz w:val="20"/>
                <w:lang w:val="en-US"/>
              </w:rPr>
              <w:t xml:space="preserve"> Riser (USD)</w:t>
            </w:r>
          </w:p>
        </w:tc>
        <w:tc>
          <w:tcPr>
            <w:tcW w:w="1452" w:type="dxa"/>
            <w:shd w:val="clear" w:color="auto" w:fill="BFBFBF" w:themeFill="background1" w:themeFillShade="BF"/>
            <w:noWrap/>
            <w:hideMark/>
          </w:tcPr>
          <w:p w14:paraId="5FCB5C49" w14:textId="77777777" w:rsidR="000E39A6" w:rsidRPr="004515C9" w:rsidRDefault="000E39A6" w:rsidP="00A219D3">
            <w:pPr>
              <w:spacing w:before="0" w:after="0"/>
              <w:jc w:val="center"/>
              <w:rPr>
                <w:rFonts w:cs="Arial"/>
                <w:b/>
                <w:bCs/>
                <w:sz w:val="20"/>
              </w:rPr>
            </w:pPr>
            <w:r w:rsidRPr="004515C9">
              <w:rPr>
                <w:rFonts w:cs="Arial"/>
                <w:b/>
                <w:bCs/>
                <w:sz w:val="20"/>
              </w:rPr>
              <w:t>Permanência UEP (USD)</w:t>
            </w:r>
          </w:p>
        </w:tc>
        <w:tc>
          <w:tcPr>
            <w:tcW w:w="1221" w:type="dxa"/>
            <w:shd w:val="clear" w:color="auto" w:fill="BFBFBF" w:themeFill="background1" w:themeFillShade="BF"/>
            <w:noWrap/>
            <w:hideMark/>
          </w:tcPr>
          <w:p w14:paraId="17A03E27" w14:textId="77777777" w:rsidR="000E39A6" w:rsidRPr="004515C9" w:rsidRDefault="000E39A6" w:rsidP="00A219D3">
            <w:pPr>
              <w:spacing w:before="0" w:after="0"/>
              <w:jc w:val="center"/>
              <w:rPr>
                <w:rFonts w:cs="Arial"/>
                <w:b/>
                <w:bCs/>
                <w:sz w:val="20"/>
              </w:rPr>
            </w:pPr>
            <w:r w:rsidRPr="004515C9">
              <w:rPr>
                <w:rFonts w:cs="Arial"/>
                <w:b/>
                <w:bCs/>
                <w:sz w:val="20"/>
              </w:rPr>
              <w:t>Emissão CO</w:t>
            </w:r>
            <w:r w:rsidRPr="004515C9">
              <w:rPr>
                <w:rFonts w:cs="Arial"/>
                <w:b/>
                <w:bCs/>
                <w:sz w:val="20"/>
                <w:vertAlign w:val="subscript"/>
              </w:rPr>
              <w:t>2</w:t>
            </w:r>
            <w:r w:rsidRPr="004515C9">
              <w:rPr>
                <w:rFonts w:cs="Arial"/>
                <w:b/>
                <w:bCs/>
                <w:sz w:val="20"/>
              </w:rPr>
              <w:t xml:space="preserve"> (Ton)</w:t>
            </w:r>
          </w:p>
        </w:tc>
        <w:tc>
          <w:tcPr>
            <w:tcW w:w="1263" w:type="dxa"/>
            <w:shd w:val="clear" w:color="auto" w:fill="BFBFBF" w:themeFill="background1" w:themeFillShade="BF"/>
            <w:noWrap/>
            <w:hideMark/>
          </w:tcPr>
          <w:p w14:paraId="797D2BA4" w14:textId="77777777" w:rsidR="000E39A6" w:rsidRPr="004515C9" w:rsidRDefault="000E39A6" w:rsidP="00A219D3">
            <w:pPr>
              <w:spacing w:before="0" w:after="0"/>
              <w:jc w:val="center"/>
              <w:rPr>
                <w:rFonts w:cs="Arial"/>
                <w:b/>
                <w:bCs/>
                <w:sz w:val="20"/>
              </w:rPr>
            </w:pPr>
            <w:r w:rsidRPr="004515C9">
              <w:rPr>
                <w:rFonts w:cs="Arial"/>
                <w:b/>
                <w:bCs/>
                <w:sz w:val="20"/>
              </w:rPr>
              <w:t>CO</w:t>
            </w:r>
            <w:r w:rsidRPr="004515C9">
              <w:rPr>
                <w:rFonts w:cs="Arial"/>
                <w:b/>
                <w:bCs/>
                <w:sz w:val="20"/>
                <w:vertAlign w:val="subscript"/>
              </w:rPr>
              <w:t>2</w:t>
            </w:r>
            <w:r w:rsidRPr="004515C9">
              <w:rPr>
                <w:rFonts w:cs="Arial"/>
                <w:b/>
                <w:bCs/>
                <w:sz w:val="20"/>
              </w:rPr>
              <w:t xml:space="preserve"> (USD)</w:t>
            </w:r>
          </w:p>
        </w:tc>
        <w:tc>
          <w:tcPr>
            <w:tcW w:w="1685" w:type="dxa"/>
            <w:shd w:val="clear" w:color="auto" w:fill="BFBFBF" w:themeFill="background1" w:themeFillShade="BF"/>
            <w:noWrap/>
            <w:hideMark/>
          </w:tcPr>
          <w:p w14:paraId="52002BBD" w14:textId="77777777" w:rsidR="000E39A6" w:rsidRPr="004515C9" w:rsidRDefault="000E39A6" w:rsidP="00A219D3">
            <w:pPr>
              <w:spacing w:before="0" w:after="0"/>
              <w:jc w:val="center"/>
              <w:rPr>
                <w:rFonts w:cs="Arial"/>
                <w:b/>
                <w:bCs/>
                <w:sz w:val="20"/>
              </w:rPr>
            </w:pPr>
            <w:r w:rsidRPr="004515C9">
              <w:rPr>
                <w:rFonts w:cs="Arial"/>
                <w:b/>
                <w:bCs/>
                <w:sz w:val="20"/>
              </w:rPr>
              <w:t>CUSTO Total (USD)</w:t>
            </w:r>
          </w:p>
        </w:tc>
      </w:tr>
      <w:tr w:rsidR="000E39A6" w:rsidRPr="004515C9" w14:paraId="637EC022" w14:textId="77777777" w:rsidTr="00DB2930">
        <w:trPr>
          <w:trHeight w:val="263"/>
        </w:trPr>
        <w:tc>
          <w:tcPr>
            <w:tcW w:w="1949" w:type="dxa"/>
            <w:tcBorders>
              <w:top w:val="single" w:sz="4" w:space="0" w:color="auto"/>
            </w:tcBorders>
            <w:noWrap/>
            <w:hideMark/>
          </w:tcPr>
          <w:p w14:paraId="2ADA120E" w14:textId="77777777" w:rsidR="000E39A6" w:rsidRPr="004515C9" w:rsidRDefault="000E39A6" w:rsidP="00FB50C4">
            <w:pPr>
              <w:spacing w:before="0" w:after="0"/>
              <w:jc w:val="left"/>
              <w:rPr>
                <w:rFonts w:cs="Arial"/>
                <w:b/>
                <w:bCs/>
                <w:sz w:val="20"/>
              </w:rPr>
            </w:pPr>
            <w:r w:rsidRPr="004515C9">
              <w:rPr>
                <w:rFonts w:cs="Arial"/>
                <w:b/>
                <w:bCs/>
                <w:sz w:val="20"/>
              </w:rPr>
              <w:t>Alt. A</w:t>
            </w:r>
          </w:p>
        </w:tc>
        <w:tc>
          <w:tcPr>
            <w:tcW w:w="1427" w:type="dxa"/>
            <w:noWrap/>
            <w:hideMark/>
          </w:tcPr>
          <w:p w14:paraId="0AF37057" w14:textId="77777777" w:rsidR="000E39A6" w:rsidRPr="004515C9" w:rsidRDefault="000E39A6" w:rsidP="00A219D3">
            <w:pPr>
              <w:spacing w:before="0" w:after="0"/>
              <w:jc w:val="center"/>
              <w:rPr>
                <w:rFonts w:cs="Arial"/>
                <w:sz w:val="20"/>
              </w:rPr>
            </w:pPr>
            <w:r w:rsidRPr="004515C9">
              <w:rPr>
                <w:rFonts w:cs="Arial"/>
                <w:sz w:val="20"/>
              </w:rPr>
              <w:t>0,00</w:t>
            </w:r>
          </w:p>
        </w:tc>
        <w:tc>
          <w:tcPr>
            <w:tcW w:w="1452" w:type="dxa"/>
            <w:noWrap/>
            <w:hideMark/>
          </w:tcPr>
          <w:p w14:paraId="3829777F" w14:textId="77777777" w:rsidR="000E39A6" w:rsidRPr="004515C9" w:rsidRDefault="000E39A6" w:rsidP="00A219D3">
            <w:pPr>
              <w:spacing w:before="0" w:after="0"/>
              <w:jc w:val="center"/>
              <w:rPr>
                <w:rFonts w:cs="Arial"/>
                <w:sz w:val="20"/>
              </w:rPr>
            </w:pPr>
            <w:r w:rsidRPr="004515C9">
              <w:rPr>
                <w:rFonts w:cs="Arial"/>
                <w:sz w:val="20"/>
              </w:rPr>
              <w:t>0,00</w:t>
            </w:r>
          </w:p>
        </w:tc>
        <w:tc>
          <w:tcPr>
            <w:tcW w:w="1221" w:type="dxa"/>
            <w:noWrap/>
            <w:hideMark/>
          </w:tcPr>
          <w:p w14:paraId="29DA1E53" w14:textId="77777777" w:rsidR="000E39A6" w:rsidRPr="004515C9" w:rsidRDefault="000E39A6" w:rsidP="00A219D3">
            <w:pPr>
              <w:spacing w:before="0" w:after="0"/>
              <w:jc w:val="center"/>
              <w:rPr>
                <w:rFonts w:cs="Arial"/>
                <w:sz w:val="20"/>
              </w:rPr>
            </w:pPr>
            <w:r w:rsidRPr="004515C9">
              <w:rPr>
                <w:rFonts w:cs="Arial"/>
                <w:sz w:val="20"/>
              </w:rPr>
              <w:t>0,00</w:t>
            </w:r>
          </w:p>
        </w:tc>
        <w:tc>
          <w:tcPr>
            <w:tcW w:w="1263" w:type="dxa"/>
            <w:noWrap/>
            <w:hideMark/>
          </w:tcPr>
          <w:p w14:paraId="2FCA322A" w14:textId="77777777" w:rsidR="000E39A6" w:rsidRPr="004515C9" w:rsidRDefault="000E39A6" w:rsidP="00A219D3">
            <w:pPr>
              <w:spacing w:before="0" w:after="0"/>
              <w:jc w:val="center"/>
              <w:rPr>
                <w:rFonts w:cs="Arial"/>
                <w:sz w:val="20"/>
              </w:rPr>
            </w:pPr>
            <w:r w:rsidRPr="004515C9">
              <w:rPr>
                <w:rFonts w:cs="Arial"/>
                <w:sz w:val="20"/>
              </w:rPr>
              <w:t>0,00</w:t>
            </w:r>
          </w:p>
        </w:tc>
        <w:tc>
          <w:tcPr>
            <w:tcW w:w="1685" w:type="dxa"/>
            <w:noWrap/>
            <w:hideMark/>
          </w:tcPr>
          <w:p w14:paraId="7AF35131" w14:textId="77777777" w:rsidR="000E39A6" w:rsidRPr="004515C9" w:rsidRDefault="000E39A6" w:rsidP="00A219D3">
            <w:pPr>
              <w:spacing w:before="0" w:after="0"/>
              <w:jc w:val="center"/>
              <w:rPr>
                <w:rFonts w:cs="Arial"/>
                <w:sz w:val="20"/>
              </w:rPr>
            </w:pPr>
            <w:r w:rsidRPr="004515C9">
              <w:rPr>
                <w:rFonts w:cs="Arial"/>
                <w:sz w:val="20"/>
              </w:rPr>
              <w:t>0,00</w:t>
            </w:r>
          </w:p>
        </w:tc>
      </w:tr>
      <w:tr w:rsidR="000E39A6" w:rsidRPr="004515C9" w14:paraId="32D31DAB" w14:textId="77777777" w:rsidTr="00DB2930">
        <w:trPr>
          <w:trHeight w:val="263"/>
        </w:trPr>
        <w:tc>
          <w:tcPr>
            <w:tcW w:w="1949" w:type="dxa"/>
            <w:noWrap/>
            <w:hideMark/>
          </w:tcPr>
          <w:p w14:paraId="109DB198" w14:textId="77777777" w:rsidR="000E39A6" w:rsidRPr="004515C9" w:rsidRDefault="000E39A6" w:rsidP="00FB50C4">
            <w:pPr>
              <w:spacing w:before="0" w:after="0"/>
              <w:jc w:val="left"/>
              <w:rPr>
                <w:rFonts w:cs="Arial"/>
                <w:b/>
                <w:bCs/>
                <w:sz w:val="20"/>
              </w:rPr>
            </w:pPr>
            <w:r w:rsidRPr="004515C9">
              <w:rPr>
                <w:rFonts w:cs="Arial"/>
                <w:b/>
                <w:bCs/>
                <w:sz w:val="20"/>
              </w:rPr>
              <w:t>Alt. B</w:t>
            </w:r>
          </w:p>
        </w:tc>
        <w:tc>
          <w:tcPr>
            <w:tcW w:w="1427" w:type="dxa"/>
            <w:noWrap/>
            <w:hideMark/>
          </w:tcPr>
          <w:p w14:paraId="0CB2D483" w14:textId="77777777" w:rsidR="000E39A6" w:rsidRPr="004515C9" w:rsidRDefault="000E39A6" w:rsidP="00A219D3">
            <w:pPr>
              <w:spacing w:before="0" w:after="0"/>
              <w:jc w:val="center"/>
              <w:rPr>
                <w:rFonts w:cs="Arial"/>
                <w:sz w:val="20"/>
              </w:rPr>
            </w:pPr>
            <w:r w:rsidRPr="004515C9">
              <w:rPr>
                <w:rFonts w:cs="Arial"/>
                <w:sz w:val="20"/>
              </w:rPr>
              <w:t>0,00</w:t>
            </w:r>
          </w:p>
        </w:tc>
        <w:tc>
          <w:tcPr>
            <w:tcW w:w="1452" w:type="dxa"/>
            <w:noWrap/>
            <w:hideMark/>
          </w:tcPr>
          <w:p w14:paraId="438F5339" w14:textId="77777777" w:rsidR="000E39A6" w:rsidRPr="004515C9" w:rsidRDefault="000E39A6" w:rsidP="00A219D3">
            <w:pPr>
              <w:spacing w:before="0" w:after="0"/>
              <w:jc w:val="center"/>
              <w:rPr>
                <w:rFonts w:cs="Arial"/>
                <w:sz w:val="20"/>
              </w:rPr>
            </w:pPr>
            <w:r w:rsidRPr="004515C9">
              <w:rPr>
                <w:rFonts w:cs="Arial"/>
                <w:sz w:val="20"/>
              </w:rPr>
              <w:t>0,00</w:t>
            </w:r>
          </w:p>
        </w:tc>
        <w:tc>
          <w:tcPr>
            <w:tcW w:w="1221" w:type="dxa"/>
            <w:noWrap/>
            <w:hideMark/>
          </w:tcPr>
          <w:p w14:paraId="6C787CEF" w14:textId="77777777" w:rsidR="000E39A6" w:rsidRPr="004515C9" w:rsidRDefault="000E39A6" w:rsidP="00A219D3">
            <w:pPr>
              <w:spacing w:before="0" w:after="0"/>
              <w:jc w:val="center"/>
              <w:rPr>
                <w:rFonts w:cs="Arial"/>
                <w:sz w:val="20"/>
              </w:rPr>
            </w:pPr>
            <w:r w:rsidRPr="004515C9">
              <w:rPr>
                <w:rFonts w:cs="Arial"/>
                <w:sz w:val="20"/>
              </w:rPr>
              <w:t>0,00</w:t>
            </w:r>
          </w:p>
        </w:tc>
        <w:tc>
          <w:tcPr>
            <w:tcW w:w="1263" w:type="dxa"/>
            <w:noWrap/>
            <w:hideMark/>
          </w:tcPr>
          <w:p w14:paraId="655DC4BF" w14:textId="77777777" w:rsidR="000E39A6" w:rsidRPr="004515C9" w:rsidRDefault="000E39A6" w:rsidP="00A219D3">
            <w:pPr>
              <w:spacing w:before="0" w:after="0"/>
              <w:jc w:val="center"/>
              <w:rPr>
                <w:rFonts w:cs="Arial"/>
                <w:sz w:val="20"/>
              </w:rPr>
            </w:pPr>
            <w:r w:rsidRPr="004515C9">
              <w:rPr>
                <w:rFonts w:cs="Arial"/>
                <w:sz w:val="20"/>
              </w:rPr>
              <w:t>0,00</w:t>
            </w:r>
          </w:p>
        </w:tc>
        <w:tc>
          <w:tcPr>
            <w:tcW w:w="1685" w:type="dxa"/>
            <w:noWrap/>
            <w:hideMark/>
          </w:tcPr>
          <w:p w14:paraId="5951D131" w14:textId="77777777" w:rsidR="000E39A6" w:rsidRPr="004515C9" w:rsidRDefault="000E39A6" w:rsidP="00A219D3">
            <w:pPr>
              <w:spacing w:before="0" w:after="0"/>
              <w:jc w:val="center"/>
              <w:rPr>
                <w:rFonts w:cs="Arial"/>
                <w:sz w:val="20"/>
              </w:rPr>
            </w:pPr>
            <w:r w:rsidRPr="004515C9">
              <w:rPr>
                <w:rFonts w:cs="Arial"/>
                <w:sz w:val="20"/>
              </w:rPr>
              <w:t>0,00</w:t>
            </w:r>
          </w:p>
        </w:tc>
      </w:tr>
      <w:tr w:rsidR="000E39A6" w:rsidRPr="004515C9" w14:paraId="71EA84DB" w14:textId="77777777" w:rsidTr="00DB2930">
        <w:trPr>
          <w:trHeight w:val="250"/>
        </w:trPr>
        <w:tc>
          <w:tcPr>
            <w:tcW w:w="1949" w:type="dxa"/>
            <w:noWrap/>
            <w:hideMark/>
          </w:tcPr>
          <w:p w14:paraId="6825ECEE" w14:textId="77777777" w:rsidR="000E39A6" w:rsidRPr="004515C9" w:rsidRDefault="000E39A6" w:rsidP="00FB50C4">
            <w:pPr>
              <w:spacing w:before="0" w:after="0"/>
              <w:jc w:val="left"/>
              <w:rPr>
                <w:rFonts w:cs="Arial"/>
                <w:b/>
                <w:bCs/>
                <w:sz w:val="20"/>
              </w:rPr>
            </w:pPr>
            <w:r w:rsidRPr="004515C9">
              <w:rPr>
                <w:rFonts w:cs="Arial"/>
                <w:b/>
                <w:bCs/>
                <w:sz w:val="20"/>
              </w:rPr>
              <w:t>Alt. X</w:t>
            </w:r>
          </w:p>
        </w:tc>
        <w:tc>
          <w:tcPr>
            <w:tcW w:w="1427" w:type="dxa"/>
            <w:noWrap/>
            <w:hideMark/>
          </w:tcPr>
          <w:p w14:paraId="11FF4F10" w14:textId="77777777" w:rsidR="000E39A6" w:rsidRPr="004515C9" w:rsidRDefault="000E39A6" w:rsidP="00A219D3">
            <w:pPr>
              <w:spacing w:before="0" w:after="0"/>
              <w:jc w:val="center"/>
              <w:rPr>
                <w:rFonts w:cs="Arial"/>
                <w:sz w:val="20"/>
              </w:rPr>
            </w:pPr>
            <w:r w:rsidRPr="004515C9">
              <w:rPr>
                <w:rFonts w:cs="Arial"/>
                <w:sz w:val="20"/>
              </w:rPr>
              <w:t>0,00</w:t>
            </w:r>
          </w:p>
        </w:tc>
        <w:tc>
          <w:tcPr>
            <w:tcW w:w="1452" w:type="dxa"/>
            <w:noWrap/>
            <w:hideMark/>
          </w:tcPr>
          <w:p w14:paraId="0A88E22C" w14:textId="77777777" w:rsidR="000E39A6" w:rsidRPr="004515C9" w:rsidRDefault="000E39A6" w:rsidP="00A219D3">
            <w:pPr>
              <w:spacing w:before="0" w:after="0"/>
              <w:jc w:val="center"/>
              <w:rPr>
                <w:rFonts w:cs="Arial"/>
                <w:sz w:val="20"/>
              </w:rPr>
            </w:pPr>
            <w:r w:rsidRPr="004515C9">
              <w:rPr>
                <w:rFonts w:cs="Arial"/>
                <w:sz w:val="20"/>
              </w:rPr>
              <w:t>0,00</w:t>
            </w:r>
          </w:p>
        </w:tc>
        <w:tc>
          <w:tcPr>
            <w:tcW w:w="1221" w:type="dxa"/>
            <w:noWrap/>
            <w:hideMark/>
          </w:tcPr>
          <w:p w14:paraId="40595ECB" w14:textId="77777777" w:rsidR="000E39A6" w:rsidRPr="004515C9" w:rsidRDefault="000E39A6" w:rsidP="00A219D3">
            <w:pPr>
              <w:spacing w:before="0" w:after="0"/>
              <w:jc w:val="center"/>
              <w:rPr>
                <w:rFonts w:cs="Arial"/>
                <w:sz w:val="20"/>
              </w:rPr>
            </w:pPr>
            <w:r w:rsidRPr="004515C9">
              <w:rPr>
                <w:rFonts w:cs="Arial"/>
                <w:sz w:val="20"/>
              </w:rPr>
              <w:t>0,00</w:t>
            </w:r>
          </w:p>
        </w:tc>
        <w:tc>
          <w:tcPr>
            <w:tcW w:w="1263" w:type="dxa"/>
            <w:noWrap/>
            <w:hideMark/>
          </w:tcPr>
          <w:p w14:paraId="3F965D0D" w14:textId="77777777" w:rsidR="000E39A6" w:rsidRPr="004515C9" w:rsidRDefault="000E39A6" w:rsidP="00A219D3">
            <w:pPr>
              <w:spacing w:before="0" w:after="0"/>
              <w:jc w:val="center"/>
              <w:rPr>
                <w:rFonts w:cs="Arial"/>
                <w:sz w:val="20"/>
              </w:rPr>
            </w:pPr>
            <w:r w:rsidRPr="004515C9">
              <w:rPr>
                <w:rFonts w:cs="Arial"/>
                <w:sz w:val="20"/>
              </w:rPr>
              <w:t>0,00</w:t>
            </w:r>
          </w:p>
        </w:tc>
        <w:tc>
          <w:tcPr>
            <w:tcW w:w="1685" w:type="dxa"/>
            <w:noWrap/>
            <w:hideMark/>
          </w:tcPr>
          <w:p w14:paraId="067C8442" w14:textId="77777777" w:rsidR="000E39A6" w:rsidRPr="004515C9" w:rsidRDefault="000E39A6" w:rsidP="00A219D3">
            <w:pPr>
              <w:spacing w:before="0" w:after="0"/>
              <w:jc w:val="center"/>
              <w:rPr>
                <w:rFonts w:cs="Arial"/>
                <w:sz w:val="20"/>
              </w:rPr>
            </w:pPr>
            <w:r w:rsidRPr="004515C9">
              <w:rPr>
                <w:rFonts w:cs="Arial"/>
                <w:sz w:val="20"/>
              </w:rPr>
              <w:t>0,00</w:t>
            </w:r>
          </w:p>
        </w:tc>
      </w:tr>
      <w:tr w:rsidR="000E39A6" w:rsidRPr="004515C9" w14:paraId="249F7E94" w14:textId="77777777" w:rsidTr="00DB2930">
        <w:trPr>
          <w:trHeight w:val="263"/>
        </w:trPr>
        <w:tc>
          <w:tcPr>
            <w:tcW w:w="1949" w:type="dxa"/>
            <w:noWrap/>
            <w:hideMark/>
          </w:tcPr>
          <w:p w14:paraId="4CF7BE31" w14:textId="77777777" w:rsidR="000E39A6" w:rsidRPr="004515C9" w:rsidRDefault="000E39A6" w:rsidP="00FB50C4">
            <w:pPr>
              <w:spacing w:before="0" w:after="0"/>
              <w:jc w:val="left"/>
              <w:rPr>
                <w:rFonts w:cs="Arial"/>
                <w:b/>
                <w:bCs/>
                <w:sz w:val="20"/>
              </w:rPr>
            </w:pPr>
            <w:r w:rsidRPr="004515C9">
              <w:rPr>
                <w:rFonts w:cs="Arial"/>
                <w:b/>
                <w:bCs/>
                <w:sz w:val="20"/>
              </w:rPr>
              <w:t>Retorno</w:t>
            </w:r>
          </w:p>
        </w:tc>
        <w:tc>
          <w:tcPr>
            <w:tcW w:w="1427" w:type="dxa"/>
            <w:noWrap/>
            <w:hideMark/>
          </w:tcPr>
          <w:p w14:paraId="574848B9" w14:textId="77777777" w:rsidR="000E39A6" w:rsidRPr="004515C9" w:rsidRDefault="000E39A6" w:rsidP="00A219D3">
            <w:pPr>
              <w:spacing w:before="0" w:after="0"/>
              <w:jc w:val="center"/>
              <w:rPr>
                <w:rFonts w:cs="Arial"/>
                <w:sz w:val="20"/>
              </w:rPr>
            </w:pPr>
            <w:r w:rsidRPr="004515C9">
              <w:rPr>
                <w:rFonts w:cs="Arial"/>
                <w:sz w:val="20"/>
              </w:rPr>
              <w:t>0,00</w:t>
            </w:r>
          </w:p>
        </w:tc>
        <w:tc>
          <w:tcPr>
            <w:tcW w:w="1452" w:type="dxa"/>
            <w:noWrap/>
            <w:hideMark/>
          </w:tcPr>
          <w:p w14:paraId="0B1AC2C4" w14:textId="77777777" w:rsidR="000E39A6" w:rsidRPr="004515C9" w:rsidRDefault="000E39A6" w:rsidP="00A219D3">
            <w:pPr>
              <w:spacing w:before="0" w:after="0"/>
              <w:jc w:val="center"/>
              <w:rPr>
                <w:rFonts w:cs="Arial"/>
                <w:sz w:val="20"/>
              </w:rPr>
            </w:pPr>
            <w:r w:rsidRPr="004515C9">
              <w:rPr>
                <w:rFonts w:cs="Arial"/>
                <w:sz w:val="20"/>
              </w:rPr>
              <w:t>0,00</w:t>
            </w:r>
          </w:p>
        </w:tc>
        <w:tc>
          <w:tcPr>
            <w:tcW w:w="1221" w:type="dxa"/>
            <w:noWrap/>
            <w:hideMark/>
          </w:tcPr>
          <w:p w14:paraId="1CAE9FB7" w14:textId="77777777" w:rsidR="000E39A6" w:rsidRPr="004515C9" w:rsidRDefault="000E39A6" w:rsidP="00A219D3">
            <w:pPr>
              <w:spacing w:before="0" w:after="0"/>
              <w:jc w:val="center"/>
              <w:rPr>
                <w:rFonts w:cs="Arial"/>
                <w:sz w:val="20"/>
              </w:rPr>
            </w:pPr>
            <w:r w:rsidRPr="004515C9">
              <w:rPr>
                <w:rFonts w:cs="Arial"/>
                <w:sz w:val="20"/>
              </w:rPr>
              <w:t>0,00</w:t>
            </w:r>
          </w:p>
        </w:tc>
        <w:tc>
          <w:tcPr>
            <w:tcW w:w="1263" w:type="dxa"/>
            <w:noWrap/>
            <w:hideMark/>
          </w:tcPr>
          <w:p w14:paraId="7231E008" w14:textId="77777777" w:rsidR="000E39A6" w:rsidRPr="004515C9" w:rsidRDefault="000E39A6" w:rsidP="00A219D3">
            <w:pPr>
              <w:spacing w:before="0" w:after="0"/>
              <w:jc w:val="center"/>
              <w:rPr>
                <w:rFonts w:cs="Arial"/>
                <w:sz w:val="20"/>
              </w:rPr>
            </w:pPr>
            <w:r w:rsidRPr="004515C9">
              <w:rPr>
                <w:rFonts w:cs="Arial"/>
                <w:sz w:val="20"/>
              </w:rPr>
              <w:t>0,00</w:t>
            </w:r>
          </w:p>
        </w:tc>
        <w:tc>
          <w:tcPr>
            <w:tcW w:w="1685" w:type="dxa"/>
            <w:noWrap/>
            <w:hideMark/>
          </w:tcPr>
          <w:p w14:paraId="7E6C87B7" w14:textId="77777777" w:rsidR="000E39A6" w:rsidRPr="004515C9" w:rsidRDefault="000E39A6" w:rsidP="00A219D3">
            <w:pPr>
              <w:spacing w:before="0" w:after="0"/>
              <w:jc w:val="center"/>
              <w:rPr>
                <w:rFonts w:cs="Arial"/>
                <w:sz w:val="20"/>
              </w:rPr>
            </w:pPr>
            <w:r w:rsidRPr="004515C9">
              <w:rPr>
                <w:rFonts w:cs="Arial"/>
                <w:sz w:val="20"/>
              </w:rPr>
              <w:t>0,00</w:t>
            </w:r>
          </w:p>
        </w:tc>
      </w:tr>
      <w:tr w:rsidR="000E39A6" w:rsidRPr="004515C9" w14:paraId="642AE4D7" w14:textId="77777777" w:rsidTr="00234F29">
        <w:trPr>
          <w:trHeight w:val="263"/>
        </w:trPr>
        <w:tc>
          <w:tcPr>
            <w:tcW w:w="1949" w:type="dxa"/>
            <w:tcBorders>
              <w:bottom w:val="single" w:sz="4" w:space="0" w:color="auto"/>
            </w:tcBorders>
            <w:noWrap/>
            <w:hideMark/>
          </w:tcPr>
          <w:p w14:paraId="15C7BA6D" w14:textId="77777777" w:rsidR="000E39A6" w:rsidRPr="004515C9" w:rsidRDefault="000E39A6" w:rsidP="00FB50C4">
            <w:pPr>
              <w:spacing w:before="0" w:after="0"/>
              <w:jc w:val="left"/>
              <w:rPr>
                <w:rFonts w:cs="Arial"/>
                <w:b/>
                <w:bCs/>
                <w:sz w:val="20"/>
              </w:rPr>
            </w:pPr>
            <w:r w:rsidRPr="004515C9">
              <w:rPr>
                <w:rFonts w:cs="Arial"/>
                <w:b/>
                <w:bCs/>
                <w:sz w:val="20"/>
              </w:rPr>
              <w:t>Descarregamento </w:t>
            </w:r>
          </w:p>
        </w:tc>
        <w:tc>
          <w:tcPr>
            <w:tcW w:w="1427" w:type="dxa"/>
            <w:tcBorders>
              <w:bottom w:val="single" w:sz="4" w:space="0" w:color="auto"/>
            </w:tcBorders>
            <w:noWrap/>
            <w:hideMark/>
          </w:tcPr>
          <w:p w14:paraId="2A47A617" w14:textId="77777777" w:rsidR="000E39A6" w:rsidRPr="004515C9" w:rsidRDefault="000E39A6" w:rsidP="00A219D3">
            <w:pPr>
              <w:spacing w:before="0" w:after="0"/>
              <w:jc w:val="center"/>
              <w:rPr>
                <w:rFonts w:cs="Arial"/>
                <w:b/>
                <w:bCs/>
                <w:sz w:val="20"/>
              </w:rPr>
            </w:pPr>
            <w:r w:rsidRPr="004515C9">
              <w:rPr>
                <w:rFonts w:cs="Arial"/>
                <w:sz w:val="20"/>
              </w:rPr>
              <w:t>0,00</w:t>
            </w:r>
          </w:p>
        </w:tc>
        <w:tc>
          <w:tcPr>
            <w:tcW w:w="1452" w:type="dxa"/>
            <w:tcBorders>
              <w:bottom w:val="single" w:sz="4" w:space="0" w:color="auto"/>
            </w:tcBorders>
            <w:noWrap/>
            <w:hideMark/>
          </w:tcPr>
          <w:p w14:paraId="19BB8691" w14:textId="77777777" w:rsidR="000E39A6" w:rsidRPr="004515C9" w:rsidRDefault="000E39A6" w:rsidP="00A219D3">
            <w:pPr>
              <w:spacing w:before="0" w:after="0"/>
              <w:jc w:val="center"/>
              <w:rPr>
                <w:rFonts w:cs="Arial"/>
                <w:b/>
                <w:bCs/>
                <w:sz w:val="20"/>
              </w:rPr>
            </w:pPr>
            <w:r w:rsidRPr="004515C9">
              <w:rPr>
                <w:rFonts w:cs="Arial"/>
                <w:sz w:val="20"/>
              </w:rPr>
              <w:t>0,00</w:t>
            </w:r>
          </w:p>
        </w:tc>
        <w:tc>
          <w:tcPr>
            <w:tcW w:w="1221" w:type="dxa"/>
            <w:tcBorders>
              <w:bottom w:val="single" w:sz="4" w:space="0" w:color="auto"/>
            </w:tcBorders>
            <w:noWrap/>
            <w:hideMark/>
          </w:tcPr>
          <w:p w14:paraId="4A2623B8" w14:textId="77777777" w:rsidR="000E39A6" w:rsidRPr="004515C9" w:rsidRDefault="000E39A6" w:rsidP="00A219D3">
            <w:pPr>
              <w:spacing w:before="0" w:after="0"/>
              <w:jc w:val="center"/>
              <w:rPr>
                <w:rFonts w:cs="Arial"/>
                <w:b/>
                <w:bCs/>
                <w:sz w:val="20"/>
              </w:rPr>
            </w:pPr>
            <w:r w:rsidRPr="004515C9">
              <w:rPr>
                <w:rFonts w:cs="Arial"/>
                <w:sz w:val="20"/>
              </w:rPr>
              <w:t>0,00</w:t>
            </w:r>
          </w:p>
        </w:tc>
        <w:tc>
          <w:tcPr>
            <w:tcW w:w="1263" w:type="dxa"/>
            <w:tcBorders>
              <w:bottom w:val="single" w:sz="4" w:space="0" w:color="auto"/>
            </w:tcBorders>
            <w:noWrap/>
            <w:hideMark/>
          </w:tcPr>
          <w:p w14:paraId="343528C7" w14:textId="77777777" w:rsidR="000E39A6" w:rsidRPr="004515C9" w:rsidRDefault="000E39A6" w:rsidP="00A219D3">
            <w:pPr>
              <w:spacing w:before="0" w:after="0"/>
              <w:jc w:val="center"/>
              <w:rPr>
                <w:rFonts w:cs="Arial"/>
                <w:b/>
                <w:bCs/>
                <w:sz w:val="20"/>
              </w:rPr>
            </w:pPr>
            <w:r w:rsidRPr="004515C9">
              <w:rPr>
                <w:rFonts w:cs="Arial"/>
                <w:sz w:val="20"/>
              </w:rPr>
              <w:t>0,00</w:t>
            </w:r>
          </w:p>
        </w:tc>
        <w:tc>
          <w:tcPr>
            <w:tcW w:w="1685" w:type="dxa"/>
            <w:noWrap/>
            <w:hideMark/>
          </w:tcPr>
          <w:p w14:paraId="766A3973" w14:textId="77777777" w:rsidR="000E39A6" w:rsidRPr="004515C9" w:rsidRDefault="000E39A6" w:rsidP="00A219D3">
            <w:pPr>
              <w:spacing w:before="0" w:after="0"/>
              <w:jc w:val="center"/>
              <w:rPr>
                <w:rFonts w:cs="Arial"/>
                <w:b/>
                <w:bCs/>
                <w:sz w:val="20"/>
              </w:rPr>
            </w:pPr>
            <w:r w:rsidRPr="004515C9">
              <w:rPr>
                <w:rFonts w:cs="Arial"/>
                <w:sz w:val="20"/>
              </w:rPr>
              <w:t>0,00</w:t>
            </w:r>
          </w:p>
        </w:tc>
      </w:tr>
      <w:tr w:rsidR="000E39A6" w:rsidRPr="004515C9" w14:paraId="74BFB79E" w14:textId="77777777" w:rsidTr="00234F29">
        <w:trPr>
          <w:trHeight w:val="263"/>
        </w:trPr>
        <w:tc>
          <w:tcPr>
            <w:tcW w:w="1949" w:type="dxa"/>
            <w:tcBorders>
              <w:top w:val="single" w:sz="4" w:space="0" w:color="auto"/>
              <w:left w:val="single" w:sz="4" w:space="0" w:color="auto"/>
              <w:bottom w:val="single" w:sz="4" w:space="0" w:color="auto"/>
              <w:right w:val="single" w:sz="4" w:space="0" w:color="auto"/>
            </w:tcBorders>
            <w:shd w:val="clear" w:color="auto" w:fill="auto"/>
            <w:noWrap/>
          </w:tcPr>
          <w:p w14:paraId="7ECC7A79" w14:textId="23B92189" w:rsidR="000E39A6" w:rsidRPr="004515C9" w:rsidRDefault="000E39A6" w:rsidP="00234F29">
            <w:pPr>
              <w:spacing w:before="0" w:after="0"/>
              <w:jc w:val="right"/>
              <w:rPr>
                <w:rFonts w:cs="Arial"/>
                <w:b/>
                <w:bCs/>
                <w:sz w:val="20"/>
              </w:rPr>
            </w:pPr>
            <w:r w:rsidRPr="004515C9">
              <w:rPr>
                <w:rFonts w:cs="Arial"/>
                <w:b/>
                <w:bCs/>
                <w:sz w:val="20"/>
              </w:rPr>
              <w:t>Opções de funções objetivo:</w:t>
            </w:r>
          </w:p>
        </w:tc>
        <w:tc>
          <w:tcPr>
            <w:tcW w:w="1427" w:type="dxa"/>
            <w:tcBorders>
              <w:left w:val="single" w:sz="4" w:space="0" w:color="auto"/>
              <w:bottom w:val="single" w:sz="4" w:space="0" w:color="auto"/>
            </w:tcBorders>
            <w:shd w:val="clear" w:color="auto" w:fill="auto"/>
            <w:noWrap/>
            <w:vAlign w:val="center"/>
          </w:tcPr>
          <w:p w14:paraId="05838326" w14:textId="21372CFC" w:rsidR="000E39A6" w:rsidRPr="004515C9" w:rsidRDefault="000E39A6" w:rsidP="00A219D3">
            <w:pPr>
              <w:spacing w:before="0" w:after="0"/>
              <w:jc w:val="center"/>
              <w:rPr>
                <w:rFonts w:cs="Arial"/>
                <w:b/>
                <w:bCs/>
                <w:sz w:val="20"/>
              </w:rPr>
            </w:pPr>
          </w:p>
        </w:tc>
        <w:tc>
          <w:tcPr>
            <w:tcW w:w="1452" w:type="dxa"/>
            <w:tcBorders>
              <w:bottom w:val="single" w:sz="4" w:space="0" w:color="auto"/>
            </w:tcBorders>
            <w:shd w:val="clear" w:color="auto" w:fill="A8D08D" w:themeFill="accent6" w:themeFillTint="99"/>
            <w:noWrap/>
            <w:vAlign w:val="center"/>
          </w:tcPr>
          <w:p w14:paraId="214B00C7" w14:textId="4DC7B7A2" w:rsidR="000E39A6" w:rsidRPr="004515C9" w:rsidRDefault="000E39A6" w:rsidP="00A219D3">
            <w:pPr>
              <w:spacing w:before="0" w:after="0"/>
              <w:jc w:val="center"/>
              <w:rPr>
                <w:rFonts w:cs="Arial"/>
                <w:b/>
                <w:bCs/>
                <w:sz w:val="20"/>
              </w:rPr>
            </w:pPr>
            <w:r w:rsidRPr="004515C9">
              <w:rPr>
                <w:rFonts w:cs="Arial"/>
                <w:b/>
                <w:bCs/>
                <w:sz w:val="20"/>
              </w:rPr>
              <w:t>SOMA</w:t>
            </w:r>
          </w:p>
        </w:tc>
        <w:tc>
          <w:tcPr>
            <w:tcW w:w="1221" w:type="dxa"/>
            <w:tcBorders>
              <w:bottom w:val="single" w:sz="4" w:space="0" w:color="auto"/>
            </w:tcBorders>
            <w:shd w:val="clear" w:color="auto" w:fill="auto"/>
            <w:noWrap/>
            <w:vAlign w:val="center"/>
          </w:tcPr>
          <w:p w14:paraId="5569A011" w14:textId="5CC5872D" w:rsidR="000E39A6" w:rsidRPr="004515C9" w:rsidRDefault="000E39A6" w:rsidP="00A219D3">
            <w:pPr>
              <w:spacing w:before="0" w:after="0"/>
              <w:jc w:val="center"/>
              <w:rPr>
                <w:rFonts w:cs="Arial"/>
                <w:b/>
                <w:bCs/>
                <w:sz w:val="20"/>
              </w:rPr>
            </w:pPr>
          </w:p>
        </w:tc>
        <w:tc>
          <w:tcPr>
            <w:tcW w:w="1263" w:type="dxa"/>
            <w:tcBorders>
              <w:bottom w:val="single" w:sz="4" w:space="0" w:color="auto"/>
            </w:tcBorders>
            <w:shd w:val="clear" w:color="auto" w:fill="A8D08D" w:themeFill="accent6" w:themeFillTint="99"/>
            <w:noWrap/>
            <w:vAlign w:val="center"/>
          </w:tcPr>
          <w:p w14:paraId="502E9AD8" w14:textId="76F0E6B0" w:rsidR="000E39A6" w:rsidRPr="004515C9" w:rsidRDefault="000E39A6" w:rsidP="00A219D3">
            <w:pPr>
              <w:spacing w:before="0" w:after="0"/>
              <w:jc w:val="center"/>
              <w:rPr>
                <w:rFonts w:cs="Arial"/>
                <w:b/>
                <w:bCs/>
                <w:sz w:val="20"/>
              </w:rPr>
            </w:pPr>
            <w:r w:rsidRPr="004515C9">
              <w:rPr>
                <w:rFonts w:cs="Arial"/>
                <w:b/>
                <w:bCs/>
                <w:sz w:val="20"/>
              </w:rPr>
              <w:t>SOMA</w:t>
            </w:r>
          </w:p>
        </w:tc>
        <w:tc>
          <w:tcPr>
            <w:tcW w:w="1685" w:type="dxa"/>
            <w:shd w:val="clear" w:color="auto" w:fill="auto"/>
            <w:noWrap/>
            <w:vAlign w:val="center"/>
          </w:tcPr>
          <w:p w14:paraId="26F7352D" w14:textId="20DFBC11" w:rsidR="000E39A6" w:rsidRPr="004515C9" w:rsidRDefault="000E39A6" w:rsidP="00A219D3">
            <w:pPr>
              <w:spacing w:before="0" w:after="0"/>
              <w:jc w:val="center"/>
              <w:rPr>
                <w:rFonts w:cs="Arial"/>
                <w:b/>
                <w:bCs/>
                <w:sz w:val="20"/>
              </w:rPr>
            </w:pPr>
          </w:p>
        </w:tc>
      </w:tr>
    </w:tbl>
    <w:p w14:paraId="40ED1484" w14:textId="4527F107" w:rsidR="001F6472" w:rsidRPr="004515C9" w:rsidRDefault="001F6472" w:rsidP="00FA27C5">
      <w:pPr>
        <w:pStyle w:val="Ttulo1"/>
        <w:rPr>
          <w:rFonts w:cs="Arial"/>
        </w:rPr>
      </w:pPr>
      <w:bookmarkStart w:id="765" w:name="_Toc51601304"/>
      <w:bookmarkStart w:id="766" w:name="_Toc55897140"/>
      <w:r w:rsidRPr="004515C9">
        <w:rPr>
          <w:rFonts w:cs="Arial"/>
        </w:rPr>
        <w:lastRenderedPageBreak/>
        <w:t>RESULTADOS</w:t>
      </w:r>
      <w:bookmarkEnd w:id="765"/>
      <w:bookmarkEnd w:id="766"/>
    </w:p>
    <w:p w14:paraId="66576246" w14:textId="78FB0E55" w:rsidR="00611C5E" w:rsidRPr="004515C9" w:rsidRDefault="004711C7" w:rsidP="00890271">
      <w:pPr>
        <w:rPr>
          <w:rFonts w:cs="Arial"/>
        </w:rPr>
      </w:pPr>
      <w:r w:rsidRPr="004515C9">
        <w:rPr>
          <w:rFonts w:cs="Arial"/>
        </w:rPr>
        <w:t xml:space="preserve">Para avaliação da efetividade do uso de GA </w:t>
      </w:r>
      <w:r w:rsidR="00082713">
        <w:rPr>
          <w:rFonts w:cs="Arial"/>
        </w:rPr>
        <w:t xml:space="preserve">como ferramenta </w:t>
      </w:r>
      <w:r w:rsidRPr="004515C9">
        <w:rPr>
          <w:rFonts w:cs="Arial"/>
        </w:rPr>
        <w:t xml:space="preserve">para “Tomada de Decisão” sobre </w:t>
      </w:r>
      <w:r w:rsidR="00082713">
        <w:rPr>
          <w:rFonts w:cs="Arial"/>
        </w:rPr>
        <w:t xml:space="preserve">qual conjunto de </w:t>
      </w:r>
      <w:r w:rsidRPr="004515C9">
        <w:rPr>
          <w:rFonts w:cs="Arial"/>
        </w:rPr>
        <w:t xml:space="preserve">alternativas de </w:t>
      </w:r>
      <w:r w:rsidRPr="004515C9">
        <w:rPr>
          <w:rFonts w:cs="Arial"/>
          <w:i/>
          <w:iCs/>
        </w:rPr>
        <w:t>pull out</w:t>
      </w:r>
      <w:r w:rsidRPr="004515C9">
        <w:rPr>
          <w:rFonts w:cs="Arial"/>
        </w:rPr>
        <w:t xml:space="preserve"> de risers de uma UEP em descomissionamento, iremos realizar a otimização em dois estudos de caso</w:t>
      </w:r>
      <w:r w:rsidR="00890271">
        <w:rPr>
          <w:rFonts w:cs="Arial"/>
        </w:rPr>
        <w:t xml:space="preserve"> hipotéticos</w:t>
      </w:r>
      <w:r w:rsidR="00C91E81" w:rsidRPr="004515C9">
        <w:rPr>
          <w:rFonts w:cs="Arial"/>
        </w:rPr>
        <w:t>,</w:t>
      </w:r>
      <w:r w:rsidR="00890271">
        <w:rPr>
          <w:rFonts w:cs="Arial"/>
        </w:rPr>
        <w:t xml:space="preserve"> </w:t>
      </w:r>
      <w:r w:rsidR="00890271" w:rsidRPr="004515C9">
        <w:rPr>
          <w:rFonts w:cs="Arial"/>
        </w:rPr>
        <w:t>porém com adoção de quantitativos e problemas qualitativos baseados em casos reais, para fins de melhorar a avaliação da efetividade do GA.</w:t>
      </w:r>
    </w:p>
    <w:p w14:paraId="515BF4F5" w14:textId="233AEA9D" w:rsidR="00C91E81" w:rsidRPr="004515C9" w:rsidRDefault="00C91E81" w:rsidP="00C91E81">
      <w:pPr>
        <w:pStyle w:val="Ttulo2"/>
        <w:rPr>
          <w:rFonts w:cs="Arial"/>
        </w:rPr>
      </w:pPr>
      <w:bookmarkStart w:id="767" w:name="_Toc55897141"/>
      <w:r w:rsidRPr="004515C9">
        <w:rPr>
          <w:rFonts w:cs="Arial"/>
        </w:rPr>
        <w:t xml:space="preserve">Estudo de Caso </w:t>
      </w:r>
      <w:r w:rsidRPr="004515C9">
        <w:rPr>
          <w:rFonts w:cs="Arial"/>
          <w:i/>
          <w:iCs/>
        </w:rPr>
        <w:t xml:space="preserve">Pull </w:t>
      </w:r>
      <w:r w:rsidRPr="004515C9">
        <w:rPr>
          <w:rFonts w:cs="Arial"/>
        </w:rPr>
        <w:t>Out dos Risers da UEP-1</w:t>
      </w:r>
      <w:bookmarkEnd w:id="767"/>
    </w:p>
    <w:p w14:paraId="19E8250D" w14:textId="658886F8" w:rsidR="00C91E81" w:rsidRPr="000D6BC5" w:rsidRDefault="000D6BC5" w:rsidP="000D6BC5">
      <w:pPr>
        <w:rPr>
          <w:rFonts w:cs="Arial"/>
        </w:rPr>
      </w:pPr>
      <w:bookmarkStart w:id="768" w:name="_Toc51601306"/>
      <w:r>
        <w:rPr>
          <w:rFonts w:cs="Arial"/>
        </w:rPr>
        <w:t>As c</w:t>
      </w:r>
      <w:r w:rsidR="00C91E81" w:rsidRPr="000D6BC5">
        <w:rPr>
          <w:rFonts w:cs="Arial"/>
        </w:rPr>
        <w:t>aracterísticas</w:t>
      </w:r>
      <w:bookmarkEnd w:id="768"/>
      <w:r w:rsidR="00AB74BA" w:rsidRPr="000D6BC5">
        <w:rPr>
          <w:rFonts w:cs="Arial"/>
        </w:rPr>
        <w:t xml:space="preserve"> Principais</w:t>
      </w:r>
      <w:r w:rsidR="007F1070" w:rsidRPr="000D6BC5">
        <w:rPr>
          <w:rFonts w:cs="Arial"/>
        </w:rPr>
        <w:t xml:space="preserve"> </w:t>
      </w:r>
      <w:r>
        <w:rPr>
          <w:rFonts w:cs="Arial"/>
        </w:rPr>
        <w:t xml:space="preserve">do caso hipotético </w:t>
      </w:r>
      <w:r w:rsidR="007F1070" w:rsidRPr="000D6BC5">
        <w:rPr>
          <w:rFonts w:cs="Arial"/>
        </w:rPr>
        <w:t>UEP-1</w:t>
      </w:r>
      <w:r>
        <w:rPr>
          <w:rFonts w:cs="Arial"/>
        </w:rPr>
        <w:t xml:space="preserve"> são:</w:t>
      </w:r>
    </w:p>
    <w:p w14:paraId="7043D27C" w14:textId="4B04BEEE" w:rsidR="00C91E81" w:rsidRPr="004515C9" w:rsidRDefault="00C91E81" w:rsidP="00123FC4">
      <w:pPr>
        <w:pStyle w:val="bullet"/>
      </w:pPr>
      <w:r w:rsidRPr="004515C9">
        <w:t xml:space="preserve">LDA na locação da UEP: </w:t>
      </w:r>
      <w:r w:rsidR="00AB74BA" w:rsidRPr="004515C9">
        <w:t>~ 95</w:t>
      </w:r>
      <w:r w:rsidRPr="004515C9">
        <w:t xml:space="preserve"> m;</w:t>
      </w:r>
    </w:p>
    <w:p w14:paraId="74EED01C" w14:textId="049C5F6E" w:rsidR="00C91E81" w:rsidRPr="004515C9" w:rsidRDefault="00C91E81" w:rsidP="00123FC4">
      <w:pPr>
        <w:pStyle w:val="bullet"/>
      </w:pPr>
      <w:r w:rsidRPr="004515C9">
        <w:t xml:space="preserve">Distância da costa: </w:t>
      </w:r>
      <w:r w:rsidR="00AB74BA" w:rsidRPr="004515C9">
        <w:t>~</w:t>
      </w:r>
      <w:r w:rsidRPr="004515C9">
        <w:t>8</w:t>
      </w:r>
      <w:r w:rsidR="00AB74BA" w:rsidRPr="004515C9">
        <w:t>6</w:t>
      </w:r>
      <w:r w:rsidRPr="004515C9">
        <w:t xml:space="preserve"> km do litoral;</w:t>
      </w:r>
    </w:p>
    <w:p w14:paraId="6FEB9BE8" w14:textId="5591D64B" w:rsidR="00C91E81" w:rsidRPr="004515C9" w:rsidRDefault="00AB74BA" w:rsidP="00123FC4">
      <w:pPr>
        <w:pStyle w:val="bullet"/>
      </w:pPr>
      <w:r w:rsidRPr="004515C9">
        <w:t>Quantidade de risers: 2</w:t>
      </w:r>
      <w:r w:rsidR="00A5180D" w:rsidRPr="004515C9">
        <w:t>3</w:t>
      </w:r>
    </w:p>
    <w:p w14:paraId="2DA13B1E" w14:textId="154AF7A4" w:rsidR="007F1070" w:rsidRPr="004515C9" w:rsidRDefault="007F1070" w:rsidP="007F1070">
      <w:pPr>
        <w:pStyle w:val="Ttulo3"/>
        <w:ind w:left="1077"/>
      </w:pPr>
      <w:bookmarkStart w:id="769" w:name="_Toc55897142"/>
      <w:r w:rsidRPr="004515C9">
        <w:t xml:space="preserve">Alternativas de </w:t>
      </w:r>
      <w:r w:rsidRPr="004515C9">
        <w:rPr>
          <w:i/>
          <w:iCs/>
        </w:rPr>
        <w:t>Pull Out</w:t>
      </w:r>
      <w:r w:rsidRPr="004515C9">
        <w:t xml:space="preserve"> de risers </w:t>
      </w:r>
      <w:r w:rsidR="00EB6ED2">
        <w:t>da UEP-1</w:t>
      </w:r>
      <w:bookmarkEnd w:id="769"/>
    </w:p>
    <w:p w14:paraId="2589EDDD" w14:textId="271A00BC" w:rsidR="004F5A09" w:rsidRDefault="004F5A09" w:rsidP="007F1070">
      <w:pPr>
        <w:rPr>
          <w:rFonts w:cs="Arial"/>
        </w:rPr>
      </w:pPr>
      <w:r>
        <w:rPr>
          <w:rFonts w:cs="Arial"/>
        </w:rPr>
        <w:t xml:space="preserve">As seguintes alternativas </w:t>
      </w:r>
      <w:r w:rsidR="00EB6ED2">
        <w:rPr>
          <w:rFonts w:cs="Arial"/>
        </w:rPr>
        <w:t xml:space="preserve">apresentadas no subitem 2.1.2. </w:t>
      </w:r>
      <w:r>
        <w:rPr>
          <w:rFonts w:cs="Arial"/>
        </w:rPr>
        <w:t xml:space="preserve">serão adotadas para a otimização proposta para o </w:t>
      </w:r>
      <w:r>
        <w:rPr>
          <w:rFonts w:cs="Arial"/>
          <w:i/>
          <w:iCs/>
        </w:rPr>
        <w:t xml:space="preserve">pull </w:t>
      </w:r>
      <w:r w:rsidRPr="00EB6ED2">
        <w:rPr>
          <w:rFonts w:cs="Arial"/>
          <w:i/>
          <w:iCs/>
        </w:rPr>
        <w:t>out</w:t>
      </w:r>
      <w:r>
        <w:rPr>
          <w:rFonts w:cs="Arial"/>
        </w:rPr>
        <w:t xml:space="preserve"> dos risers d</w:t>
      </w:r>
      <w:r w:rsidRPr="004F5A09">
        <w:rPr>
          <w:rFonts w:cs="Arial"/>
        </w:rPr>
        <w:t>a</w:t>
      </w:r>
      <w:r>
        <w:rPr>
          <w:rFonts w:cs="Arial"/>
        </w:rPr>
        <w:t xml:space="preserve"> UEP-1: </w:t>
      </w:r>
    </w:p>
    <w:p w14:paraId="65338940" w14:textId="647277D8" w:rsidR="007F1070" w:rsidRPr="004515C9" w:rsidRDefault="007F1070" w:rsidP="00123FC4">
      <w:pPr>
        <w:pStyle w:val="bullet"/>
      </w:pPr>
      <w:r w:rsidRPr="004515C9">
        <w:rPr>
          <w:b/>
          <w:bCs/>
        </w:rPr>
        <w:t>Alternativa A</w:t>
      </w:r>
      <w:r w:rsidRPr="004515C9">
        <w:t xml:space="preserve">: Desconexão na CRF, </w:t>
      </w:r>
      <w:r w:rsidRPr="004515C9">
        <w:rPr>
          <w:i/>
          <w:iCs/>
        </w:rPr>
        <w:t>pull out</w:t>
      </w:r>
      <w:r w:rsidRPr="004515C9">
        <w:t xml:space="preserve"> de 1ª extremidade e recolhimento</w:t>
      </w:r>
    </w:p>
    <w:p w14:paraId="05255A22" w14:textId="2D81B7BC" w:rsidR="007F1070" w:rsidRPr="004515C9" w:rsidRDefault="007F1070" w:rsidP="00123FC4">
      <w:pPr>
        <w:pStyle w:val="bullet"/>
      </w:pPr>
      <w:r w:rsidRPr="004515C9">
        <w:rPr>
          <w:b/>
          <w:bCs/>
        </w:rPr>
        <w:t>Alternativa B</w:t>
      </w:r>
      <w:r w:rsidRPr="004515C9">
        <w:t xml:space="preserve">: Corte no corpo da linha, </w:t>
      </w:r>
      <w:r w:rsidRPr="004515C9">
        <w:rPr>
          <w:i/>
          <w:iCs/>
        </w:rPr>
        <w:t>pull out</w:t>
      </w:r>
      <w:r w:rsidRPr="004515C9">
        <w:t xml:space="preserve"> de 1ª extremidade e recolhimento</w:t>
      </w:r>
    </w:p>
    <w:p w14:paraId="04FF83D3" w14:textId="166C7D6D" w:rsidR="007F1070" w:rsidRPr="004515C9" w:rsidRDefault="007F1070" w:rsidP="00123FC4">
      <w:pPr>
        <w:pStyle w:val="bullet"/>
      </w:pPr>
      <w:r w:rsidRPr="004515C9">
        <w:rPr>
          <w:b/>
          <w:bCs/>
        </w:rPr>
        <w:t>Alternativa D</w:t>
      </w:r>
      <w:r w:rsidRPr="004515C9">
        <w:t xml:space="preserve">: Desconexão na CRF, </w:t>
      </w:r>
      <w:r w:rsidRPr="004515C9">
        <w:rPr>
          <w:i/>
          <w:iCs/>
        </w:rPr>
        <w:t>pull out</w:t>
      </w:r>
      <w:r w:rsidRPr="004515C9">
        <w:t xml:space="preserve"> de 2ª extremidade e recolhimento</w:t>
      </w:r>
    </w:p>
    <w:p w14:paraId="0DC83974" w14:textId="622364DB" w:rsidR="00B61972" w:rsidRDefault="002E7C87" w:rsidP="00B61972">
      <w:r w:rsidRPr="004515C9">
        <w:t xml:space="preserve">As alternativas foram decodificadas, conforme o detalhamento das atividades descritas no </w:t>
      </w:r>
      <w:r w:rsidR="00EB6ED2">
        <w:t>sub</w:t>
      </w:r>
      <w:r w:rsidRPr="004515C9">
        <w:t>item 2.1.2.</w:t>
      </w:r>
      <w:r w:rsidR="00F96FC7" w:rsidRPr="004515C9">
        <w:t xml:space="preserve">, onde as embarcações </w:t>
      </w:r>
      <w:r w:rsidR="00EB6ED2">
        <w:t>adotadas</w:t>
      </w:r>
      <w:r w:rsidR="00F96FC7" w:rsidRPr="004515C9">
        <w:t xml:space="preserve"> são do tipo RSV e PLSV e o tempo dispendido para cada atividade foi estabelecido conforme experiência de profissionais da área</w:t>
      </w:r>
      <w:r w:rsidR="006670D8" w:rsidRPr="004515C9">
        <w:t xml:space="preserve"> e tipo de embarcação</w:t>
      </w:r>
      <w:r w:rsidRPr="004515C9">
        <w:t>.</w:t>
      </w:r>
      <w:r w:rsidR="00D01016" w:rsidRPr="004515C9">
        <w:t xml:space="preserve"> Além disso foi </w:t>
      </w:r>
      <w:r w:rsidR="005A6326" w:rsidRPr="004515C9">
        <w:t>considerado</w:t>
      </w:r>
      <w:r w:rsidR="00D01016" w:rsidRPr="004515C9">
        <w:t xml:space="preserve"> o uso do RSV sempre que possível, pois apresenta um custo diário consideravelmente menor do que o PLS</w:t>
      </w:r>
      <w:r w:rsidR="00023832" w:rsidRPr="004515C9">
        <w:t>V</w:t>
      </w:r>
      <w:r w:rsidR="00D01016" w:rsidRPr="004515C9">
        <w:t xml:space="preserve">. O resultado da codificação do Estudo de Caso UEP-1 encontra-se </w:t>
      </w:r>
      <w:r w:rsidR="00084673" w:rsidRPr="004515C9">
        <w:t>na Tabela 8.</w:t>
      </w:r>
    </w:p>
    <w:p w14:paraId="10B09A7D" w14:textId="77777777" w:rsidR="00B61972" w:rsidRDefault="00B61972">
      <w:pPr>
        <w:spacing w:before="0" w:after="160" w:line="259" w:lineRule="auto"/>
        <w:jc w:val="left"/>
        <w:rPr>
          <w:b/>
          <w:bCs/>
          <w:sz w:val="20"/>
          <w:szCs w:val="16"/>
        </w:rPr>
      </w:pPr>
      <w:r>
        <w:rPr>
          <w:b/>
          <w:bCs/>
        </w:rPr>
        <w:br w:type="page"/>
      </w:r>
    </w:p>
    <w:p w14:paraId="41AE7B2B" w14:textId="03954625" w:rsidR="004C1A30" w:rsidRPr="004515C9" w:rsidRDefault="004C1A30" w:rsidP="009A07AC">
      <w:pPr>
        <w:pStyle w:val="Tabela"/>
      </w:pPr>
      <w:bookmarkStart w:id="770" w:name="_Toc55897176"/>
      <w:r w:rsidRPr="00891601">
        <w:rPr>
          <w:b/>
          <w:bCs/>
        </w:rPr>
        <w:lastRenderedPageBreak/>
        <w:t xml:space="preserve">Tabela 8 </w:t>
      </w:r>
      <w:r w:rsidRPr="004515C9">
        <w:t xml:space="preserve">– Decodificação das Alternativas de </w:t>
      </w:r>
      <w:r w:rsidRPr="004515C9">
        <w:rPr>
          <w:i/>
          <w:iCs/>
        </w:rPr>
        <w:t>Pull Out</w:t>
      </w:r>
      <w:r w:rsidRPr="004515C9">
        <w:t xml:space="preserve"> de Risers para o Estudo de Caso UEP-1</w:t>
      </w:r>
      <w:bookmarkEnd w:id="770"/>
    </w:p>
    <w:tbl>
      <w:tblPr>
        <w:tblW w:w="9065" w:type="dxa"/>
        <w:tblCellMar>
          <w:left w:w="70" w:type="dxa"/>
          <w:right w:w="70" w:type="dxa"/>
        </w:tblCellMar>
        <w:tblLook w:val="04A0" w:firstRow="1" w:lastRow="0" w:firstColumn="1" w:lastColumn="0" w:noHBand="0" w:noVBand="1"/>
      </w:tblPr>
      <w:tblGrid>
        <w:gridCol w:w="4797"/>
        <w:gridCol w:w="1430"/>
        <w:gridCol w:w="2838"/>
      </w:tblGrid>
      <w:tr w:rsidR="00F0773F" w:rsidRPr="004515C9" w14:paraId="218BA9C0" w14:textId="77777777" w:rsidTr="0074102E">
        <w:trPr>
          <w:trHeight w:val="202"/>
        </w:trPr>
        <w:tc>
          <w:tcPr>
            <w:tcW w:w="4797" w:type="dxa"/>
            <w:tcBorders>
              <w:top w:val="single" w:sz="8" w:space="0" w:color="auto"/>
              <w:left w:val="single" w:sz="8" w:space="0" w:color="auto"/>
              <w:bottom w:val="single" w:sz="4" w:space="0" w:color="auto"/>
              <w:right w:val="nil"/>
            </w:tcBorders>
            <w:shd w:val="clear" w:color="000000" w:fill="BFBFBF"/>
            <w:noWrap/>
            <w:vAlign w:val="center"/>
            <w:hideMark/>
          </w:tcPr>
          <w:p w14:paraId="462B9B28" w14:textId="0E87EFE6" w:rsidR="00F0773F" w:rsidRPr="004515C9" w:rsidRDefault="00F0773F" w:rsidP="00791E21">
            <w:pPr>
              <w:spacing w:before="0" w:after="0"/>
              <w:jc w:val="center"/>
              <w:rPr>
                <w:rFonts w:cs="Arial"/>
                <w:b/>
                <w:bCs/>
                <w:sz w:val="20"/>
                <w:szCs w:val="20"/>
              </w:rPr>
            </w:pPr>
          </w:p>
        </w:tc>
        <w:tc>
          <w:tcPr>
            <w:tcW w:w="1430" w:type="dxa"/>
            <w:tcBorders>
              <w:top w:val="single" w:sz="8" w:space="0" w:color="auto"/>
              <w:left w:val="nil"/>
              <w:bottom w:val="single" w:sz="4" w:space="0" w:color="auto"/>
              <w:right w:val="nil"/>
            </w:tcBorders>
            <w:shd w:val="clear" w:color="000000" w:fill="BFBFBF"/>
            <w:vAlign w:val="center"/>
            <w:hideMark/>
          </w:tcPr>
          <w:p w14:paraId="11EC29EC" w14:textId="77777777" w:rsidR="00F0773F" w:rsidRPr="004515C9" w:rsidRDefault="00F0773F" w:rsidP="00791E21">
            <w:pPr>
              <w:spacing w:before="0" w:after="0"/>
              <w:jc w:val="center"/>
              <w:rPr>
                <w:rFonts w:cs="Arial"/>
                <w:b/>
                <w:bCs/>
                <w:sz w:val="20"/>
                <w:szCs w:val="20"/>
              </w:rPr>
            </w:pPr>
            <w:r w:rsidRPr="004515C9">
              <w:rPr>
                <w:rFonts w:cs="Arial"/>
                <w:b/>
                <w:bCs/>
                <w:sz w:val="20"/>
                <w:szCs w:val="20"/>
              </w:rPr>
              <w:t>Embarcação</w:t>
            </w:r>
          </w:p>
        </w:tc>
        <w:tc>
          <w:tcPr>
            <w:tcW w:w="2836" w:type="dxa"/>
            <w:tcBorders>
              <w:top w:val="single" w:sz="8" w:space="0" w:color="auto"/>
              <w:left w:val="nil"/>
              <w:bottom w:val="single" w:sz="4" w:space="0" w:color="auto"/>
              <w:right w:val="single" w:sz="8" w:space="0" w:color="auto"/>
            </w:tcBorders>
            <w:shd w:val="clear" w:color="000000" w:fill="BFBFBF"/>
            <w:vAlign w:val="center"/>
            <w:hideMark/>
          </w:tcPr>
          <w:p w14:paraId="2C10F4CA" w14:textId="77777777" w:rsidR="00F0773F" w:rsidRPr="004515C9" w:rsidRDefault="00F0773F" w:rsidP="00791E21">
            <w:pPr>
              <w:spacing w:before="0" w:after="0"/>
              <w:jc w:val="center"/>
              <w:rPr>
                <w:rFonts w:cs="Arial"/>
                <w:b/>
                <w:bCs/>
                <w:sz w:val="20"/>
                <w:szCs w:val="20"/>
              </w:rPr>
            </w:pPr>
            <w:r w:rsidRPr="004515C9">
              <w:rPr>
                <w:rFonts w:cs="Arial"/>
                <w:b/>
                <w:bCs/>
                <w:sz w:val="20"/>
                <w:szCs w:val="20"/>
              </w:rPr>
              <w:t>Tempo por riser (d)</w:t>
            </w:r>
          </w:p>
        </w:tc>
      </w:tr>
      <w:tr w:rsidR="00F0773F" w:rsidRPr="004515C9" w14:paraId="2AB446CE" w14:textId="77777777" w:rsidTr="00DB2930">
        <w:trPr>
          <w:trHeight w:val="279"/>
        </w:trPr>
        <w:tc>
          <w:tcPr>
            <w:tcW w:w="9065" w:type="dxa"/>
            <w:gridSpan w:val="3"/>
            <w:tcBorders>
              <w:top w:val="nil"/>
              <w:left w:val="single" w:sz="8" w:space="0" w:color="auto"/>
              <w:bottom w:val="nil"/>
              <w:right w:val="single" w:sz="8" w:space="0" w:color="000000"/>
            </w:tcBorders>
            <w:shd w:val="clear" w:color="000000" w:fill="D9D9D9"/>
            <w:noWrap/>
            <w:vAlign w:val="center"/>
            <w:hideMark/>
          </w:tcPr>
          <w:p w14:paraId="05FBDF5B" w14:textId="77777777" w:rsidR="00F0773F" w:rsidRPr="004515C9" w:rsidRDefault="00F0773F" w:rsidP="00791E21">
            <w:pPr>
              <w:spacing w:before="0" w:after="0"/>
              <w:rPr>
                <w:rFonts w:cs="Arial"/>
                <w:b/>
                <w:bCs/>
                <w:sz w:val="20"/>
                <w:szCs w:val="20"/>
              </w:rPr>
            </w:pPr>
            <w:r w:rsidRPr="004515C9">
              <w:rPr>
                <w:rFonts w:cs="Arial"/>
                <w:b/>
                <w:bCs/>
                <w:sz w:val="20"/>
                <w:szCs w:val="20"/>
              </w:rPr>
              <w:t xml:space="preserve">Alternativa A: Desconexão na CRF, pull out de 1ª extremidade e recolhimento </w:t>
            </w:r>
          </w:p>
        </w:tc>
      </w:tr>
      <w:tr w:rsidR="00F0773F" w:rsidRPr="004515C9" w14:paraId="6225344B" w14:textId="77777777" w:rsidTr="00DB2930">
        <w:trPr>
          <w:trHeight w:val="242"/>
        </w:trPr>
        <w:tc>
          <w:tcPr>
            <w:tcW w:w="4797" w:type="dxa"/>
            <w:tcBorders>
              <w:top w:val="nil"/>
              <w:left w:val="single" w:sz="8" w:space="0" w:color="auto"/>
              <w:bottom w:val="nil"/>
              <w:right w:val="nil"/>
            </w:tcBorders>
            <w:shd w:val="clear" w:color="auto" w:fill="auto"/>
            <w:noWrap/>
            <w:hideMark/>
          </w:tcPr>
          <w:p w14:paraId="610D0EC5" w14:textId="77777777" w:rsidR="00F0773F" w:rsidRPr="004515C9" w:rsidRDefault="00F0773F" w:rsidP="00791E21">
            <w:pPr>
              <w:spacing w:before="0" w:after="0"/>
              <w:rPr>
                <w:rFonts w:cs="Arial"/>
                <w:sz w:val="20"/>
                <w:szCs w:val="20"/>
              </w:rPr>
            </w:pPr>
            <w:r w:rsidRPr="004515C9">
              <w:rPr>
                <w:rFonts w:cs="Arial"/>
                <w:sz w:val="20"/>
                <w:szCs w:val="20"/>
              </w:rPr>
              <w:t>Instalação de peso morto</w:t>
            </w:r>
          </w:p>
        </w:tc>
        <w:tc>
          <w:tcPr>
            <w:tcW w:w="1430" w:type="dxa"/>
            <w:tcBorders>
              <w:top w:val="nil"/>
              <w:left w:val="nil"/>
              <w:bottom w:val="nil"/>
              <w:right w:val="nil"/>
            </w:tcBorders>
            <w:shd w:val="clear" w:color="auto" w:fill="auto"/>
            <w:noWrap/>
            <w:hideMark/>
          </w:tcPr>
          <w:p w14:paraId="4CFC95C6"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110AB096" w14:textId="77777777" w:rsidR="00F0773F" w:rsidRPr="004515C9" w:rsidRDefault="00F0773F" w:rsidP="00791E21">
            <w:pPr>
              <w:spacing w:before="0" w:after="0"/>
              <w:jc w:val="center"/>
              <w:rPr>
                <w:rFonts w:cs="Arial"/>
                <w:sz w:val="20"/>
                <w:szCs w:val="20"/>
              </w:rPr>
            </w:pPr>
            <w:r w:rsidRPr="004515C9">
              <w:rPr>
                <w:rFonts w:cs="Arial"/>
                <w:sz w:val="20"/>
                <w:szCs w:val="20"/>
              </w:rPr>
              <w:t>1,00</w:t>
            </w:r>
          </w:p>
        </w:tc>
      </w:tr>
      <w:tr w:rsidR="00F0773F" w:rsidRPr="004515C9" w14:paraId="61EB4220" w14:textId="77777777" w:rsidTr="00DB2930">
        <w:trPr>
          <w:trHeight w:val="242"/>
        </w:trPr>
        <w:tc>
          <w:tcPr>
            <w:tcW w:w="4797" w:type="dxa"/>
            <w:tcBorders>
              <w:top w:val="nil"/>
              <w:left w:val="single" w:sz="8" w:space="0" w:color="auto"/>
              <w:bottom w:val="nil"/>
              <w:right w:val="nil"/>
            </w:tcBorders>
            <w:shd w:val="clear" w:color="auto" w:fill="auto"/>
            <w:noWrap/>
            <w:hideMark/>
          </w:tcPr>
          <w:p w14:paraId="48541E3A" w14:textId="77777777" w:rsidR="00F0773F" w:rsidRPr="004515C9" w:rsidRDefault="00F0773F" w:rsidP="00791E21">
            <w:pPr>
              <w:spacing w:before="0" w:after="0"/>
              <w:rPr>
                <w:rFonts w:cs="Arial"/>
                <w:sz w:val="20"/>
                <w:szCs w:val="20"/>
              </w:rPr>
            </w:pPr>
            <w:r w:rsidRPr="004515C9">
              <w:rPr>
                <w:rFonts w:cs="Arial"/>
                <w:sz w:val="20"/>
                <w:szCs w:val="20"/>
              </w:rPr>
              <w:t>Quebra de conexão</w:t>
            </w:r>
          </w:p>
        </w:tc>
        <w:tc>
          <w:tcPr>
            <w:tcW w:w="1430" w:type="dxa"/>
            <w:tcBorders>
              <w:top w:val="nil"/>
              <w:left w:val="nil"/>
              <w:bottom w:val="nil"/>
              <w:right w:val="nil"/>
            </w:tcBorders>
            <w:shd w:val="clear" w:color="auto" w:fill="auto"/>
            <w:noWrap/>
            <w:hideMark/>
          </w:tcPr>
          <w:p w14:paraId="5E187002"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6A8DEDDE" w14:textId="77777777" w:rsidR="00F0773F" w:rsidRPr="004515C9" w:rsidRDefault="00F0773F" w:rsidP="00791E21">
            <w:pPr>
              <w:spacing w:before="0" w:after="0"/>
              <w:jc w:val="center"/>
              <w:rPr>
                <w:rFonts w:cs="Arial"/>
                <w:sz w:val="20"/>
                <w:szCs w:val="20"/>
              </w:rPr>
            </w:pPr>
            <w:r w:rsidRPr="004515C9">
              <w:rPr>
                <w:rFonts w:cs="Arial"/>
                <w:sz w:val="20"/>
                <w:szCs w:val="20"/>
              </w:rPr>
              <w:t>2,00</w:t>
            </w:r>
          </w:p>
        </w:tc>
      </w:tr>
      <w:tr w:rsidR="00F0773F" w:rsidRPr="004515C9" w14:paraId="48075D25" w14:textId="77777777" w:rsidTr="00DB2930">
        <w:trPr>
          <w:trHeight w:val="242"/>
        </w:trPr>
        <w:tc>
          <w:tcPr>
            <w:tcW w:w="4797" w:type="dxa"/>
            <w:tcBorders>
              <w:top w:val="nil"/>
              <w:left w:val="single" w:sz="8" w:space="0" w:color="auto"/>
              <w:bottom w:val="nil"/>
              <w:right w:val="nil"/>
            </w:tcBorders>
            <w:shd w:val="clear" w:color="auto" w:fill="auto"/>
            <w:noWrap/>
            <w:hideMark/>
          </w:tcPr>
          <w:p w14:paraId="1954B5B8" w14:textId="50029AF2" w:rsidR="00F0773F" w:rsidRPr="004515C9" w:rsidRDefault="00F0773F" w:rsidP="00791E21">
            <w:pPr>
              <w:spacing w:before="0" w:after="0"/>
              <w:rPr>
                <w:rFonts w:cs="Arial"/>
                <w:sz w:val="20"/>
                <w:szCs w:val="20"/>
              </w:rPr>
            </w:pPr>
            <w:r w:rsidRPr="004515C9">
              <w:rPr>
                <w:rFonts w:cs="Arial"/>
                <w:i/>
                <w:iCs/>
                <w:sz w:val="20"/>
                <w:szCs w:val="20"/>
              </w:rPr>
              <w:t>Pull</w:t>
            </w:r>
            <w:r w:rsidR="00017384" w:rsidRPr="004515C9">
              <w:rPr>
                <w:rFonts w:cs="Arial"/>
                <w:i/>
                <w:iCs/>
                <w:sz w:val="20"/>
                <w:szCs w:val="20"/>
              </w:rPr>
              <w:t xml:space="preserve"> </w:t>
            </w:r>
            <w:r w:rsidRPr="004515C9">
              <w:rPr>
                <w:rFonts w:cs="Arial"/>
                <w:i/>
                <w:iCs/>
                <w:sz w:val="20"/>
                <w:szCs w:val="20"/>
              </w:rPr>
              <w:t>out</w:t>
            </w:r>
            <w:r w:rsidRPr="004515C9">
              <w:rPr>
                <w:rFonts w:cs="Arial"/>
                <w:sz w:val="20"/>
                <w:szCs w:val="20"/>
              </w:rPr>
              <w:t xml:space="preserve"> de 1ª extremidade</w:t>
            </w:r>
          </w:p>
        </w:tc>
        <w:tc>
          <w:tcPr>
            <w:tcW w:w="1430" w:type="dxa"/>
            <w:tcBorders>
              <w:top w:val="nil"/>
              <w:left w:val="nil"/>
              <w:bottom w:val="nil"/>
              <w:right w:val="nil"/>
            </w:tcBorders>
            <w:shd w:val="clear" w:color="auto" w:fill="auto"/>
            <w:noWrap/>
            <w:hideMark/>
          </w:tcPr>
          <w:p w14:paraId="61CC237E"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nil"/>
              <w:right w:val="single" w:sz="8" w:space="0" w:color="auto"/>
            </w:tcBorders>
            <w:shd w:val="clear" w:color="auto" w:fill="auto"/>
            <w:noWrap/>
            <w:hideMark/>
          </w:tcPr>
          <w:p w14:paraId="6F7A75D5" w14:textId="77777777" w:rsidR="00F0773F" w:rsidRPr="004515C9" w:rsidRDefault="00F0773F" w:rsidP="00791E21">
            <w:pPr>
              <w:spacing w:before="0" w:after="0"/>
              <w:jc w:val="center"/>
              <w:rPr>
                <w:rFonts w:cs="Arial"/>
                <w:sz w:val="20"/>
                <w:szCs w:val="20"/>
              </w:rPr>
            </w:pPr>
            <w:r w:rsidRPr="004515C9">
              <w:rPr>
                <w:rFonts w:cs="Arial"/>
                <w:sz w:val="20"/>
                <w:szCs w:val="20"/>
              </w:rPr>
              <w:t>1,00</w:t>
            </w:r>
          </w:p>
        </w:tc>
      </w:tr>
      <w:tr w:rsidR="00F0773F" w:rsidRPr="004515C9" w14:paraId="6E12E988" w14:textId="77777777" w:rsidTr="00DB2930">
        <w:trPr>
          <w:trHeight w:val="242"/>
        </w:trPr>
        <w:tc>
          <w:tcPr>
            <w:tcW w:w="4797" w:type="dxa"/>
            <w:tcBorders>
              <w:top w:val="nil"/>
              <w:left w:val="single" w:sz="8" w:space="0" w:color="auto"/>
              <w:bottom w:val="single" w:sz="4" w:space="0" w:color="auto"/>
              <w:right w:val="nil"/>
            </w:tcBorders>
            <w:shd w:val="clear" w:color="auto" w:fill="auto"/>
            <w:noWrap/>
            <w:hideMark/>
          </w:tcPr>
          <w:p w14:paraId="5D8D3C84" w14:textId="77777777" w:rsidR="00F0773F" w:rsidRPr="004515C9" w:rsidRDefault="00F0773F" w:rsidP="00791E21">
            <w:pPr>
              <w:spacing w:before="0" w:after="0"/>
              <w:rPr>
                <w:rFonts w:cs="Arial"/>
                <w:sz w:val="20"/>
                <w:szCs w:val="20"/>
              </w:rPr>
            </w:pPr>
            <w:r w:rsidRPr="004515C9">
              <w:rPr>
                <w:rFonts w:cs="Arial"/>
                <w:sz w:val="20"/>
                <w:szCs w:val="20"/>
              </w:rPr>
              <w:t>Recolhimento (0,3km/h)</w:t>
            </w:r>
          </w:p>
        </w:tc>
        <w:tc>
          <w:tcPr>
            <w:tcW w:w="1430" w:type="dxa"/>
            <w:tcBorders>
              <w:top w:val="nil"/>
              <w:left w:val="nil"/>
              <w:bottom w:val="single" w:sz="4" w:space="0" w:color="auto"/>
              <w:right w:val="nil"/>
            </w:tcBorders>
            <w:shd w:val="clear" w:color="auto" w:fill="auto"/>
            <w:noWrap/>
            <w:hideMark/>
          </w:tcPr>
          <w:p w14:paraId="0E577942"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single" w:sz="4" w:space="0" w:color="auto"/>
              <w:right w:val="single" w:sz="8" w:space="0" w:color="auto"/>
            </w:tcBorders>
            <w:shd w:val="clear" w:color="auto" w:fill="auto"/>
            <w:noWrap/>
            <w:hideMark/>
          </w:tcPr>
          <w:p w14:paraId="4CD3A2A1" w14:textId="77777777" w:rsidR="00F0773F" w:rsidRPr="004515C9" w:rsidRDefault="00F0773F" w:rsidP="00791E21">
            <w:pPr>
              <w:spacing w:before="0" w:after="0"/>
              <w:rPr>
                <w:rFonts w:cs="Arial"/>
                <w:sz w:val="20"/>
                <w:szCs w:val="20"/>
              </w:rPr>
            </w:pPr>
            <w:r w:rsidRPr="004515C9">
              <w:rPr>
                <w:rFonts w:cs="Arial"/>
                <w:sz w:val="20"/>
                <w:szCs w:val="20"/>
              </w:rPr>
              <w:t> </w:t>
            </w:r>
          </w:p>
        </w:tc>
      </w:tr>
      <w:tr w:rsidR="00F0773F" w:rsidRPr="004515C9" w14:paraId="1FE255F6" w14:textId="77777777" w:rsidTr="00DB2930">
        <w:trPr>
          <w:trHeight w:val="279"/>
        </w:trPr>
        <w:tc>
          <w:tcPr>
            <w:tcW w:w="9065" w:type="dxa"/>
            <w:gridSpan w:val="3"/>
            <w:tcBorders>
              <w:top w:val="nil"/>
              <w:left w:val="single" w:sz="8" w:space="0" w:color="auto"/>
              <w:bottom w:val="nil"/>
              <w:right w:val="single" w:sz="8" w:space="0" w:color="000000"/>
            </w:tcBorders>
            <w:shd w:val="clear" w:color="000000" w:fill="D9D9D9"/>
            <w:noWrap/>
            <w:vAlign w:val="center"/>
            <w:hideMark/>
          </w:tcPr>
          <w:p w14:paraId="6695E796" w14:textId="77777777" w:rsidR="00F0773F" w:rsidRPr="004515C9" w:rsidRDefault="00F0773F" w:rsidP="00791E21">
            <w:pPr>
              <w:spacing w:before="0" w:after="0"/>
              <w:rPr>
                <w:rFonts w:cs="Arial"/>
                <w:b/>
                <w:bCs/>
                <w:sz w:val="20"/>
                <w:szCs w:val="20"/>
              </w:rPr>
            </w:pPr>
            <w:r w:rsidRPr="004515C9">
              <w:rPr>
                <w:rFonts w:cs="Arial"/>
                <w:b/>
                <w:bCs/>
                <w:sz w:val="20"/>
                <w:szCs w:val="20"/>
              </w:rPr>
              <w:t xml:space="preserve">Alternativa B: Corte no corpo da linha, pull out de 1ª extremidade e recolhimento </w:t>
            </w:r>
          </w:p>
        </w:tc>
      </w:tr>
      <w:tr w:rsidR="00F0773F" w:rsidRPr="004515C9" w14:paraId="0E634788" w14:textId="77777777" w:rsidTr="00DB2930">
        <w:trPr>
          <w:trHeight w:val="242"/>
        </w:trPr>
        <w:tc>
          <w:tcPr>
            <w:tcW w:w="4797" w:type="dxa"/>
            <w:tcBorders>
              <w:top w:val="nil"/>
              <w:left w:val="single" w:sz="8" w:space="0" w:color="auto"/>
              <w:bottom w:val="nil"/>
              <w:right w:val="nil"/>
            </w:tcBorders>
            <w:shd w:val="clear" w:color="auto" w:fill="auto"/>
            <w:noWrap/>
            <w:hideMark/>
          </w:tcPr>
          <w:p w14:paraId="49088A7E" w14:textId="77777777" w:rsidR="00F0773F" w:rsidRPr="004515C9" w:rsidRDefault="00F0773F" w:rsidP="00791E21">
            <w:pPr>
              <w:spacing w:before="0" w:after="0"/>
              <w:rPr>
                <w:rFonts w:cs="Arial"/>
                <w:sz w:val="20"/>
                <w:szCs w:val="20"/>
              </w:rPr>
            </w:pPr>
            <w:r w:rsidRPr="004515C9">
              <w:rPr>
                <w:rFonts w:cs="Arial"/>
                <w:sz w:val="20"/>
                <w:szCs w:val="20"/>
              </w:rPr>
              <w:t>Instalação de peso morto</w:t>
            </w:r>
          </w:p>
        </w:tc>
        <w:tc>
          <w:tcPr>
            <w:tcW w:w="1430" w:type="dxa"/>
            <w:tcBorders>
              <w:top w:val="nil"/>
              <w:left w:val="nil"/>
              <w:bottom w:val="nil"/>
              <w:right w:val="nil"/>
            </w:tcBorders>
            <w:shd w:val="clear" w:color="auto" w:fill="auto"/>
            <w:noWrap/>
            <w:hideMark/>
          </w:tcPr>
          <w:p w14:paraId="67B5F297"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4A287D7F" w14:textId="77777777" w:rsidR="00F0773F" w:rsidRPr="004515C9" w:rsidRDefault="00F0773F" w:rsidP="00791E21">
            <w:pPr>
              <w:spacing w:before="0" w:after="0"/>
              <w:jc w:val="center"/>
              <w:rPr>
                <w:rFonts w:cs="Arial"/>
                <w:sz w:val="20"/>
                <w:szCs w:val="20"/>
              </w:rPr>
            </w:pPr>
            <w:r w:rsidRPr="004515C9">
              <w:rPr>
                <w:rFonts w:cs="Arial"/>
                <w:sz w:val="20"/>
                <w:szCs w:val="20"/>
              </w:rPr>
              <w:t>1,00</w:t>
            </w:r>
          </w:p>
        </w:tc>
      </w:tr>
      <w:tr w:rsidR="00F0773F" w:rsidRPr="004515C9" w14:paraId="6DE867F9" w14:textId="77777777" w:rsidTr="00DB2930">
        <w:trPr>
          <w:trHeight w:val="242"/>
        </w:trPr>
        <w:tc>
          <w:tcPr>
            <w:tcW w:w="4797" w:type="dxa"/>
            <w:tcBorders>
              <w:top w:val="nil"/>
              <w:left w:val="single" w:sz="8" w:space="0" w:color="auto"/>
              <w:bottom w:val="nil"/>
              <w:right w:val="nil"/>
            </w:tcBorders>
            <w:shd w:val="clear" w:color="auto" w:fill="auto"/>
            <w:noWrap/>
            <w:hideMark/>
          </w:tcPr>
          <w:p w14:paraId="11BBF072" w14:textId="77777777" w:rsidR="00F0773F" w:rsidRPr="004515C9" w:rsidRDefault="00F0773F" w:rsidP="00791E21">
            <w:pPr>
              <w:spacing w:before="0" w:after="0"/>
              <w:rPr>
                <w:rFonts w:cs="Arial"/>
                <w:sz w:val="20"/>
                <w:szCs w:val="20"/>
              </w:rPr>
            </w:pPr>
            <w:r w:rsidRPr="004515C9">
              <w:rPr>
                <w:rFonts w:cs="Arial"/>
                <w:sz w:val="20"/>
                <w:szCs w:val="20"/>
              </w:rPr>
              <w:t>Corte do tramo riser no leito marinho</w:t>
            </w:r>
          </w:p>
        </w:tc>
        <w:tc>
          <w:tcPr>
            <w:tcW w:w="1430" w:type="dxa"/>
            <w:tcBorders>
              <w:top w:val="nil"/>
              <w:left w:val="nil"/>
              <w:bottom w:val="nil"/>
              <w:right w:val="nil"/>
            </w:tcBorders>
            <w:shd w:val="clear" w:color="auto" w:fill="auto"/>
            <w:noWrap/>
            <w:hideMark/>
          </w:tcPr>
          <w:p w14:paraId="7203F631"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1D089928" w14:textId="77777777" w:rsidR="00F0773F" w:rsidRPr="004515C9" w:rsidRDefault="00F0773F" w:rsidP="00791E21">
            <w:pPr>
              <w:spacing w:before="0" w:after="0"/>
              <w:jc w:val="center"/>
              <w:rPr>
                <w:rFonts w:cs="Arial"/>
                <w:sz w:val="20"/>
                <w:szCs w:val="20"/>
              </w:rPr>
            </w:pPr>
            <w:r w:rsidRPr="004515C9">
              <w:rPr>
                <w:rFonts w:cs="Arial"/>
                <w:sz w:val="20"/>
                <w:szCs w:val="20"/>
              </w:rPr>
              <w:t>1,50</w:t>
            </w:r>
          </w:p>
        </w:tc>
      </w:tr>
      <w:tr w:rsidR="00F0773F" w:rsidRPr="004515C9" w14:paraId="21C71379" w14:textId="77777777" w:rsidTr="00DB2930">
        <w:trPr>
          <w:trHeight w:val="242"/>
        </w:trPr>
        <w:tc>
          <w:tcPr>
            <w:tcW w:w="4797" w:type="dxa"/>
            <w:tcBorders>
              <w:top w:val="nil"/>
              <w:left w:val="single" w:sz="8" w:space="0" w:color="auto"/>
              <w:bottom w:val="nil"/>
              <w:right w:val="nil"/>
            </w:tcBorders>
            <w:shd w:val="clear" w:color="auto" w:fill="auto"/>
            <w:noWrap/>
            <w:hideMark/>
          </w:tcPr>
          <w:p w14:paraId="07E9B080" w14:textId="0EFF1C32" w:rsidR="00F0773F" w:rsidRPr="004515C9" w:rsidRDefault="00F0773F" w:rsidP="00791E21">
            <w:pPr>
              <w:spacing w:before="0" w:after="0"/>
              <w:rPr>
                <w:rFonts w:cs="Arial"/>
                <w:sz w:val="20"/>
                <w:szCs w:val="20"/>
              </w:rPr>
            </w:pPr>
            <w:r w:rsidRPr="004515C9">
              <w:rPr>
                <w:rFonts w:cs="Arial"/>
                <w:i/>
                <w:iCs/>
                <w:sz w:val="20"/>
                <w:szCs w:val="20"/>
              </w:rPr>
              <w:t>Pull</w:t>
            </w:r>
            <w:r w:rsidR="00017384" w:rsidRPr="004515C9">
              <w:rPr>
                <w:rFonts w:cs="Arial"/>
                <w:i/>
                <w:iCs/>
                <w:sz w:val="20"/>
                <w:szCs w:val="20"/>
              </w:rPr>
              <w:t xml:space="preserve"> </w:t>
            </w:r>
            <w:r w:rsidRPr="004515C9">
              <w:rPr>
                <w:rFonts w:cs="Arial"/>
                <w:i/>
                <w:iCs/>
                <w:sz w:val="20"/>
                <w:szCs w:val="20"/>
              </w:rPr>
              <w:t>out</w:t>
            </w:r>
            <w:r w:rsidRPr="004515C9">
              <w:rPr>
                <w:rFonts w:cs="Arial"/>
                <w:sz w:val="20"/>
                <w:szCs w:val="20"/>
              </w:rPr>
              <w:t xml:space="preserve"> de 1ª extremidade</w:t>
            </w:r>
          </w:p>
        </w:tc>
        <w:tc>
          <w:tcPr>
            <w:tcW w:w="1430" w:type="dxa"/>
            <w:tcBorders>
              <w:top w:val="nil"/>
              <w:left w:val="nil"/>
              <w:bottom w:val="nil"/>
              <w:right w:val="nil"/>
            </w:tcBorders>
            <w:shd w:val="clear" w:color="auto" w:fill="auto"/>
            <w:noWrap/>
            <w:hideMark/>
          </w:tcPr>
          <w:p w14:paraId="2B24C77D"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nil"/>
              <w:right w:val="single" w:sz="8" w:space="0" w:color="auto"/>
            </w:tcBorders>
            <w:shd w:val="clear" w:color="auto" w:fill="auto"/>
            <w:noWrap/>
            <w:hideMark/>
          </w:tcPr>
          <w:p w14:paraId="3D05C799" w14:textId="77777777" w:rsidR="00F0773F" w:rsidRPr="004515C9" w:rsidRDefault="00F0773F" w:rsidP="00791E21">
            <w:pPr>
              <w:spacing w:before="0" w:after="0"/>
              <w:jc w:val="center"/>
              <w:rPr>
                <w:rFonts w:cs="Arial"/>
                <w:sz w:val="20"/>
                <w:szCs w:val="20"/>
              </w:rPr>
            </w:pPr>
            <w:r w:rsidRPr="004515C9">
              <w:rPr>
                <w:rFonts w:cs="Arial"/>
                <w:sz w:val="20"/>
                <w:szCs w:val="20"/>
              </w:rPr>
              <w:t>1,00</w:t>
            </w:r>
          </w:p>
        </w:tc>
      </w:tr>
      <w:tr w:rsidR="00F0773F" w:rsidRPr="004515C9" w14:paraId="4C9273E8" w14:textId="77777777" w:rsidTr="00DB2930">
        <w:trPr>
          <w:trHeight w:val="242"/>
        </w:trPr>
        <w:tc>
          <w:tcPr>
            <w:tcW w:w="4797" w:type="dxa"/>
            <w:tcBorders>
              <w:top w:val="nil"/>
              <w:left w:val="single" w:sz="8" w:space="0" w:color="auto"/>
              <w:bottom w:val="single" w:sz="4" w:space="0" w:color="auto"/>
              <w:right w:val="nil"/>
            </w:tcBorders>
            <w:shd w:val="clear" w:color="auto" w:fill="auto"/>
            <w:noWrap/>
            <w:hideMark/>
          </w:tcPr>
          <w:p w14:paraId="6D42C918" w14:textId="77777777" w:rsidR="00F0773F" w:rsidRPr="004515C9" w:rsidRDefault="00F0773F" w:rsidP="00791E21">
            <w:pPr>
              <w:spacing w:before="0" w:after="0"/>
              <w:rPr>
                <w:rFonts w:cs="Arial"/>
                <w:sz w:val="20"/>
                <w:szCs w:val="20"/>
              </w:rPr>
            </w:pPr>
            <w:r w:rsidRPr="004515C9">
              <w:rPr>
                <w:rFonts w:cs="Arial"/>
                <w:sz w:val="20"/>
                <w:szCs w:val="20"/>
              </w:rPr>
              <w:t>Recolhimento (0,3km/h)</w:t>
            </w:r>
          </w:p>
        </w:tc>
        <w:tc>
          <w:tcPr>
            <w:tcW w:w="1430" w:type="dxa"/>
            <w:tcBorders>
              <w:top w:val="nil"/>
              <w:left w:val="nil"/>
              <w:bottom w:val="single" w:sz="4" w:space="0" w:color="auto"/>
              <w:right w:val="nil"/>
            </w:tcBorders>
            <w:shd w:val="clear" w:color="auto" w:fill="auto"/>
            <w:noWrap/>
            <w:hideMark/>
          </w:tcPr>
          <w:p w14:paraId="36298A24"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single" w:sz="4" w:space="0" w:color="auto"/>
              <w:right w:val="single" w:sz="8" w:space="0" w:color="auto"/>
            </w:tcBorders>
            <w:shd w:val="clear" w:color="auto" w:fill="auto"/>
            <w:noWrap/>
            <w:hideMark/>
          </w:tcPr>
          <w:p w14:paraId="72A55A9F" w14:textId="77777777" w:rsidR="00F0773F" w:rsidRPr="004515C9" w:rsidRDefault="00F0773F" w:rsidP="00791E21">
            <w:pPr>
              <w:spacing w:before="0" w:after="0"/>
              <w:rPr>
                <w:rFonts w:cs="Arial"/>
                <w:sz w:val="20"/>
                <w:szCs w:val="20"/>
              </w:rPr>
            </w:pPr>
            <w:r w:rsidRPr="004515C9">
              <w:rPr>
                <w:rFonts w:cs="Arial"/>
                <w:sz w:val="20"/>
                <w:szCs w:val="20"/>
              </w:rPr>
              <w:t> </w:t>
            </w:r>
          </w:p>
        </w:tc>
      </w:tr>
      <w:tr w:rsidR="00F0773F" w:rsidRPr="004515C9" w14:paraId="17CC26E7" w14:textId="77777777" w:rsidTr="00DB2930">
        <w:trPr>
          <w:trHeight w:val="279"/>
        </w:trPr>
        <w:tc>
          <w:tcPr>
            <w:tcW w:w="9065" w:type="dxa"/>
            <w:gridSpan w:val="3"/>
            <w:tcBorders>
              <w:top w:val="nil"/>
              <w:left w:val="single" w:sz="8" w:space="0" w:color="auto"/>
              <w:bottom w:val="nil"/>
              <w:right w:val="single" w:sz="8" w:space="0" w:color="000000"/>
            </w:tcBorders>
            <w:shd w:val="clear" w:color="000000" w:fill="D9D9D9"/>
            <w:noWrap/>
            <w:vAlign w:val="center"/>
            <w:hideMark/>
          </w:tcPr>
          <w:p w14:paraId="297565B9" w14:textId="77777777" w:rsidR="00F0773F" w:rsidRPr="004515C9" w:rsidRDefault="00F0773F" w:rsidP="00791E21">
            <w:pPr>
              <w:spacing w:before="0" w:after="0"/>
              <w:rPr>
                <w:rFonts w:cs="Arial"/>
                <w:b/>
                <w:bCs/>
                <w:sz w:val="20"/>
                <w:szCs w:val="20"/>
              </w:rPr>
            </w:pPr>
            <w:r w:rsidRPr="004515C9">
              <w:rPr>
                <w:rFonts w:cs="Arial"/>
                <w:b/>
                <w:bCs/>
                <w:sz w:val="20"/>
                <w:szCs w:val="20"/>
              </w:rPr>
              <w:t>Alternativa D: Desconexão na CRF, pull out de 2ª extremidade e recolhimento</w:t>
            </w:r>
          </w:p>
        </w:tc>
      </w:tr>
      <w:tr w:rsidR="00F0773F" w:rsidRPr="004515C9" w14:paraId="52916DF4" w14:textId="77777777" w:rsidTr="00DB2930">
        <w:trPr>
          <w:trHeight w:val="242"/>
        </w:trPr>
        <w:tc>
          <w:tcPr>
            <w:tcW w:w="4797" w:type="dxa"/>
            <w:tcBorders>
              <w:top w:val="nil"/>
              <w:left w:val="single" w:sz="8" w:space="0" w:color="auto"/>
              <w:bottom w:val="nil"/>
              <w:right w:val="nil"/>
            </w:tcBorders>
            <w:shd w:val="clear" w:color="auto" w:fill="auto"/>
            <w:noWrap/>
            <w:hideMark/>
          </w:tcPr>
          <w:p w14:paraId="0DFD2458" w14:textId="77777777" w:rsidR="00F0773F" w:rsidRPr="004515C9" w:rsidRDefault="00F0773F" w:rsidP="00791E21">
            <w:pPr>
              <w:spacing w:before="0" w:after="0"/>
              <w:rPr>
                <w:rFonts w:cs="Arial"/>
                <w:sz w:val="20"/>
                <w:szCs w:val="20"/>
              </w:rPr>
            </w:pPr>
            <w:r w:rsidRPr="004515C9">
              <w:rPr>
                <w:rFonts w:cs="Arial"/>
                <w:sz w:val="20"/>
                <w:szCs w:val="20"/>
              </w:rPr>
              <w:t>Instalação de peso morto</w:t>
            </w:r>
          </w:p>
        </w:tc>
        <w:tc>
          <w:tcPr>
            <w:tcW w:w="1430" w:type="dxa"/>
            <w:tcBorders>
              <w:top w:val="nil"/>
              <w:left w:val="nil"/>
              <w:bottom w:val="nil"/>
              <w:right w:val="nil"/>
            </w:tcBorders>
            <w:shd w:val="clear" w:color="auto" w:fill="auto"/>
            <w:noWrap/>
            <w:hideMark/>
          </w:tcPr>
          <w:p w14:paraId="4367EED4"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054210F6" w14:textId="77777777" w:rsidR="00F0773F" w:rsidRPr="004515C9" w:rsidRDefault="00F0773F" w:rsidP="00791E21">
            <w:pPr>
              <w:spacing w:before="0" w:after="0"/>
              <w:jc w:val="center"/>
              <w:rPr>
                <w:rFonts w:cs="Arial"/>
                <w:sz w:val="20"/>
                <w:szCs w:val="20"/>
              </w:rPr>
            </w:pPr>
            <w:r w:rsidRPr="004515C9">
              <w:rPr>
                <w:rFonts w:cs="Arial"/>
                <w:sz w:val="20"/>
                <w:szCs w:val="20"/>
              </w:rPr>
              <w:t>1,00</w:t>
            </w:r>
          </w:p>
        </w:tc>
      </w:tr>
      <w:tr w:rsidR="00F0773F" w:rsidRPr="004515C9" w14:paraId="55EE809D" w14:textId="77777777" w:rsidTr="00DB2930">
        <w:trPr>
          <w:trHeight w:val="242"/>
        </w:trPr>
        <w:tc>
          <w:tcPr>
            <w:tcW w:w="4797" w:type="dxa"/>
            <w:tcBorders>
              <w:top w:val="nil"/>
              <w:left w:val="single" w:sz="8" w:space="0" w:color="auto"/>
              <w:bottom w:val="nil"/>
              <w:right w:val="nil"/>
            </w:tcBorders>
            <w:shd w:val="clear" w:color="auto" w:fill="auto"/>
            <w:noWrap/>
            <w:hideMark/>
          </w:tcPr>
          <w:p w14:paraId="30341983" w14:textId="77777777" w:rsidR="00F0773F" w:rsidRPr="004515C9" w:rsidRDefault="00F0773F" w:rsidP="00791E21">
            <w:pPr>
              <w:spacing w:before="0" w:after="0"/>
              <w:rPr>
                <w:rFonts w:cs="Arial"/>
                <w:sz w:val="20"/>
                <w:szCs w:val="20"/>
              </w:rPr>
            </w:pPr>
            <w:r w:rsidRPr="004515C9">
              <w:rPr>
                <w:rFonts w:cs="Arial"/>
                <w:sz w:val="20"/>
                <w:szCs w:val="20"/>
              </w:rPr>
              <w:t>Quebra de conexão</w:t>
            </w:r>
          </w:p>
        </w:tc>
        <w:tc>
          <w:tcPr>
            <w:tcW w:w="1430" w:type="dxa"/>
            <w:tcBorders>
              <w:top w:val="nil"/>
              <w:left w:val="nil"/>
              <w:bottom w:val="nil"/>
              <w:right w:val="nil"/>
            </w:tcBorders>
            <w:shd w:val="clear" w:color="auto" w:fill="auto"/>
            <w:noWrap/>
            <w:hideMark/>
          </w:tcPr>
          <w:p w14:paraId="59C37155"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39DFB34E" w14:textId="77777777" w:rsidR="00F0773F" w:rsidRPr="004515C9" w:rsidRDefault="00F0773F" w:rsidP="00791E21">
            <w:pPr>
              <w:spacing w:before="0" w:after="0"/>
              <w:jc w:val="center"/>
              <w:rPr>
                <w:rFonts w:cs="Arial"/>
                <w:sz w:val="20"/>
                <w:szCs w:val="20"/>
              </w:rPr>
            </w:pPr>
            <w:r w:rsidRPr="004515C9">
              <w:rPr>
                <w:rFonts w:cs="Arial"/>
                <w:sz w:val="20"/>
                <w:szCs w:val="20"/>
              </w:rPr>
              <w:t>2,00</w:t>
            </w:r>
          </w:p>
        </w:tc>
      </w:tr>
      <w:tr w:rsidR="00F0773F" w:rsidRPr="004515C9" w14:paraId="7FC802F6" w14:textId="77777777" w:rsidTr="00DB2930">
        <w:trPr>
          <w:trHeight w:val="242"/>
        </w:trPr>
        <w:tc>
          <w:tcPr>
            <w:tcW w:w="4797" w:type="dxa"/>
            <w:tcBorders>
              <w:top w:val="nil"/>
              <w:left w:val="single" w:sz="8" w:space="0" w:color="auto"/>
              <w:bottom w:val="nil"/>
              <w:right w:val="nil"/>
            </w:tcBorders>
            <w:shd w:val="clear" w:color="auto" w:fill="auto"/>
            <w:noWrap/>
            <w:hideMark/>
          </w:tcPr>
          <w:p w14:paraId="39C8F99A" w14:textId="77777777" w:rsidR="00F0773F" w:rsidRPr="004515C9" w:rsidRDefault="00F0773F" w:rsidP="00791E21">
            <w:pPr>
              <w:spacing w:before="0" w:after="0"/>
              <w:rPr>
                <w:rFonts w:cs="Arial"/>
                <w:sz w:val="20"/>
                <w:szCs w:val="20"/>
              </w:rPr>
            </w:pPr>
            <w:r w:rsidRPr="004515C9">
              <w:rPr>
                <w:rFonts w:cs="Arial"/>
                <w:sz w:val="20"/>
                <w:szCs w:val="20"/>
              </w:rPr>
              <w:t>Instalação de cabeça de tração</w:t>
            </w:r>
          </w:p>
        </w:tc>
        <w:tc>
          <w:tcPr>
            <w:tcW w:w="1430" w:type="dxa"/>
            <w:tcBorders>
              <w:top w:val="nil"/>
              <w:left w:val="nil"/>
              <w:bottom w:val="nil"/>
              <w:right w:val="nil"/>
            </w:tcBorders>
            <w:shd w:val="clear" w:color="auto" w:fill="auto"/>
            <w:noWrap/>
            <w:hideMark/>
          </w:tcPr>
          <w:p w14:paraId="6E1C585E" w14:textId="77777777" w:rsidR="00F0773F" w:rsidRPr="004515C9" w:rsidRDefault="00F0773F" w:rsidP="00791E21">
            <w:pPr>
              <w:spacing w:before="0" w:after="0"/>
              <w:jc w:val="center"/>
              <w:rPr>
                <w:rFonts w:cs="Arial"/>
                <w:sz w:val="20"/>
                <w:szCs w:val="20"/>
              </w:rPr>
            </w:pPr>
            <w:r w:rsidRPr="004515C9">
              <w:rPr>
                <w:rFonts w:cs="Arial"/>
                <w:sz w:val="20"/>
                <w:szCs w:val="20"/>
              </w:rPr>
              <w:t>RSV</w:t>
            </w:r>
          </w:p>
        </w:tc>
        <w:tc>
          <w:tcPr>
            <w:tcW w:w="2836" w:type="dxa"/>
            <w:tcBorders>
              <w:top w:val="nil"/>
              <w:left w:val="nil"/>
              <w:bottom w:val="nil"/>
              <w:right w:val="single" w:sz="8" w:space="0" w:color="auto"/>
            </w:tcBorders>
            <w:shd w:val="clear" w:color="auto" w:fill="auto"/>
            <w:noWrap/>
            <w:hideMark/>
          </w:tcPr>
          <w:p w14:paraId="5076FCAB" w14:textId="77777777" w:rsidR="00F0773F" w:rsidRPr="004515C9" w:rsidRDefault="00F0773F" w:rsidP="00791E21">
            <w:pPr>
              <w:spacing w:before="0" w:after="0"/>
              <w:jc w:val="center"/>
              <w:rPr>
                <w:rFonts w:cs="Arial"/>
                <w:sz w:val="20"/>
                <w:szCs w:val="20"/>
              </w:rPr>
            </w:pPr>
            <w:r w:rsidRPr="004515C9">
              <w:rPr>
                <w:rFonts w:cs="Arial"/>
                <w:sz w:val="20"/>
                <w:szCs w:val="20"/>
              </w:rPr>
              <w:t>2,00</w:t>
            </w:r>
          </w:p>
        </w:tc>
      </w:tr>
      <w:tr w:rsidR="00F0773F" w:rsidRPr="004515C9" w14:paraId="0A32538F" w14:textId="77777777" w:rsidTr="00DB2930">
        <w:trPr>
          <w:trHeight w:val="242"/>
        </w:trPr>
        <w:tc>
          <w:tcPr>
            <w:tcW w:w="4797" w:type="dxa"/>
            <w:tcBorders>
              <w:top w:val="nil"/>
              <w:left w:val="single" w:sz="8" w:space="0" w:color="auto"/>
              <w:bottom w:val="nil"/>
              <w:right w:val="nil"/>
            </w:tcBorders>
            <w:shd w:val="clear" w:color="auto" w:fill="auto"/>
            <w:noWrap/>
            <w:hideMark/>
          </w:tcPr>
          <w:p w14:paraId="37268537" w14:textId="6BE95B51" w:rsidR="00F0773F" w:rsidRPr="004515C9" w:rsidRDefault="00F0773F" w:rsidP="00791E21">
            <w:pPr>
              <w:spacing w:before="0" w:after="0"/>
              <w:rPr>
                <w:rFonts w:cs="Arial"/>
                <w:sz w:val="20"/>
                <w:szCs w:val="20"/>
              </w:rPr>
            </w:pPr>
            <w:r w:rsidRPr="004515C9">
              <w:rPr>
                <w:rFonts w:cs="Arial"/>
                <w:i/>
                <w:iCs/>
                <w:sz w:val="20"/>
                <w:szCs w:val="20"/>
              </w:rPr>
              <w:t>Pull</w:t>
            </w:r>
            <w:r w:rsidR="00017384" w:rsidRPr="004515C9">
              <w:rPr>
                <w:rFonts w:cs="Arial"/>
                <w:i/>
                <w:iCs/>
                <w:sz w:val="20"/>
                <w:szCs w:val="20"/>
              </w:rPr>
              <w:t xml:space="preserve"> </w:t>
            </w:r>
            <w:r w:rsidRPr="004515C9">
              <w:rPr>
                <w:rFonts w:cs="Arial"/>
                <w:i/>
                <w:iCs/>
                <w:sz w:val="20"/>
                <w:szCs w:val="20"/>
              </w:rPr>
              <w:t>out</w:t>
            </w:r>
            <w:r w:rsidRPr="004515C9">
              <w:rPr>
                <w:rFonts w:cs="Arial"/>
                <w:sz w:val="20"/>
                <w:szCs w:val="20"/>
              </w:rPr>
              <w:t xml:space="preserve"> de 2ª extremidade</w:t>
            </w:r>
          </w:p>
        </w:tc>
        <w:tc>
          <w:tcPr>
            <w:tcW w:w="1430" w:type="dxa"/>
            <w:tcBorders>
              <w:top w:val="nil"/>
              <w:left w:val="nil"/>
              <w:bottom w:val="nil"/>
              <w:right w:val="nil"/>
            </w:tcBorders>
            <w:shd w:val="clear" w:color="auto" w:fill="auto"/>
            <w:noWrap/>
            <w:hideMark/>
          </w:tcPr>
          <w:p w14:paraId="5BD14D8B"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nil"/>
              <w:right w:val="single" w:sz="8" w:space="0" w:color="auto"/>
            </w:tcBorders>
            <w:shd w:val="clear" w:color="auto" w:fill="auto"/>
            <w:noWrap/>
            <w:hideMark/>
          </w:tcPr>
          <w:p w14:paraId="0798C10A" w14:textId="77777777" w:rsidR="00F0773F" w:rsidRPr="004515C9" w:rsidRDefault="00F0773F" w:rsidP="00791E21">
            <w:pPr>
              <w:spacing w:before="0" w:after="0"/>
              <w:jc w:val="center"/>
              <w:rPr>
                <w:rFonts w:cs="Arial"/>
                <w:sz w:val="20"/>
                <w:szCs w:val="20"/>
              </w:rPr>
            </w:pPr>
            <w:r w:rsidRPr="004515C9">
              <w:rPr>
                <w:rFonts w:cs="Arial"/>
                <w:sz w:val="20"/>
                <w:szCs w:val="20"/>
              </w:rPr>
              <w:t>0,50</w:t>
            </w:r>
          </w:p>
        </w:tc>
      </w:tr>
      <w:tr w:rsidR="00F0773F" w:rsidRPr="004515C9" w14:paraId="1409AC89" w14:textId="77777777" w:rsidTr="00DB2930">
        <w:trPr>
          <w:trHeight w:val="254"/>
        </w:trPr>
        <w:tc>
          <w:tcPr>
            <w:tcW w:w="4797" w:type="dxa"/>
            <w:tcBorders>
              <w:top w:val="nil"/>
              <w:left w:val="single" w:sz="8" w:space="0" w:color="auto"/>
              <w:bottom w:val="single" w:sz="4" w:space="0" w:color="auto"/>
              <w:right w:val="nil"/>
            </w:tcBorders>
            <w:shd w:val="clear" w:color="auto" w:fill="auto"/>
            <w:noWrap/>
            <w:hideMark/>
          </w:tcPr>
          <w:p w14:paraId="47BC4DE5" w14:textId="77777777" w:rsidR="00F0773F" w:rsidRPr="004515C9" w:rsidRDefault="00F0773F" w:rsidP="00791E21">
            <w:pPr>
              <w:spacing w:before="0" w:after="0"/>
              <w:rPr>
                <w:rFonts w:cs="Arial"/>
                <w:sz w:val="20"/>
                <w:szCs w:val="20"/>
              </w:rPr>
            </w:pPr>
            <w:r w:rsidRPr="004515C9">
              <w:rPr>
                <w:rFonts w:cs="Arial"/>
                <w:sz w:val="20"/>
                <w:szCs w:val="20"/>
              </w:rPr>
              <w:t>Recolhimento (0,3km/h)</w:t>
            </w:r>
          </w:p>
        </w:tc>
        <w:tc>
          <w:tcPr>
            <w:tcW w:w="1430" w:type="dxa"/>
            <w:tcBorders>
              <w:top w:val="nil"/>
              <w:left w:val="nil"/>
              <w:bottom w:val="single" w:sz="4" w:space="0" w:color="auto"/>
              <w:right w:val="nil"/>
            </w:tcBorders>
            <w:shd w:val="clear" w:color="auto" w:fill="auto"/>
            <w:noWrap/>
            <w:hideMark/>
          </w:tcPr>
          <w:p w14:paraId="1E0525D5"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single" w:sz="4" w:space="0" w:color="auto"/>
              <w:right w:val="single" w:sz="8" w:space="0" w:color="auto"/>
            </w:tcBorders>
            <w:shd w:val="clear" w:color="auto" w:fill="auto"/>
            <w:noWrap/>
            <w:hideMark/>
          </w:tcPr>
          <w:p w14:paraId="46891579" w14:textId="77777777" w:rsidR="00F0773F" w:rsidRPr="004515C9" w:rsidRDefault="00F0773F" w:rsidP="00791E21">
            <w:pPr>
              <w:spacing w:before="0" w:after="0"/>
              <w:rPr>
                <w:rFonts w:cs="Arial"/>
                <w:sz w:val="20"/>
                <w:szCs w:val="20"/>
              </w:rPr>
            </w:pPr>
            <w:r w:rsidRPr="004515C9">
              <w:rPr>
                <w:rFonts w:cs="Arial"/>
                <w:sz w:val="20"/>
                <w:szCs w:val="20"/>
              </w:rPr>
              <w:t> </w:t>
            </w:r>
          </w:p>
        </w:tc>
      </w:tr>
      <w:tr w:rsidR="00F0773F" w:rsidRPr="004515C9" w14:paraId="69B410BB" w14:textId="77777777" w:rsidTr="00DB2930">
        <w:trPr>
          <w:trHeight w:val="279"/>
        </w:trPr>
        <w:tc>
          <w:tcPr>
            <w:tcW w:w="4797" w:type="dxa"/>
            <w:tcBorders>
              <w:top w:val="single" w:sz="8" w:space="0" w:color="auto"/>
              <w:left w:val="single" w:sz="8" w:space="0" w:color="auto"/>
              <w:bottom w:val="nil"/>
              <w:right w:val="nil"/>
            </w:tcBorders>
            <w:shd w:val="clear" w:color="000000" w:fill="D9D9D9"/>
            <w:noWrap/>
            <w:vAlign w:val="center"/>
            <w:hideMark/>
          </w:tcPr>
          <w:p w14:paraId="522CB49F" w14:textId="77777777" w:rsidR="00F0773F" w:rsidRPr="004515C9" w:rsidRDefault="00F0773F" w:rsidP="00791E21">
            <w:pPr>
              <w:spacing w:before="0" w:after="0"/>
              <w:rPr>
                <w:rFonts w:cs="Arial"/>
                <w:b/>
                <w:bCs/>
                <w:sz w:val="20"/>
                <w:szCs w:val="20"/>
              </w:rPr>
            </w:pPr>
            <w:r w:rsidRPr="004515C9">
              <w:rPr>
                <w:rFonts w:cs="Arial"/>
                <w:b/>
                <w:bCs/>
                <w:sz w:val="20"/>
                <w:szCs w:val="20"/>
              </w:rPr>
              <w:t>Totais Adicionais a todas Alternativas</w:t>
            </w:r>
          </w:p>
        </w:tc>
        <w:tc>
          <w:tcPr>
            <w:tcW w:w="1430" w:type="dxa"/>
            <w:tcBorders>
              <w:top w:val="single" w:sz="8" w:space="0" w:color="auto"/>
              <w:left w:val="nil"/>
              <w:bottom w:val="nil"/>
              <w:right w:val="nil"/>
            </w:tcBorders>
            <w:shd w:val="clear" w:color="000000" w:fill="D9D9D9"/>
            <w:noWrap/>
            <w:vAlign w:val="center"/>
            <w:hideMark/>
          </w:tcPr>
          <w:p w14:paraId="181A2216" w14:textId="77777777" w:rsidR="00F0773F" w:rsidRPr="004515C9" w:rsidRDefault="00F0773F" w:rsidP="00791E21">
            <w:pPr>
              <w:spacing w:before="0" w:after="0"/>
              <w:rPr>
                <w:rFonts w:cs="Arial"/>
                <w:b/>
                <w:bCs/>
                <w:sz w:val="20"/>
                <w:szCs w:val="20"/>
              </w:rPr>
            </w:pPr>
            <w:r w:rsidRPr="004515C9">
              <w:rPr>
                <w:rFonts w:cs="Arial"/>
                <w:b/>
                <w:bCs/>
                <w:sz w:val="20"/>
                <w:szCs w:val="20"/>
              </w:rPr>
              <w:t> </w:t>
            </w:r>
          </w:p>
        </w:tc>
        <w:tc>
          <w:tcPr>
            <w:tcW w:w="2836" w:type="dxa"/>
            <w:tcBorders>
              <w:top w:val="single" w:sz="8" w:space="0" w:color="auto"/>
              <w:left w:val="nil"/>
              <w:bottom w:val="nil"/>
              <w:right w:val="single" w:sz="8" w:space="0" w:color="auto"/>
            </w:tcBorders>
            <w:shd w:val="clear" w:color="000000" w:fill="D9D9D9"/>
            <w:noWrap/>
            <w:vAlign w:val="center"/>
            <w:hideMark/>
          </w:tcPr>
          <w:p w14:paraId="3D9A762A" w14:textId="77777777" w:rsidR="00F0773F" w:rsidRPr="004515C9" w:rsidRDefault="00F0773F" w:rsidP="00791E21">
            <w:pPr>
              <w:spacing w:before="0" w:after="0"/>
              <w:rPr>
                <w:rFonts w:cs="Arial"/>
                <w:b/>
                <w:bCs/>
                <w:sz w:val="20"/>
                <w:szCs w:val="20"/>
              </w:rPr>
            </w:pPr>
            <w:r w:rsidRPr="004515C9">
              <w:rPr>
                <w:rFonts w:cs="Arial"/>
                <w:b/>
                <w:bCs/>
                <w:sz w:val="20"/>
                <w:szCs w:val="20"/>
              </w:rPr>
              <w:t> </w:t>
            </w:r>
          </w:p>
        </w:tc>
      </w:tr>
      <w:tr w:rsidR="00F0773F" w:rsidRPr="004515C9" w14:paraId="5783026A" w14:textId="77777777" w:rsidTr="00DB2930">
        <w:trPr>
          <w:trHeight w:val="242"/>
        </w:trPr>
        <w:tc>
          <w:tcPr>
            <w:tcW w:w="4797" w:type="dxa"/>
            <w:tcBorders>
              <w:top w:val="nil"/>
              <w:left w:val="single" w:sz="8" w:space="0" w:color="auto"/>
              <w:bottom w:val="nil"/>
              <w:right w:val="nil"/>
            </w:tcBorders>
            <w:shd w:val="clear" w:color="auto" w:fill="auto"/>
            <w:noWrap/>
            <w:hideMark/>
          </w:tcPr>
          <w:p w14:paraId="3BF2D038" w14:textId="77777777" w:rsidR="00F0773F" w:rsidRPr="004515C9" w:rsidRDefault="00F0773F" w:rsidP="00791E21">
            <w:pPr>
              <w:spacing w:before="0" w:after="0"/>
              <w:rPr>
                <w:rFonts w:cs="Arial"/>
                <w:sz w:val="20"/>
                <w:szCs w:val="20"/>
              </w:rPr>
            </w:pPr>
            <w:r w:rsidRPr="004515C9">
              <w:rPr>
                <w:rFonts w:cs="Arial"/>
                <w:sz w:val="20"/>
                <w:szCs w:val="20"/>
              </w:rPr>
              <w:t>Transporte (86km e 30h)</w:t>
            </w:r>
          </w:p>
        </w:tc>
        <w:tc>
          <w:tcPr>
            <w:tcW w:w="1430" w:type="dxa"/>
            <w:tcBorders>
              <w:top w:val="nil"/>
              <w:left w:val="nil"/>
              <w:bottom w:val="nil"/>
              <w:right w:val="nil"/>
            </w:tcBorders>
            <w:shd w:val="clear" w:color="auto" w:fill="auto"/>
            <w:noWrap/>
            <w:hideMark/>
          </w:tcPr>
          <w:p w14:paraId="6D2AB89A"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nil"/>
              <w:right w:val="single" w:sz="8" w:space="0" w:color="auto"/>
            </w:tcBorders>
            <w:shd w:val="clear" w:color="auto" w:fill="auto"/>
            <w:noWrap/>
            <w:hideMark/>
          </w:tcPr>
          <w:p w14:paraId="1AF8D7FF" w14:textId="77777777" w:rsidR="00F0773F" w:rsidRPr="004515C9" w:rsidRDefault="00F0773F" w:rsidP="00791E21">
            <w:pPr>
              <w:spacing w:before="0" w:after="0"/>
              <w:jc w:val="center"/>
              <w:rPr>
                <w:rFonts w:cs="Arial"/>
                <w:sz w:val="20"/>
                <w:szCs w:val="20"/>
              </w:rPr>
            </w:pPr>
            <w:r w:rsidRPr="004515C9">
              <w:rPr>
                <w:rFonts w:cs="Arial"/>
                <w:sz w:val="20"/>
                <w:szCs w:val="20"/>
              </w:rPr>
              <w:t>1,25</w:t>
            </w:r>
          </w:p>
        </w:tc>
      </w:tr>
      <w:tr w:rsidR="00F0773F" w:rsidRPr="004515C9" w14:paraId="44DBDD17" w14:textId="77777777" w:rsidTr="00DB2930">
        <w:trPr>
          <w:trHeight w:val="254"/>
        </w:trPr>
        <w:tc>
          <w:tcPr>
            <w:tcW w:w="4797" w:type="dxa"/>
            <w:tcBorders>
              <w:top w:val="nil"/>
              <w:left w:val="single" w:sz="8" w:space="0" w:color="auto"/>
              <w:bottom w:val="single" w:sz="8" w:space="0" w:color="auto"/>
              <w:right w:val="nil"/>
            </w:tcBorders>
            <w:shd w:val="clear" w:color="auto" w:fill="auto"/>
            <w:noWrap/>
            <w:hideMark/>
          </w:tcPr>
          <w:p w14:paraId="58007FDD" w14:textId="77777777" w:rsidR="00F0773F" w:rsidRPr="004515C9" w:rsidRDefault="00F0773F" w:rsidP="00791E21">
            <w:pPr>
              <w:spacing w:before="0" w:after="0"/>
              <w:rPr>
                <w:rFonts w:cs="Arial"/>
                <w:sz w:val="20"/>
                <w:szCs w:val="20"/>
              </w:rPr>
            </w:pPr>
            <w:r w:rsidRPr="004515C9">
              <w:rPr>
                <w:rFonts w:cs="Arial"/>
                <w:sz w:val="20"/>
                <w:szCs w:val="20"/>
              </w:rPr>
              <w:t>Descarregamento (5un)</w:t>
            </w:r>
          </w:p>
        </w:tc>
        <w:tc>
          <w:tcPr>
            <w:tcW w:w="1430" w:type="dxa"/>
            <w:tcBorders>
              <w:top w:val="nil"/>
              <w:left w:val="nil"/>
              <w:bottom w:val="single" w:sz="8" w:space="0" w:color="auto"/>
              <w:right w:val="nil"/>
            </w:tcBorders>
            <w:shd w:val="clear" w:color="auto" w:fill="auto"/>
            <w:noWrap/>
            <w:hideMark/>
          </w:tcPr>
          <w:p w14:paraId="26361595" w14:textId="77777777" w:rsidR="00F0773F" w:rsidRPr="004515C9" w:rsidRDefault="00F0773F" w:rsidP="00791E21">
            <w:pPr>
              <w:spacing w:before="0" w:after="0"/>
              <w:jc w:val="center"/>
              <w:rPr>
                <w:rFonts w:cs="Arial"/>
                <w:sz w:val="20"/>
                <w:szCs w:val="20"/>
              </w:rPr>
            </w:pPr>
            <w:r w:rsidRPr="004515C9">
              <w:rPr>
                <w:rFonts w:cs="Arial"/>
                <w:sz w:val="20"/>
                <w:szCs w:val="20"/>
              </w:rPr>
              <w:t>PLSV</w:t>
            </w:r>
          </w:p>
        </w:tc>
        <w:tc>
          <w:tcPr>
            <w:tcW w:w="2836" w:type="dxa"/>
            <w:tcBorders>
              <w:top w:val="nil"/>
              <w:left w:val="nil"/>
              <w:bottom w:val="single" w:sz="8" w:space="0" w:color="auto"/>
              <w:right w:val="single" w:sz="8" w:space="0" w:color="auto"/>
            </w:tcBorders>
            <w:shd w:val="clear" w:color="auto" w:fill="auto"/>
            <w:noWrap/>
            <w:hideMark/>
          </w:tcPr>
          <w:p w14:paraId="03E6B5DF" w14:textId="77777777" w:rsidR="00F0773F" w:rsidRPr="004515C9" w:rsidRDefault="00F0773F" w:rsidP="00791E21">
            <w:pPr>
              <w:spacing w:before="0" w:after="0"/>
              <w:jc w:val="center"/>
              <w:rPr>
                <w:rFonts w:cs="Arial"/>
                <w:sz w:val="20"/>
                <w:szCs w:val="20"/>
              </w:rPr>
            </w:pPr>
            <w:r w:rsidRPr="004515C9">
              <w:rPr>
                <w:rFonts w:cs="Arial"/>
                <w:sz w:val="20"/>
                <w:szCs w:val="20"/>
              </w:rPr>
              <w:t>6,00</w:t>
            </w:r>
          </w:p>
        </w:tc>
      </w:tr>
    </w:tbl>
    <w:p w14:paraId="2406524D" w14:textId="03CECA49" w:rsidR="00A5180D" w:rsidRPr="004515C9" w:rsidRDefault="00EB6ED2" w:rsidP="00EB6ED2">
      <w:pPr>
        <w:pStyle w:val="Ttulo3"/>
        <w:ind w:left="1077"/>
      </w:pPr>
      <w:bookmarkStart w:id="771" w:name="_Toc55897143"/>
      <w:r>
        <w:t xml:space="preserve">Características dos </w:t>
      </w:r>
      <w:r w:rsidR="00A5180D" w:rsidRPr="004515C9">
        <w:t>Risers da UEP-1</w:t>
      </w:r>
      <w:bookmarkEnd w:id="771"/>
      <w:r w:rsidR="00A5180D" w:rsidRPr="004515C9">
        <w:t xml:space="preserve"> </w:t>
      </w:r>
    </w:p>
    <w:p w14:paraId="21900727" w14:textId="786AD065" w:rsidR="00A5180D" w:rsidRPr="004515C9" w:rsidRDefault="00EB6ED2" w:rsidP="00A5180D">
      <w:pPr>
        <w:rPr>
          <w:rFonts w:cs="Arial"/>
        </w:rPr>
      </w:pPr>
      <w:r>
        <w:rPr>
          <w:rFonts w:cs="Arial"/>
        </w:rPr>
        <w:t>As características do</w:t>
      </w:r>
      <w:r w:rsidR="006670D8" w:rsidRPr="004515C9">
        <w:rPr>
          <w:rFonts w:cs="Arial"/>
        </w:rPr>
        <w:t xml:space="preserve">s risers do Estudo de Caso UEP-1, com as respectivas alternativas definidas para o cálculo da função objetivo do </w:t>
      </w:r>
      <w:r w:rsidR="00023832" w:rsidRPr="004515C9">
        <w:rPr>
          <w:rFonts w:cs="Arial"/>
        </w:rPr>
        <w:t>“</w:t>
      </w:r>
      <w:r w:rsidR="006670D8" w:rsidRPr="004515C9">
        <w:rPr>
          <w:rFonts w:cs="Arial"/>
        </w:rPr>
        <w:t>caso base</w:t>
      </w:r>
      <w:r w:rsidR="00023832" w:rsidRPr="004515C9">
        <w:rPr>
          <w:rFonts w:cs="Arial"/>
        </w:rPr>
        <w:t>”</w:t>
      </w:r>
      <w:r>
        <w:rPr>
          <w:rFonts w:cs="Arial"/>
        </w:rPr>
        <w:t xml:space="preserve"> adotado</w:t>
      </w:r>
      <w:r w:rsidR="006670D8" w:rsidRPr="004515C9">
        <w:rPr>
          <w:rFonts w:cs="Arial"/>
        </w:rPr>
        <w:t xml:space="preserve">, estão descritos </w:t>
      </w:r>
      <w:r>
        <w:rPr>
          <w:rFonts w:cs="Arial"/>
        </w:rPr>
        <w:t xml:space="preserve">na </w:t>
      </w:r>
      <w:r w:rsidR="00017384" w:rsidRPr="004515C9">
        <w:rPr>
          <w:rFonts w:cs="Arial"/>
        </w:rPr>
        <w:t>T</w:t>
      </w:r>
      <w:r w:rsidR="006670D8" w:rsidRPr="004515C9">
        <w:rPr>
          <w:rFonts w:cs="Arial"/>
        </w:rPr>
        <w:t>abela 9.</w:t>
      </w:r>
    </w:p>
    <w:p w14:paraId="3308CF16" w14:textId="50921A57" w:rsidR="006670D8" w:rsidRPr="004515C9" w:rsidRDefault="00017384" w:rsidP="00F4253B">
      <w:pPr>
        <w:pStyle w:val="Tabela"/>
        <w:rPr>
          <w:rFonts w:cs="Arial"/>
        </w:rPr>
      </w:pPr>
      <w:bookmarkStart w:id="772" w:name="_Toc55897177"/>
      <w:r w:rsidRPr="00891601">
        <w:rPr>
          <w:rFonts w:cs="Arial"/>
          <w:b/>
          <w:bCs/>
        </w:rPr>
        <w:t>Tabela 9</w:t>
      </w:r>
      <w:r w:rsidRPr="004515C9">
        <w:rPr>
          <w:rFonts w:cs="Arial"/>
        </w:rPr>
        <w:t xml:space="preserve"> </w:t>
      </w:r>
      <w:r w:rsidR="00F4253B" w:rsidRPr="004515C9">
        <w:rPr>
          <w:rFonts w:cs="Arial"/>
        </w:rPr>
        <w:t>– Comprimento e alternativas</w:t>
      </w:r>
      <w:r w:rsidR="005A6B9B">
        <w:rPr>
          <w:rFonts w:cs="Arial"/>
        </w:rPr>
        <w:t xml:space="preserve"> “caso base” </w:t>
      </w:r>
      <w:r w:rsidR="00F4253B" w:rsidRPr="004515C9">
        <w:rPr>
          <w:rFonts w:cs="Arial"/>
        </w:rPr>
        <w:t xml:space="preserve">de </w:t>
      </w:r>
      <w:r w:rsidR="00F4253B" w:rsidRPr="004515C9">
        <w:rPr>
          <w:rFonts w:cs="Arial"/>
          <w:i/>
          <w:iCs/>
        </w:rPr>
        <w:t>Pull out</w:t>
      </w:r>
      <w:r w:rsidR="00F4253B" w:rsidRPr="004515C9">
        <w:rPr>
          <w:rFonts w:cs="Arial"/>
        </w:rPr>
        <w:t xml:space="preserve"> dos risers do Estudo de Caso UEP-1</w:t>
      </w:r>
      <w:bookmarkEnd w:id="772"/>
    </w:p>
    <w:tbl>
      <w:tblPr>
        <w:tblW w:w="4041" w:type="dxa"/>
        <w:jc w:val="center"/>
        <w:tblCellMar>
          <w:left w:w="70" w:type="dxa"/>
          <w:right w:w="70" w:type="dxa"/>
        </w:tblCellMar>
        <w:tblLook w:val="04A0" w:firstRow="1" w:lastRow="0" w:firstColumn="1" w:lastColumn="0" w:noHBand="0" w:noVBand="1"/>
      </w:tblPr>
      <w:tblGrid>
        <w:gridCol w:w="1323"/>
        <w:gridCol w:w="1261"/>
        <w:gridCol w:w="1457"/>
      </w:tblGrid>
      <w:tr w:rsidR="00F4253B" w:rsidRPr="005A6B9B" w14:paraId="1FADA747" w14:textId="77777777" w:rsidTr="005A6B9B">
        <w:trPr>
          <w:trHeight w:val="230"/>
          <w:jc w:val="center"/>
        </w:trPr>
        <w:tc>
          <w:tcPr>
            <w:tcW w:w="1323" w:type="dxa"/>
            <w:tcBorders>
              <w:top w:val="single" w:sz="8" w:space="0" w:color="auto"/>
              <w:left w:val="single" w:sz="8" w:space="0" w:color="auto"/>
              <w:bottom w:val="single" w:sz="4" w:space="0" w:color="auto"/>
              <w:right w:val="nil"/>
            </w:tcBorders>
            <w:shd w:val="clear" w:color="000000" w:fill="BFBFBF"/>
            <w:vAlign w:val="center"/>
            <w:hideMark/>
          </w:tcPr>
          <w:p w14:paraId="1FE2FA2C" w14:textId="688FEF2E" w:rsidR="00F4253B" w:rsidRPr="005A6B9B" w:rsidRDefault="00F4253B" w:rsidP="00A219D3">
            <w:pPr>
              <w:spacing w:before="0" w:after="0"/>
              <w:jc w:val="center"/>
              <w:rPr>
                <w:rFonts w:cs="Arial"/>
                <w:b/>
                <w:bCs/>
                <w:sz w:val="18"/>
                <w:szCs w:val="18"/>
              </w:rPr>
            </w:pPr>
            <w:r w:rsidRPr="005A6B9B">
              <w:rPr>
                <w:rFonts w:cs="Arial"/>
                <w:b/>
                <w:bCs/>
                <w:sz w:val="18"/>
                <w:szCs w:val="18"/>
              </w:rPr>
              <w:t>Nº</w:t>
            </w:r>
          </w:p>
        </w:tc>
        <w:tc>
          <w:tcPr>
            <w:tcW w:w="1261" w:type="dxa"/>
            <w:tcBorders>
              <w:top w:val="single" w:sz="8" w:space="0" w:color="auto"/>
              <w:left w:val="nil"/>
              <w:bottom w:val="single" w:sz="4" w:space="0" w:color="auto"/>
              <w:right w:val="nil"/>
            </w:tcBorders>
            <w:shd w:val="clear" w:color="000000" w:fill="BFBFBF"/>
            <w:vAlign w:val="center"/>
            <w:hideMark/>
          </w:tcPr>
          <w:p w14:paraId="61A4210E" w14:textId="77777777" w:rsidR="00F4253B" w:rsidRPr="005A6B9B" w:rsidRDefault="00F4253B" w:rsidP="00A219D3">
            <w:pPr>
              <w:spacing w:before="0" w:after="0"/>
              <w:jc w:val="center"/>
              <w:rPr>
                <w:rFonts w:cs="Arial"/>
                <w:b/>
                <w:bCs/>
                <w:sz w:val="18"/>
                <w:szCs w:val="18"/>
              </w:rPr>
            </w:pPr>
            <w:r w:rsidRPr="005A6B9B">
              <w:rPr>
                <w:rFonts w:cs="Arial"/>
                <w:b/>
                <w:bCs/>
                <w:sz w:val="18"/>
                <w:szCs w:val="18"/>
              </w:rPr>
              <w:t>Comp. (m)</w:t>
            </w:r>
          </w:p>
        </w:tc>
        <w:tc>
          <w:tcPr>
            <w:tcW w:w="1457" w:type="dxa"/>
            <w:tcBorders>
              <w:top w:val="single" w:sz="8" w:space="0" w:color="auto"/>
              <w:left w:val="nil"/>
              <w:bottom w:val="single" w:sz="4" w:space="0" w:color="auto"/>
              <w:right w:val="single" w:sz="8" w:space="0" w:color="auto"/>
            </w:tcBorders>
            <w:shd w:val="clear" w:color="000000" w:fill="BFBFBF"/>
            <w:noWrap/>
            <w:vAlign w:val="center"/>
            <w:hideMark/>
          </w:tcPr>
          <w:p w14:paraId="70950354" w14:textId="77777777" w:rsidR="00F4253B" w:rsidRPr="005A6B9B" w:rsidRDefault="00F4253B" w:rsidP="00A219D3">
            <w:pPr>
              <w:spacing w:before="0" w:after="0"/>
              <w:jc w:val="center"/>
              <w:rPr>
                <w:rFonts w:cs="Arial"/>
                <w:b/>
                <w:bCs/>
                <w:sz w:val="18"/>
                <w:szCs w:val="18"/>
              </w:rPr>
            </w:pPr>
            <w:r w:rsidRPr="005A6B9B">
              <w:rPr>
                <w:rFonts w:cs="Arial"/>
                <w:b/>
                <w:bCs/>
                <w:sz w:val="18"/>
                <w:szCs w:val="18"/>
              </w:rPr>
              <w:t>Alternativa</w:t>
            </w:r>
          </w:p>
        </w:tc>
      </w:tr>
      <w:tr w:rsidR="00F4253B" w:rsidRPr="005A6B9B" w14:paraId="7A482062"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63F708B6"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w:t>
            </w:r>
          </w:p>
        </w:tc>
        <w:tc>
          <w:tcPr>
            <w:tcW w:w="1261" w:type="dxa"/>
            <w:tcBorders>
              <w:top w:val="nil"/>
              <w:left w:val="nil"/>
              <w:bottom w:val="single" w:sz="4" w:space="0" w:color="auto"/>
              <w:right w:val="nil"/>
            </w:tcBorders>
            <w:shd w:val="clear" w:color="auto" w:fill="auto"/>
            <w:hideMark/>
          </w:tcPr>
          <w:p w14:paraId="1716179E" w14:textId="77777777" w:rsidR="00F4253B" w:rsidRPr="005A6B9B" w:rsidRDefault="00F4253B" w:rsidP="00A219D3">
            <w:pPr>
              <w:spacing w:before="0" w:after="0"/>
              <w:jc w:val="center"/>
              <w:rPr>
                <w:rFonts w:cs="Arial"/>
                <w:sz w:val="18"/>
                <w:szCs w:val="18"/>
              </w:rPr>
            </w:pPr>
            <w:r w:rsidRPr="005A6B9B">
              <w:rPr>
                <w:rFonts w:cs="Arial"/>
                <w:sz w:val="18"/>
                <w:szCs w:val="18"/>
              </w:rPr>
              <w:t>2.560</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4594D8A6"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1BF12959"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3C0F45C4" w14:textId="77777777" w:rsidR="00F4253B" w:rsidRPr="005A6B9B" w:rsidRDefault="00F4253B" w:rsidP="00A219D3">
            <w:pPr>
              <w:spacing w:before="0" w:after="0"/>
              <w:jc w:val="center"/>
              <w:rPr>
                <w:rFonts w:cs="Arial"/>
                <w:b/>
                <w:bCs/>
                <w:sz w:val="18"/>
                <w:szCs w:val="18"/>
              </w:rPr>
            </w:pPr>
            <w:r w:rsidRPr="005A6B9B">
              <w:rPr>
                <w:rFonts w:cs="Arial"/>
                <w:b/>
                <w:bCs/>
                <w:sz w:val="18"/>
                <w:szCs w:val="18"/>
              </w:rPr>
              <w:t>2</w:t>
            </w:r>
          </w:p>
        </w:tc>
        <w:tc>
          <w:tcPr>
            <w:tcW w:w="1261" w:type="dxa"/>
            <w:tcBorders>
              <w:top w:val="nil"/>
              <w:left w:val="nil"/>
              <w:bottom w:val="single" w:sz="4" w:space="0" w:color="auto"/>
              <w:right w:val="nil"/>
            </w:tcBorders>
            <w:shd w:val="clear" w:color="auto" w:fill="auto"/>
            <w:hideMark/>
          </w:tcPr>
          <w:p w14:paraId="30F434EA" w14:textId="77777777" w:rsidR="00F4253B" w:rsidRPr="005A6B9B" w:rsidRDefault="00F4253B" w:rsidP="00A219D3">
            <w:pPr>
              <w:spacing w:before="0" w:after="0"/>
              <w:jc w:val="center"/>
              <w:rPr>
                <w:rFonts w:cs="Arial"/>
                <w:sz w:val="18"/>
                <w:szCs w:val="18"/>
              </w:rPr>
            </w:pPr>
            <w:r w:rsidRPr="005A6B9B">
              <w:rPr>
                <w:rFonts w:cs="Arial"/>
                <w:sz w:val="18"/>
                <w:szCs w:val="18"/>
              </w:rPr>
              <w:t>1.358</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239EBE24"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16B287C4"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0DCBECA3" w14:textId="77777777" w:rsidR="00F4253B" w:rsidRPr="005A6B9B" w:rsidRDefault="00F4253B" w:rsidP="00A219D3">
            <w:pPr>
              <w:spacing w:before="0" w:after="0"/>
              <w:jc w:val="center"/>
              <w:rPr>
                <w:rFonts w:cs="Arial"/>
                <w:b/>
                <w:bCs/>
                <w:sz w:val="18"/>
                <w:szCs w:val="18"/>
              </w:rPr>
            </w:pPr>
            <w:r w:rsidRPr="005A6B9B">
              <w:rPr>
                <w:rFonts w:cs="Arial"/>
                <w:b/>
                <w:bCs/>
                <w:sz w:val="18"/>
                <w:szCs w:val="18"/>
              </w:rPr>
              <w:t>3</w:t>
            </w:r>
          </w:p>
        </w:tc>
        <w:tc>
          <w:tcPr>
            <w:tcW w:w="1261" w:type="dxa"/>
            <w:tcBorders>
              <w:top w:val="nil"/>
              <w:left w:val="nil"/>
              <w:bottom w:val="single" w:sz="4" w:space="0" w:color="auto"/>
              <w:right w:val="nil"/>
            </w:tcBorders>
            <w:shd w:val="clear" w:color="auto" w:fill="auto"/>
            <w:hideMark/>
          </w:tcPr>
          <w:p w14:paraId="6341F09F" w14:textId="77777777" w:rsidR="00F4253B" w:rsidRPr="005A6B9B" w:rsidRDefault="00F4253B" w:rsidP="00A219D3">
            <w:pPr>
              <w:spacing w:before="0" w:after="0"/>
              <w:jc w:val="center"/>
              <w:rPr>
                <w:rFonts w:cs="Arial"/>
                <w:sz w:val="18"/>
                <w:szCs w:val="18"/>
              </w:rPr>
            </w:pPr>
            <w:r w:rsidRPr="005A6B9B">
              <w:rPr>
                <w:rFonts w:cs="Arial"/>
                <w:sz w:val="18"/>
                <w:szCs w:val="18"/>
              </w:rPr>
              <w:t>2.580</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3B8E192"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7B625ED1"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5A0F2911" w14:textId="77777777" w:rsidR="00F4253B" w:rsidRPr="005A6B9B" w:rsidRDefault="00F4253B" w:rsidP="00A219D3">
            <w:pPr>
              <w:spacing w:before="0" w:after="0"/>
              <w:jc w:val="center"/>
              <w:rPr>
                <w:rFonts w:cs="Arial"/>
                <w:b/>
                <w:bCs/>
                <w:sz w:val="18"/>
                <w:szCs w:val="18"/>
              </w:rPr>
            </w:pPr>
            <w:r w:rsidRPr="005A6B9B">
              <w:rPr>
                <w:rFonts w:cs="Arial"/>
                <w:b/>
                <w:bCs/>
                <w:sz w:val="18"/>
                <w:szCs w:val="18"/>
              </w:rPr>
              <w:t>4</w:t>
            </w:r>
          </w:p>
        </w:tc>
        <w:tc>
          <w:tcPr>
            <w:tcW w:w="1261" w:type="dxa"/>
            <w:tcBorders>
              <w:top w:val="nil"/>
              <w:left w:val="nil"/>
              <w:bottom w:val="single" w:sz="4" w:space="0" w:color="auto"/>
              <w:right w:val="nil"/>
            </w:tcBorders>
            <w:shd w:val="clear" w:color="auto" w:fill="auto"/>
            <w:hideMark/>
          </w:tcPr>
          <w:p w14:paraId="12A75A3A" w14:textId="77777777" w:rsidR="00F4253B" w:rsidRPr="005A6B9B" w:rsidRDefault="00F4253B" w:rsidP="00A219D3">
            <w:pPr>
              <w:spacing w:before="0" w:after="0"/>
              <w:jc w:val="center"/>
              <w:rPr>
                <w:rFonts w:cs="Arial"/>
                <w:sz w:val="18"/>
                <w:szCs w:val="18"/>
              </w:rPr>
            </w:pPr>
            <w:r w:rsidRPr="005A6B9B">
              <w:rPr>
                <w:rFonts w:cs="Arial"/>
                <w:sz w:val="18"/>
                <w:szCs w:val="18"/>
              </w:rPr>
              <w:t>987</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393D2FDF"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1BEB64E2" w14:textId="77777777" w:rsidTr="005A6B9B">
        <w:trPr>
          <w:trHeight w:val="230"/>
          <w:jc w:val="center"/>
        </w:trPr>
        <w:tc>
          <w:tcPr>
            <w:tcW w:w="1323" w:type="dxa"/>
            <w:tcBorders>
              <w:top w:val="nil"/>
              <w:left w:val="single" w:sz="8" w:space="0" w:color="auto"/>
              <w:bottom w:val="single" w:sz="4" w:space="0" w:color="auto"/>
              <w:right w:val="nil"/>
            </w:tcBorders>
            <w:shd w:val="clear" w:color="000000" w:fill="D9D9D9"/>
            <w:hideMark/>
          </w:tcPr>
          <w:p w14:paraId="07DC6BD8" w14:textId="77777777" w:rsidR="00F4253B" w:rsidRPr="005A6B9B" w:rsidRDefault="00F4253B" w:rsidP="00A219D3">
            <w:pPr>
              <w:spacing w:before="0" w:after="0"/>
              <w:jc w:val="center"/>
              <w:rPr>
                <w:rFonts w:cs="Arial"/>
                <w:b/>
                <w:bCs/>
                <w:sz w:val="18"/>
                <w:szCs w:val="18"/>
              </w:rPr>
            </w:pPr>
            <w:r w:rsidRPr="005A6B9B">
              <w:rPr>
                <w:rFonts w:cs="Arial"/>
                <w:b/>
                <w:bCs/>
                <w:sz w:val="18"/>
                <w:szCs w:val="18"/>
              </w:rPr>
              <w:t>5</w:t>
            </w:r>
          </w:p>
        </w:tc>
        <w:tc>
          <w:tcPr>
            <w:tcW w:w="1261" w:type="dxa"/>
            <w:tcBorders>
              <w:top w:val="nil"/>
              <w:left w:val="nil"/>
              <w:bottom w:val="single" w:sz="4" w:space="0" w:color="auto"/>
              <w:right w:val="nil"/>
            </w:tcBorders>
            <w:shd w:val="clear" w:color="000000" w:fill="D9D9D9"/>
            <w:hideMark/>
          </w:tcPr>
          <w:p w14:paraId="2E21F0F2" w14:textId="77777777" w:rsidR="00F4253B" w:rsidRPr="005A6B9B" w:rsidRDefault="00F4253B" w:rsidP="00A219D3">
            <w:pPr>
              <w:spacing w:before="0" w:after="0"/>
              <w:jc w:val="center"/>
              <w:rPr>
                <w:rFonts w:cs="Arial"/>
                <w:sz w:val="18"/>
                <w:szCs w:val="18"/>
              </w:rPr>
            </w:pPr>
            <w:r w:rsidRPr="005A6B9B">
              <w:rPr>
                <w:rFonts w:cs="Arial"/>
                <w:sz w:val="18"/>
                <w:szCs w:val="18"/>
              </w:rPr>
              <w:t>2.687</w:t>
            </w:r>
          </w:p>
        </w:tc>
        <w:tc>
          <w:tcPr>
            <w:tcW w:w="1457" w:type="dxa"/>
            <w:tcBorders>
              <w:top w:val="nil"/>
              <w:left w:val="single" w:sz="4" w:space="0" w:color="auto"/>
              <w:bottom w:val="single" w:sz="4" w:space="0" w:color="auto"/>
              <w:right w:val="single" w:sz="8" w:space="0" w:color="auto"/>
            </w:tcBorders>
            <w:shd w:val="clear" w:color="000000" w:fill="D9D9D9"/>
            <w:noWrap/>
            <w:hideMark/>
          </w:tcPr>
          <w:p w14:paraId="67254595" w14:textId="77777777" w:rsidR="00F4253B" w:rsidRPr="005A6B9B" w:rsidRDefault="00F4253B" w:rsidP="00A219D3">
            <w:pPr>
              <w:spacing w:before="0" w:after="0"/>
              <w:jc w:val="center"/>
              <w:rPr>
                <w:rFonts w:cs="Arial"/>
                <w:sz w:val="18"/>
                <w:szCs w:val="18"/>
              </w:rPr>
            </w:pPr>
            <w:r w:rsidRPr="005A6B9B">
              <w:rPr>
                <w:rFonts w:cs="Arial"/>
                <w:sz w:val="18"/>
                <w:szCs w:val="18"/>
              </w:rPr>
              <w:t>B</w:t>
            </w:r>
          </w:p>
        </w:tc>
      </w:tr>
      <w:tr w:rsidR="00F4253B" w:rsidRPr="005A6B9B" w14:paraId="46A22FE1"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308A0054" w14:textId="77777777" w:rsidR="00F4253B" w:rsidRPr="005A6B9B" w:rsidRDefault="00F4253B" w:rsidP="00A219D3">
            <w:pPr>
              <w:spacing w:before="0" w:after="0"/>
              <w:jc w:val="center"/>
              <w:rPr>
                <w:rFonts w:cs="Arial"/>
                <w:b/>
                <w:bCs/>
                <w:sz w:val="18"/>
                <w:szCs w:val="18"/>
              </w:rPr>
            </w:pPr>
            <w:r w:rsidRPr="005A6B9B">
              <w:rPr>
                <w:rFonts w:cs="Arial"/>
                <w:b/>
                <w:bCs/>
                <w:sz w:val="18"/>
                <w:szCs w:val="18"/>
              </w:rPr>
              <w:t>6</w:t>
            </w:r>
          </w:p>
        </w:tc>
        <w:tc>
          <w:tcPr>
            <w:tcW w:w="1261" w:type="dxa"/>
            <w:tcBorders>
              <w:top w:val="nil"/>
              <w:left w:val="nil"/>
              <w:bottom w:val="single" w:sz="4" w:space="0" w:color="auto"/>
              <w:right w:val="nil"/>
            </w:tcBorders>
            <w:shd w:val="clear" w:color="auto" w:fill="auto"/>
            <w:hideMark/>
          </w:tcPr>
          <w:p w14:paraId="393B6245" w14:textId="77777777" w:rsidR="00F4253B" w:rsidRPr="005A6B9B" w:rsidRDefault="00F4253B" w:rsidP="00A219D3">
            <w:pPr>
              <w:spacing w:before="0" w:after="0"/>
              <w:jc w:val="center"/>
              <w:rPr>
                <w:rFonts w:cs="Arial"/>
                <w:sz w:val="18"/>
                <w:szCs w:val="18"/>
              </w:rPr>
            </w:pPr>
            <w:r w:rsidRPr="005A6B9B">
              <w:rPr>
                <w:rFonts w:cs="Arial"/>
                <w:sz w:val="18"/>
                <w:szCs w:val="18"/>
              </w:rPr>
              <w:t>3.651</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3635BD0B"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0DF4D419"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57139F42" w14:textId="77777777" w:rsidR="00F4253B" w:rsidRPr="005A6B9B" w:rsidRDefault="00F4253B" w:rsidP="00A219D3">
            <w:pPr>
              <w:spacing w:before="0" w:after="0"/>
              <w:jc w:val="center"/>
              <w:rPr>
                <w:rFonts w:cs="Arial"/>
                <w:b/>
                <w:bCs/>
                <w:sz w:val="18"/>
                <w:szCs w:val="18"/>
              </w:rPr>
            </w:pPr>
            <w:r w:rsidRPr="005A6B9B">
              <w:rPr>
                <w:rFonts w:cs="Arial"/>
                <w:b/>
                <w:bCs/>
                <w:sz w:val="18"/>
                <w:szCs w:val="18"/>
              </w:rPr>
              <w:t>7</w:t>
            </w:r>
          </w:p>
        </w:tc>
        <w:tc>
          <w:tcPr>
            <w:tcW w:w="1261" w:type="dxa"/>
            <w:tcBorders>
              <w:top w:val="nil"/>
              <w:left w:val="nil"/>
              <w:bottom w:val="single" w:sz="4" w:space="0" w:color="auto"/>
              <w:right w:val="nil"/>
            </w:tcBorders>
            <w:shd w:val="clear" w:color="auto" w:fill="auto"/>
            <w:hideMark/>
          </w:tcPr>
          <w:p w14:paraId="26D17C9F" w14:textId="77777777" w:rsidR="00F4253B" w:rsidRPr="005A6B9B" w:rsidRDefault="00F4253B" w:rsidP="00A219D3">
            <w:pPr>
              <w:spacing w:before="0" w:after="0"/>
              <w:jc w:val="center"/>
              <w:rPr>
                <w:rFonts w:cs="Arial"/>
                <w:sz w:val="18"/>
                <w:szCs w:val="18"/>
              </w:rPr>
            </w:pPr>
            <w:r w:rsidRPr="005A6B9B">
              <w:rPr>
                <w:rFonts w:cs="Arial"/>
                <w:sz w:val="18"/>
                <w:szCs w:val="18"/>
              </w:rPr>
              <w:t>1.243</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4DA6AAD7"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3AFD6402"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04797C55" w14:textId="77777777" w:rsidR="00F4253B" w:rsidRPr="005A6B9B" w:rsidRDefault="00F4253B" w:rsidP="00A219D3">
            <w:pPr>
              <w:spacing w:before="0" w:after="0"/>
              <w:jc w:val="center"/>
              <w:rPr>
                <w:rFonts w:cs="Arial"/>
                <w:b/>
                <w:bCs/>
                <w:sz w:val="18"/>
                <w:szCs w:val="18"/>
              </w:rPr>
            </w:pPr>
            <w:r w:rsidRPr="005A6B9B">
              <w:rPr>
                <w:rFonts w:cs="Arial"/>
                <w:b/>
                <w:bCs/>
                <w:sz w:val="18"/>
                <w:szCs w:val="18"/>
              </w:rPr>
              <w:t>8</w:t>
            </w:r>
          </w:p>
        </w:tc>
        <w:tc>
          <w:tcPr>
            <w:tcW w:w="1261" w:type="dxa"/>
            <w:tcBorders>
              <w:top w:val="nil"/>
              <w:left w:val="nil"/>
              <w:bottom w:val="single" w:sz="4" w:space="0" w:color="auto"/>
              <w:right w:val="nil"/>
            </w:tcBorders>
            <w:shd w:val="clear" w:color="auto" w:fill="auto"/>
            <w:hideMark/>
          </w:tcPr>
          <w:p w14:paraId="43A373AA" w14:textId="77777777" w:rsidR="00F4253B" w:rsidRPr="005A6B9B" w:rsidRDefault="00F4253B" w:rsidP="00A219D3">
            <w:pPr>
              <w:spacing w:before="0" w:after="0"/>
              <w:jc w:val="center"/>
              <w:rPr>
                <w:rFonts w:cs="Arial"/>
                <w:sz w:val="18"/>
                <w:szCs w:val="18"/>
              </w:rPr>
            </w:pPr>
            <w:r w:rsidRPr="005A6B9B">
              <w:rPr>
                <w:rFonts w:cs="Arial"/>
                <w:sz w:val="18"/>
                <w:szCs w:val="18"/>
              </w:rPr>
              <w:t>4.253</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0990FBB"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79005B6A"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25F269EF" w14:textId="77777777" w:rsidR="00F4253B" w:rsidRPr="005A6B9B" w:rsidRDefault="00F4253B" w:rsidP="00A219D3">
            <w:pPr>
              <w:spacing w:before="0" w:after="0"/>
              <w:jc w:val="center"/>
              <w:rPr>
                <w:rFonts w:cs="Arial"/>
                <w:b/>
                <w:bCs/>
                <w:sz w:val="18"/>
                <w:szCs w:val="18"/>
              </w:rPr>
            </w:pPr>
            <w:r w:rsidRPr="005A6B9B">
              <w:rPr>
                <w:rFonts w:cs="Arial"/>
                <w:b/>
                <w:bCs/>
                <w:sz w:val="18"/>
                <w:szCs w:val="18"/>
              </w:rPr>
              <w:t>9</w:t>
            </w:r>
          </w:p>
        </w:tc>
        <w:tc>
          <w:tcPr>
            <w:tcW w:w="1261" w:type="dxa"/>
            <w:tcBorders>
              <w:top w:val="nil"/>
              <w:left w:val="nil"/>
              <w:bottom w:val="single" w:sz="4" w:space="0" w:color="auto"/>
              <w:right w:val="nil"/>
            </w:tcBorders>
            <w:shd w:val="clear" w:color="auto" w:fill="auto"/>
            <w:hideMark/>
          </w:tcPr>
          <w:p w14:paraId="5FD6BB0E" w14:textId="77777777" w:rsidR="00F4253B" w:rsidRPr="005A6B9B" w:rsidRDefault="00F4253B" w:rsidP="00A219D3">
            <w:pPr>
              <w:spacing w:before="0" w:after="0"/>
              <w:jc w:val="center"/>
              <w:rPr>
                <w:rFonts w:cs="Arial"/>
                <w:sz w:val="18"/>
                <w:szCs w:val="18"/>
              </w:rPr>
            </w:pPr>
            <w:r w:rsidRPr="005A6B9B">
              <w:rPr>
                <w:rFonts w:cs="Arial"/>
                <w:sz w:val="18"/>
                <w:szCs w:val="18"/>
              </w:rPr>
              <w:t>1.897</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4BD301FE"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22D56F44"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1DBFF22A"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10</w:t>
            </w:r>
          </w:p>
        </w:tc>
        <w:tc>
          <w:tcPr>
            <w:tcW w:w="1261" w:type="dxa"/>
            <w:tcBorders>
              <w:top w:val="nil"/>
              <w:left w:val="nil"/>
              <w:bottom w:val="single" w:sz="4" w:space="0" w:color="auto"/>
              <w:right w:val="nil"/>
            </w:tcBorders>
            <w:shd w:val="clear" w:color="auto" w:fill="auto"/>
            <w:hideMark/>
          </w:tcPr>
          <w:p w14:paraId="67B9E416" w14:textId="77777777" w:rsidR="00F4253B" w:rsidRPr="005A6B9B" w:rsidRDefault="00F4253B" w:rsidP="00A219D3">
            <w:pPr>
              <w:spacing w:before="0" w:after="0"/>
              <w:jc w:val="center"/>
              <w:rPr>
                <w:rFonts w:cs="Arial"/>
                <w:sz w:val="18"/>
                <w:szCs w:val="18"/>
              </w:rPr>
            </w:pPr>
            <w:r w:rsidRPr="005A6B9B">
              <w:rPr>
                <w:rFonts w:cs="Arial"/>
                <w:sz w:val="18"/>
                <w:szCs w:val="18"/>
              </w:rPr>
              <w:t>2.635</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61700DFC"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44BBD8E6" w14:textId="77777777" w:rsidTr="005A6B9B">
        <w:trPr>
          <w:trHeight w:val="230"/>
          <w:jc w:val="center"/>
        </w:trPr>
        <w:tc>
          <w:tcPr>
            <w:tcW w:w="1323" w:type="dxa"/>
            <w:tcBorders>
              <w:top w:val="nil"/>
              <w:left w:val="single" w:sz="8" w:space="0" w:color="auto"/>
              <w:bottom w:val="single" w:sz="4" w:space="0" w:color="auto"/>
              <w:right w:val="nil"/>
            </w:tcBorders>
            <w:shd w:val="clear" w:color="000000" w:fill="D9D9D9"/>
            <w:hideMark/>
          </w:tcPr>
          <w:p w14:paraId="711A3AB3"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11</w:t>
            </w:r>
          </w:p>
        </w:tc>
        <w:tc>
          <w:tcPr>
            <w:tcW w:w="1261" w:type="dxa"/>
            <w:tcBorders>
              <w:top w:val="nil"/>
              <w:left w:val="nil"/>
              <w:bottom w:val="single" w:sz="4" w:space="0" w:color="auto"/>
              <w:right w:val="nil"/>
            </w:tcBorders>
            <w:shd w:val="clear" w:color="000000" w:fill="D9D9D9"/>
            <w:hideMark/>
          </w:tcPr>
          <w:p w14:paraId="164ACB4F" w14:textId="77777777" w:rsidR="00F4253B" w:rsidRPr="005A6B9B" w:rsidRDefault="00F4253B" w:rsidP="00A219D3">
            <w:pPr>
              <w:spacing w:before="0" w:after="0"/>
              <w:jc w:val="center"/>
              <w:rPr>
                <w:rFonts w:cs="Arial"/>
                <w:sz w:val="18"/>
                <w:szCs w:val="18"/>
              </w:rPr>
            </w:pPr>
            <w:r w:rsidRPr="005A6B9B">
              <w:rPr>
                <w:rFonts w:cs="Arial"/>
                <w:sz w:val="18"/>
                <w:szCs w:val="18"/>
              </w:rPr>
              <w:t>1.856</w:t>
            </w:r>
          </w:p>
        </w:tc>
        <w:tc>
          <w:tcPr>
            <w:tcW w:w="1457" w:type="dxa"/>
            <w:tcBorders>
              <w:top w:val="nil"/>
              <w:left w:val="single" w:sz="4" w:space="0" w:color="auto"/>
              <w:bottom w:val="single" w:sz="4" w:space="0" w:color="auto"/>
              <w:right w:val="single" w:sz="8" w:space="0" w:color="auto"/>
            </w:tcBorders>
            <w:shd w:val="clear" w:color="000000" w:fill="D9D9D9"/>
            <w:noWrap/>
            <w:hideMark/>
          </w:tcPr>
          <w:p w14:paraId="4E6646ED" w14:textId="77777777" w:rsidR="00F4253B" w:rsidRPr="005A6B9B" w:rsidRDefault="00F4253B" w:rsidP="00A219D3">
            <w:pPr>
              <w:spacing w:before="0" w:after="0"/>
              <w:jc w:val="center"/>
              <w:rPr>
                <w:rFonts w:cs="Arial"/>
                <w:sz w:val="18"/>
                <w:szCs w:val="18"/>
              </w:rPr>
            </w:pPr>
            <w:r w:rsidRPr="005A6B9B">
              <w:rPr>
                <w:rFonts w:cs="Arial"/>
                <w:sz w:val="18"/>
                <w:szCs w:val="18"/>
              </w:rPr>
              <w:t>B</w:t>
            </w:r>
          </w:p>
        </w:tc>
      </w:tr>
      <w:tr w:rsidR="00F4253B" w:rsidRPr="005A6B9B" w14:paraId="3D6AA837"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757CD17C"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12</w:t>
            </w:r>
          </w:p>
        </w:tc>
        <w:tc>
          <w:tcPr>
            <w:tcW w:w="1261" w:type="dxa"/>
            <w:tcBorders>
              <w:top w:val="nil"/>
              <w:left w:val="nil"/>
              <w:bottom w:val="single" w:sz="4" w:space="0" w:color="auto"/>
              <w:right w:val="nil"/>
            </w:tcBorders>
            <w:shd w:val="clear" w:color="auto" w:fill="auto"/>
            <w:hideMark/>
          </w:tcPr>
          <w:p w14:paraId="507D6B65" w14:textId="77777777" w:rsidR="00F4253B" w:rsidRPr="005A6B9B" w:rsidRDefault="00F4253B" w:rsidP="00A219D3">
            <w:pPr>
              <w:spacing w:before="0" w:after="0"/>
              <w:jc w:val="center"/>
              <w:rPr>
                <w:rFonts w:cs="Arial"/>
                <w:sz w:val="18"/>
                <w:szCs w:val="18"/>
              </w:rPr>
            </w:pPr>
            <w:r w:rsidRPr="005A6B9B">
              <w:rPr>
                <w:rFonts w:cs="Arial"/>
                <w:sz w:val="18"/>
                <w:szCs w:val="18"/>
              </w:rPr>
              <w:t>4.015</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68DEA83"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20D4F79B"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3FC40CF0"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13</w:t>
            </w:r>
          </w:p>
        </w:tc>
        <w:tc>
          <w:tcPr>
            <w:tcW w:w="1261" w:type="dxa"/>
            <w:tcBorders>
              <w:top w:val="nil"/>
              <w:left w:val="nil"/>
              <w:bottom w:val="single" w:sz="4" w:space="0" w:color="auto"/>
              <w:right w:val="nil"/>
            </w:tcBorders>
            <w:shd w:val="clear" w:color="auto" w:fill="auto"/>
            <w:hideMark/>
          </w:tcPr>
          <w:p w14:paraId="5F312D8D" w14:textId="77777777" w:rsidR="00F4253B" w:rsidRPr="005A6B9B" w:rsidRDefault="00F4253B" w:rsidP="00A219D3">
            <w:pPr>
              <w:spacing w:before="0" w:after="0"/>
              <w:jc w:val="center"/>
              <w:rPr>
                <w:rFonts w:cs="Arial"/>
                <w:sz w:val="18"/>
                <w:szCs w:val="18"/>
              </w:rPr>
            </w:pPr>
            <w:r w:rsidRPr="005A6B9B">
              <w:rPr>
                <w:rFonts w:cs="Arial"/>
                <w:sz w:val="18"/>
                <w:szCs w:val="18"/>
              </w:rPr>
              <w:t>1.688</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CAD564E"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426A5F03"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252BC628"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14</w:t>
            </w:r>
          </w:p>
        </w:tc>
        <w:tc>
          <w:tcPr>
            <w:tcW w:w="1261" w:type="dxa"/>
            <w:tcBorders>
              <w:top w:val="nil"/>
              <w:left w:val="nil"/>
              <w:bottom w:val="single" w:sz="4" w:space="0" w:color="auto"/>
              <w:right w:val="nil"/>
            </w:tcBorders>
            <w:shd w:val="clear" w:color="auto" w:fill="auto"/>
            <w:hideMark/>
          </w:tcPr>
          <w:p w14:paraId="1B5DC600" w14:textId="77777777" w:rsidR="00F4253B" w:rsidRPr="005A6B9B" w:rsidRDefault="00F4253B" w:rsidP="00A219D3">
            <w:pPr>
              <w:spacing w:before="0" w:after="0"/>
              <w:jc w:val="center"/>
              <w:rPr>
                <w:rFonts w:cs="Arial"/>
                <w:sz w:val="18"/>
                <w:szCs w:val="18"/>
              </w:rPr>
            </w:pPr>
            <w:r w:rsidRPr="005A6B9B">
              <w:rPr>
                <w:rFonts w:cs="Arial"/>
                <w:sz w:val="18"/>
                <w:szCs w:val="18"/>
              </w:rPr>
              <w:t>3.879</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7819CD4"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651BD6D3" w14:textId="77777777" w:rsidTr="005A6B9B">
        <w:trPr>
          <w:trHeight w:val="242"/>
          <w:jc w:val="center"/>
        </w:trPr>
        <w:tc>
          <w:tcPr>
            <w:tcW w:w="1323" w:type="dxa"/>
            <w:tcBorders>
              <w:top w:val="nil"/>
              <w:left w:val="single" w:sz="8" w:space="0" w:color="auto"/>
              <w:bottom w:val="single" w:sz="4" w:space="0" w:color="auto"/>
              <w:right w:val="nil"/>
            </w:tcBorders>
            <w:shd w:val="clear" w:color="auto" w:fill="auto"/>
            <w:hideMark/>
          </w:tcPr>
          <w:p w14:paraId="05CBC272"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15</w:t>
            </w:r>
          </w:p>
        </w:tc>
        <w:tc>
          <w:tcPr>
            <w:tcW w:w="1261" w:type="dxa"/>
            <w:tcBorders>
              <w:top w:val="nil"/>
              <w:left w:val="nil"/>
              <w:bottom w:val="single" w:sz="4" w:space="0" w:color="auto"/>
              <w:right w:val="nil"/>
            </w:tcBorders>
            <w:shd w:val="clear" w:color="auto" w:fill="auto"/>
            <w:hideMark/>
          </w:tcPr>
          <w:p w14:paraId="74EF4669" w14:textId="77777777" w:rsidR="00F4253B" w:rsidRPr="005A6B9B" w:rsidRDefault="00F4253B" w:rsidP="00A219D3">
            <w:pPr>
              <w:spacing w:before="0" w:after="0"/>
              <w:jc w:val="center"/>
              <w:rPr>
                <w:rFonts w:cs="Arial"/>
                <w:sz w:val="18"/>
                <w:szCs w:val="18"/>
              </w:rPr>
            </w:pPr>
            <w:r w:rsidRPr="005A6B9B">
              <w:rPr>
                <w:rFonts w:cs="Arial"/>
                <w:sz w:val="18"/>
                <w:szCs w:val="18"/>
              </w:rPr>
              <w:t>1.658</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1A6D106D"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0D70CF04"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780D4373"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16</w:t>
            </w:r>
          </w:p>
        </w:tc>
        <w:tc>
          <w:tcPr>
            <w:tcW w:w="1261" w:type="dxa"/>
            <w:tcBorders>
              <w:top w:val="nil"/>
              <w:left w:val="nil"/>
              <w:bottom w:val="single" w:sz="4" w:space="0" w:color="auto"/>
              <w:right w:val="nil"/>
            </w:tcBorders>
            <w:shd w:val="clear" w:color="auto" w:fill="auto"/>
            <w:hideMark/>
          </w:tcPr>
          <w:p w14:paraId="2FE19B13" w14:textId="77777777" w:rsidR="00F4253B" w:rsidRPr="005A6B9B" w:rsidRDefault="00F4253B" w:rsidP="00A219D3">
            <w:pPr>
              <w:spacing w:before="0" w:after="0"/>
              <w:jc w:val="center"/>
              <w:rPr>
                <w:rFonts w:cs="Arial"/>
                <w:sz w:val="18"/>
                <w:szCs w:val="18"/>
              </w:rPr>
            </w:pPr>
            <w:r w:rsidRPr="005A6B9B">
              <w:rPr>
                <w:rFonts w:cs="Arial"/>
                <w:sz w:val="18"/>
                <w:szCs w:val="18"/>
              </w:rPr>
              <w:t>1.589</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D06EAF6"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3C6D46C0"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3BC27271"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17</w:t>
            </w:r>
          </w:p>
        </w:tc>
        <w:tc>
          <w:tcPr>
            <w:tcW w:w="1261" w:type="dxa"/>
            <w:tcBorders>
              <w:top w:val="nil"/>
              <w:left w:val="nil"/>
              <w:bottom w:val="single" w:sz="4" w:space="0" w:color="auto"/>
              <w:right w:val="nil"/>
            </w:tcBorders>
            <w:shd w:val="clear" w:color="auto" w:fill="auto"/>
            <w:hideMark/>
          </w:tcPr>
          <w:p w14:paraId="2DAD366A" w14:textId="77777777" w:rsidR="00F4253B" w:rsidRPr="005A6B9B" w:rsidRDefault="00F4253B" w:rsidP="00A219D3">
            <w:pPr>
              <w:spacing w:before="0" w:after="0"/>
              <w:jc w:val="center"/>
              <w:rPr>
                <w:rFonts w:cs="Arial"/>
                <w:sz w:val="18"/>
                <w:szCs w:val="18"/>
              </w:rPr>
            </w:pPr>
            <w:r w:rsidRPr="005A6B9B">
              <w:rPr>
                <w:rFonts w:cs="Arial"/>
                <w:sz w:val="18"/>
                <w:szCs w:val="18"/>
              </w:rPr>
              <w:t>2.781</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690D406B"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145987C6"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47401395"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18</w:t>
            </w:r>
          </w:p>
        </w:tc>
        <w:tc>
          <w:tcPr>
            <w:tcW w:w="1261" w:type="dxa"/>
            <w:tcBorders>
              <w:top w:val="nil"/>
              <w:left w:val="nil"/>
              <w:bottom w:val="single" w:sz="4" w:space="0" w:color="auto"/>
              <w:right w:val="nil"/>
            </w:tcBorders>
            <w:shd w:val="clear" w:color="auto" w:fill="auto"/>
            <w:hideMark/>
          </w:tcPr>
          <w:p w14:paraId="003C212F" w14:textId="77777777" w:rsidR="00F4253B" w:rsidRPr="005A6B9B" w:rsidRDefault="00F4253B" w:rsidP="00A219D3">
            <w:pPr>
              <w:spacing w:before="0" w:after="0"/>
              <w:jc w:val="center"/>
              <w:rPr>
                <w:rFonts w:cs="Arial"/>
                <w:sz w:val="18"/>
                <w:szCs w:val="18"/>
              </w:rPr>
            </w:pPr>
            <w:r w:rsidRPr="005A6B9B">
              <w:rPr>
                <w:rFonts w:cs="Arial"/>
                <w:sz w:val="18"/>
                <w:szCs w:val="18"/>
              </w:rPr>
              <w:t>1.589</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1DD1CAB0"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5F051492"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49BA83E1" w14:textId="77777777" w:rsidR="00F4253B" w:rsidRPr="005A6B9B" w:rsidRDefault="00F4253B" w:rsidP="00A219D3">
            <w:pPr>
              <w:spacing w:before="0" w:after="0"/>
              <w:jc w:val="center"/>
              <w:rPr>
                <w:rFonts w:cs="Arial"/>
                <w:b/>
                <w:bCs/>
                <w:sz w:val="18"/>
                <w:szCs w:val="18"/>
              </w:rPr>
            </w:pPr>
            <w:r w:rsidRPr="005A6B9B">
              <w:rPr>
                <w:rFonts w:cs="Arial"/>
                <w:b/>
                <w:bCs/>
                <w:sz w:val="18"/>
                <w:szCs w:val="18"/>
              </w:rPr>
              <w:t>19</w:t>
            </w:r>
          </w:p>
        </w:tc>
        <w:tc>
          <w:tcPr>
            <w:tcW w:w="1261" w:type="dxa"/>
            <w:tcBorders>
              <w:top w:val="nil"/>
              <w:left w:val="nil"/>
              <w:bottom w:val="single" w:sz="4" w:space="0" w:color="auto"/>
              <w:right w:val="nil"/>
            </w:tcBorders>
            <w:shd w:val="clear" w:color="auto" w:fill="auto"/>
            <w:hideMark/>
          </w:tcPr>
          <w:p w14:paraId="13623D7C" w14:textId="77777777" w:rsidR="00F4253B" w:rsidRPr="005A6B9B" w:rsidRDefault="00F4253B" w:rsidP="00A219D3">
            <w:pPr>
              <w:spacing w:before="0" w:after="0"/>
              <w:jc w:val="center"/>
              <w:rPr>
                <w:rFonts w:cs="Arial"/>
                <w:sz w:val="18"/>
                <w:szCs w:val="18"/>
              </w:rPr>
            </w:pPr>
            <w:r w:rsidRPr="005A6B9B">
              <w:rPr>
                <w:rFonts w:cs="Arial"/>
                <w:sz w:val="18"/>
                <w:szCs w:val="18"/>
              </w:rPr>
              <w:t>789</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3ADD835B"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79E2A9CA"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60F30F10" w14:textId="77777777" w:rsidR="00F4253B" w:rsidRPr="005A6B9B" w:rsidRDefault="00F4253B" w:rsidP="00A219D3">
            <w:pPr>
              <w:spacing w:before="0" w:after="0"/>
              <w:jc w:val="center"/>
              <w:rPr>
                <w:rFonts w:cs="Arial"/>
                <w:b/>
                <w:bCs/>
                <w:sz w:val="18"/>
                <w:szCs w:val="18"/>
              </w:rPr>
            </w:pPr>
            <w:r w:rsidRPr="005A6B9B">
              <w:rPr>
                <w:rFonts w:cs="Arial"/>
                <w:b/>
                <w:bCs/>
                <w:sz w:val="18"/>
                <w:szCs w:val="18"/>
              </w:rPr>
              <w:t>20</w:t>
            </w:r>
          </w:p>
        </w:tc>
        <w:tc>
          <w:tcPr>
            <w:tcW w:w="1261" w:type="dxa"/>
            <w:tcBorders>
              <w:top w:val="nil"/>
              <w:left w:val="nil"/>
              <w:bottom w:val="single" w:sz="4" w:space="0" w:color="auto"/>
              <w:right w:val="nil"/>
            </w:tcBorders>
            <w:shd w:val="clear" w:color="auto" w:fill="auto"/>
            <w:hideMark/>
          </w:tcPr>
          <w:p w14:paraId="6795B379" w14:textId="77777777" w:rsidR="00F4253B" w:rsidRPr="005A6B9B" w:rsidRDefault="00F4253B" w:rsidP="00A219D3">
            <w:pPr>
              <w:spacing w:before="0" w:after="0"/>
              <w:jc w:val="center"/>
              <w:rPr>
                <w:rFonts w:cs="Arial"/>
                <w:sz w:val="18"/>
                <w:szCs w:val="18"/>
              </w:rPr>
            </w:pPr>
            <w:r w:rsidRPr="005A6B9B">
              <w:rPr>
                <w:rFonts w:cs="Arial"/>
                <w:sz w:val="18"/>
                <w:szCs w:val="18"/>
              </w:rPr>
              <w:t>1.543</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751320EA" w14:textId="77777777" w:rsidR="00F4253B" w:rsidRPr="005A6B9B" w:rsidRDefault="00F4253B" w:rsidP="00A219D3">
            <w:pPr>
              <w:spacing w:before="0" w:after="0"/>
              <w:jc w:val="center"/>
              <w:rPr>
                <w:rFonts w:cs="Arial"/>
                <w:sz w:val="18"/>
                <w:szCs w:val="18"/>
              </w:rPr>
            </w:pPr>
            <w:r w:rsidRPr="005A6B9B">
              <w:rPr>
                <w:rFonts w:cs="Arial"/>
                <w:sz w:val="18"/>
                <w:szCs w:val="18"/>
              </w:rPr>
              <w:t>D</w:t>
            </w:r>
          </w:p>
        </w:tc>
      </w:tr>
      <w:tr w:rsidR="00F4253B" w:rsidRPr="005A6B9B" w14:paraId="0786D626"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0798A319" w14:textId="77777777" w:rsidR="00F4253B" w:rsidRPr="005A6B9B" w:rsidRDefault="00F4253B" w:rsidP="00A219D3">
            <w:pPr>
              <w:spacing w:before="0" w:after="0"/>
              <w:jc w:val="center"/>
              <w:rPr>
                <w:rFonts w:cs="Arial"/>
                <w:b/>
                <w:bCs/>
                <w:sz w:val="18"/>
                <w:szCs w:val="18"/>
              </w:rPr>
            </w:pPr>
            <w:r w:rsidRPr="005A6B9B">
              <w:rPr>
                <w:rFonts w:cs="Arial"/>
                <w:b/>
                <w:bCs/>
                <w:sz w:val="18"/>
                <w:szCs w:val="18"/>
              </w:rPr>
              <w:t>21</w:t>
            </w:r>
          </w:p>
        </w:tc>
        <w:tc>
          <w:tcPr>
            <w:tcW w:w="1261" w:type="dxa"/>
            <w:tcBorders>
              <w:top w:val="nil"/>
              <w:left w:val="nil"/>
              <w:bottom w:val="single" w:sz="4" w:space="0" w:color="auto"/>
              <w:right w:val="nil"/>
            </w:tcBorders>
            <w:shd w:val="clear" w:color="auto" w:fill="auto"/>
            <w:hideMark/>
          </w:tcPr>
          <w:p w14:paraId="05B59B2D" w14:textId="77777777" w:rsidR="00F4253B" w:rsidRPr="005A6B9B" w:rsidRDefault="00F4253B" w:rsidP="00A219D3">
            <w:pPr>
              <w:spacing w:before="0" w:after="0"/>
              <w:jc w:val="center"/>
              <w:rPr>
                <w:rFonts w:cs="Arial"/>
                <w:sz w:val="18"/>
                <w:szCs w:val="18"/>
              </w:rPr>
            </w:pPr>
            <w:r w:rsidRPr="005A6B9B">
              <w:rPr>
                <w:rFonts w:cs="Arial"/>
                <w:sz w:val="18"/>
                <w:szCs w:val="18"/>
              </w:rPr>
              <w:t>875</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230EBD74"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100FA98F" w14:textId="77777777" w:rsidTr="005A6B9B">
        <w:trPr>
          <w:trHeight w:val="230"/>
          <w:jc w:val="center"/>
        </w:trPr>
        <w:tc>
          <w:tcPr>
            <w:tcW w:w="1323" w:type="dxa"/>
            <w:tcBorders>
              <w:top w:val="nil"/>
              <w:left w:val="single" w:sz="8" w:space="0" w:color="auto"/>
              <w:bottom w:val="single" w:sz="4" w:space="0" w:color="auto"/>
              <w:right w:val="nil"/>
            </w:tcBorders>
            <w:shd w:val="clear" w:color="auto" w:fill="auto"/>
            <w:hideMark/>
          </w:tcPr>
          <w:p w14:paraId="5AD21C76" w14:textId="77777777" w:rsidR="00F4253B" w:rsidRPr="005A6B9B" w:rsidRDefault="00F4253B" w:rsidP="00A219D3">
            <w:pPr>
              <w:spacing w:before="0" w:after="0"/>
              <w:jc w:val="center"/>
              <w:rPr>
                <w:rFonts w:cs="Arial"/>
                <w:b/>
                <w:bCs/>
                <w:sz w:val="18"/>
                <w:szCs w:val="18"/>
              </w:rPr>
            </w:pPr>
            <w:r w:rsidRPr="005A6B9B">
              <w:rPr>
                <w:rFonts w:cs="Arial"/>
                <w:b/>
                <w:bCs/>
                <w:sz w:val="18"/>
                <w:szCs w:val="18"/>
              </w:rPr>
              <w:t>22</w:t>
            </w:r>
          </w:p>
        </w:tc>
        <w:tc>
          <w:tcPr>
            <w:tcW w:w="1261" w:type="dxa"/>
            <w:tcBorders>
              <w:top w:val="nil"/>
              <w:left w:val="nil"/>
              <w:bottom w:val="single" w:sz="4" w:space="0" w:color="auto"/>
              <w:right w:val="nil"/>
            </w:tcBorders>
            <w:shd w:val="clear" w:color="auto" w:fill="auto"/>
            <w:hideMark/>
          </w:tcPr>
          <w:p w14:paraId="499ABE99" w14:textId="77777777" w:rsidR="00F4253B" w:rsidRPr="005A6B9B" w:rsidRDefault="00F4253B" w:rsidP="00A219D3">
            <w:pPr>
              <w:spacing w:before="0" w:after="0"/>
              <w:jc w:val="center"/>
              <w:rPr>
                <w:rFonts w:cs="Arial"/>
                <w:sz w:val="18"/>
                <w:szCs w:val="18"/>
              </w:rPr>
            </w:pPr>
            <w:r w:rsidRPr="005A6B9B">
              <w:rPr>
                <w:rFonts w:cs="Arial"/>
                <w:sz w:val="18"/>
                <w:szCs w:val="18"/>
              </w:rPr>
              <w:t>905</w:t>
            </w:r>
          </w:p>
        </w:tc>
        <w:tc>
          <w:tcPr>
            <w:tcW w:w="1457" w:type="dxa"/>
            <w:tcBorders>
              <w:top w:val="nil"/>
              <w:left w:val="single" w:sz="4" w:space="0" w:color="auto"/>
              <w:bottom w:val="single" w:sz="4" w:space="0" w:color="auto"/>
              <w:right w:val="single" w:sz="8" w:space="0" w:color="auto"/>
            </w:tcBorders>
            <w:shd w:val="clear" w:color="000000" w:fill="FFFF00"/>
            <w:noWrap/>
            <w:hideMark/>
          </w:tcPr>
          <w:p w14:paraId="508EC45B"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r w:rsidR="00F4253B" w:rsidRPr="005A6B9B" w14:paraId="237DD250" w14:textId="77777777" w:rsidTr="005A6B9B">
        <w:trPr>
          <w:trHeight w:val="242"/>
          <w:jc w:val="center"/>
        </w:trPr>
        <w:tc>
          <w:tcPr>
            <w:tcW w:w="1323" w:type="dxa"/>
            <w:tcBorders>
              <w:top w:val="nil"/>
              <w:left w:val="single" w:sz="8" w:space="0" w:color="auto"/>
              <w:bottom w:val="single" w:sz="8" w:space="0" w:color="auto"/>
              <w:right w:val="nil"/>
            </w:tcBorders>
            <w:shd w:val="clear" w:color="auto" w:fill="auto"/>
            <w:hideMark/>
          </w:tcPr>
          <w:p w14:paraId="43E885E7" w14:textId="77777777" w:rsidR="00F4253B" w:rsidRPr="005A6B9B" w:rsidRDefault="00F4253B" w:rsidP="00A219D3">
            <w:pPr>
              <w:spacing w:before="0" w:after="0"/>
              <w:jc w:val="center"/>
              <w:rPr>
                <w:rFonts w:cs="Arial"/>
                <w:b/>
                <w:bCs/>
                <w:sz w:val="18"/>
                <w:szCs w:val="18"/>
              </w:rPr>
            </w:pPr>
            <w:r w:rsidRPr="005A6B9B">
              <w:rPr>
                <w:rFonts w:cs="Arial"/>
                <w:b/>
                <w:bCs/>
                <w:sz w:val="18"/>
                <w:szCs w:val="18"/>
              </w:rPr>
              <w:t>23</w:t>
            </w:r>
          </w:p>
        </w:tc>
        <w:tc>
          <w:tcPr>
            <w:tcW w:w="1261" w:type="dxa"/>
            <w:tcBorders>
              <w:top w:val="nil"/>
              <w:left w:val="nil"/>
              <w:bottom w:val="single" w:sz="8" w:space="0" w:color="auto"/>
              <w:right w:val="nil"/>
            </w:tcBorders>
            <w:shd w:val="clear" w:color="auto" w:fill="auto"/>
            <w:hideMark/>
          </w:tcPr>
          <w:p w14:paraId="4A65B62D" w14:textId="77777777" w:rsidR="00F4253B" w:rsidRPr="005A6B9B" w:rsidRDefault="00F4253B" w:rsidP="00A219D3">
            <w:pPr>
              <w:spacing w:before="0" w:after="0"/>
              <w:jc w:val="center"/>
              <w:rPr>
                <w:rFonts w:cs="Arial"/>
                <w:sz w:val="18"/>
                <w:szCs w:val="18"/>
              </w:rPr>
            </w:pPr>
            <w:r w:rsidRPr="005A6B9B">
              <w:rPr>
                <w:rFonts w:cs="Arial"/>
                <w:sz w:val="18"/>
                <w:szCs w:val="18"/>
              </w:rPr>
              <w:t>1.020</w:t>
            </w:r>
          </w:p>
        </w:tc>
        <w:tc>
          <w:tcPr>
            <w:tcW w:w="1457" w:type="dxa"/>
            <w:tcBorders>
              <w:top w:val="nil"/>
              <w:left w:val="single" w:sz="4" w:space="0" w:color="auto"/>
              <w:bottom w:val="single" w:sz="8" w:space="0" w:color="auto"/>
              <w:right w:val="single" w:sz="8" w:space="0" w:color="auto"/>
            </w:tcBorders>
            <w:shd w:val="clear" w:color="000000" w:fill="FFFF00"/>
            <w:noWrap/>
            <w:hideMark/>
          </w:tcPr>
          <w:p w14:paraId="3B0AAC39" w14:textId="77777777" w:rsidR="00F4253B" w:rsidRPr="005A6B9B" w:rsidRDefault="00F4253B" w:rsidP="00A219D3">
            <w:pPr>
              <w:spacing w:before="0" w:after="0"/>
              <w:jc w:val="center"/>
              <w:rPr>
                <w:rFonts w:cs="Arial"/>
                <w:sz w:val="18"/>
                <w:szCs w:val="18"/>
              </w:rPr>
            </w:pPr>
            <w:r w:rsidRPr="005A6B9B">
              <w:rPr>
                <w:rFonts w:cs="Arial"/>
                <w:sz w:val="18"/>
                <w:szCs w:val="18"/>
              </w:rPr>
              <w:t>A</w:t>
            </w:r>
          </w:p>
        </w:tc>
      </w:tr>
    </w:tbl>
    <w:p w14:paraId="59C9A0AA" w14:textId="14B3B5FF" w:rsidR="00031190" w:rsidRPr="004515C9" w:rsidRDefault="00031190" w:rsidP="00031190">
      <w:pPr>
        <w:pStyle w:val="Ttulo3"/>
        <w:ind w:left="1077"/>
      </w:pPr>
      <w:bookmarkStart w:id="773" w:name="_Toc55897144"/>
      <w:r w:rsidRPr="004515C9">
        <w:lastRenderedPageBreak/>
        <w:t>Restrições</w:t>
      </w:r>
      <w:bookmarkEnd w:id="773"/>
    </w:p>
    <w:p w14:paraId="4F161FB4" w14:textId="46579279" w:rsidR="0075714A" w:rsidRPr="004515C9" w:rsidRDefault="0075714A" w:rsidP="0075714A">
      <w:pPr>
        <w:rPr>
          <w:rFonts w:cs="Arial"/>
        </w:rPr>
      </w:pPr>
      <w:r w:rsidRPr="004515C9">
        <w:rPr>
          <w:rFonts w:cs="Arial"/>
        </w:rPr>
        <w:t xml:space="preserve">A restrição de tipo de embarcação para execução </w:t>
      </w:r>
      <w:r w:rsidR="00913941">
        <w:rPr>
          <w:rFonts w:cs="Arial"/>
        </w:rPr>
        <w:t>de cada</w:t>
      </w:r>
      <w:r w:rsidRPr="004515C9">
        <w:rPr>
          <w:rFonts w:cs="Arial"/>
        </w:rPr>
        <w:t xml:space="preserve"> </w:t>
      </w:r>
      <w:r w:rsidR="00B61D7D">
        <w:rPr>
          <w:rFonts w:cs="Arial"/>
        </w:rPr>
        <w:t xml:space="preserve">atividade </w:t>
      </w:r>
      <w:r w:rsidRPr="004515C9">
        <w:rPr>
          <w:rFonts w:cs="Arial"/>
        </w:rPr>
        <w:t>já foi inserida na decodificação das alternativas, conforme Tabela 8.</w:t>
      </w:r>
    </w:p>
    <w:p w14:paraId="7B31CEC2" w14:textId="0A684AFE" w:rsidR="0075714A" w:rsidRPr="004515C9" w:rsidRDefault="0075714A" w:rsidP="0075714A">
      <w:pPr>
        <w:rPr>
          <w:rFonts w:cs="Arial"/>
        </w:rPr>
      </w:pPr>
      <w:r w:rsidRPr="004515C9">
        <w:rPr>
          <w:rFonts w:cs="Arial"/>
        </w:rPr>
        <w:t xml:space="preserve">Outra restrição para o problema é a utilização da Alternativa B, pois </w:t>
      </w:r>
      <w:r w:rsidR="004D17FB" w:rsidRPr="004515C9">
        <w:rPr>
          <w:rFonts w:cs="Arial"/>
        </w:rPr>
        <w:t>ela</w:t>
      </w:r>
      <w:r w:rsidRPr="004515C9">
        <w:rPr>
          <w:rFonts w:cs="Arial"/>
        </w:rPr>
        <w:t xml:space="preserve"> somente seria aplicada aos casos onde não houvesse possibilidade de desconexão no CRF devido a requisitos de segurança e integridade. Sendo assim, os risers nº 5 e 11, foram excluídos da otimização, restando apenas as alternativas A e D a serem otimizadas entre os risers.</w:t>
      </w:r>
    </w:p>
    <w:p w14:paraId="264D8AEA" w14:textId="26D9F9C3" w:rsidR="00031190" w:rsidRPr="004515C9" w:rsidRDefault="00031190" w:rsidP="00031190">
      <w:pPr>
        <w:pStyle w:val="Ttulo3"/>
        <w:ind w:left="1077"/>
      </w:pPr>
      <w:bookmarkStart w:id="774" w:name="_Toc55897145"/>
      <w:r w:rsidRPr="004515C9">
        <w:t>Definição da Função Objetivo</w:t>
      </w:r>
      <w:bookmarkEnd w:id="774"/>
    </w:p>
    <w:p w14:paraId="49F9EFB6" w14:textId="234E15EA" w:rsidR="00023832" w:rsidRPr="004515C9" w:rsidRDefault="001833DD" w:rsidP="001606F2">
      <w:pPr>
        <w:rPr>
          <w:rFonts w:cs="Arial"/>
        </w:rPr>
      </w:pPr>
      <w:r w:rsidRPr="004515C9">
        <w:rPr>
          <w:rFonts w:cs="Arial"/>
        </w:rPr>
        <w:t>A função objetivo foi construíd</w:t>
      </w:r>
      <w:r w:rsidR="00943407" w:rsidRPr="004515C9">
        <w:rPr>
          <w:rFonts w:cs="Arial"/>
        </w:rPr>
        <w:t>a</w:t>
      </w:r>
      <w:r w:rsidRPr="004515C9">
        <w:rPr>
          <w:rFonts w:cs="Arial"/>
        </w:rPr>
        <w:t xml:space="preserve"> conforme item 4.4. e adaptado para o Estudo de Caso da UEP-1</w:t>
      </w:r>
      <w:r w:rsidR="00943407" w:rsidRPr="004515C9">
        <w:rPr>
          <w:rFonts w:cs="Arial"/>
        </w:rPr>
        <w:t xml:space="preserve">, considerando os custos de </w:t>
      </w:r>
      <w:r w:rsidR="00943407" w:rsidRPr="004515C9">
        <w:rPr>
          <w:rFonts w:cs="Arial"/>
          <w:i/>
          <w:iCs/>
        </w:rPr>
        <w:t>pull out</w:t>
      </w:r>
      <w:r w:rsidR="00943407" w:rsidRPr="004515C9">
        <w:rPr>
          <w:rFonts w:cs="Arial"/>
        </w:rPr>
        <w:t xml:space="preserve"> dos risers e emissões de CO</w:t>
      </w:r>
      <w:r w:rsidR="00943407" w:rsidRPr="004515C9">
        <w:rPr>
          <w:rFonts w:cs="Arial"/>
          <w:vertAlign w:val="subscript"/>
        </w:rPr>
        <w:t>2</w:t>
      </w:r>
      <w:r w:rsidR="00943407" w:rsidRPr="004515C9">
        <w:rPr>
          <w:rFonts w:cs="Arial"/>
        </w:rPr>
        <w:t xml:space="preserve">. </w:t>
      </w:r>
      <w:r w:rsidR="001606F2">
        <w:rPr>
          <w:rFonts w:cs="Arial"/>
        </w:rPr>
        <w:t xml:space="preserve">Será possível realizar </w:t>
      </w:r>
      <w:r w:rsidR="00943407" w:rsidRPr="004515C9">
        <w:rPr>
          <w:rFonts w:cs="Arial"/>
        </w:rPr>
        <w:t xml:space="preserve">uma avaliação isolada de cada um ou </w:t>
      </w:r>
      <w:r w:rsidR="001606F2">
        <w:rPr>
          <w:rFonts w:cs="Arial"/>
        </w:rPr>
        <w:t>a combinação mais adequada de somatórias para a “Tomada de Decisão”, considerando inclusive os custos de precificação de emissões de CO</w:t>
      </w:r>
      <w:r w:rsidR="001606F2" w:rsidRPr="001606F2">
        <w:rPr>
          <w:rFonts w:cs="Arial"/>
          <w:vertAlign w:val="subscript"/>
        </w:rPr>
        <w:t>2</w:t>
      </w:r>
      <w:r w:rsidR="001606F2">
        <w:rPr>
          <w:rFonts w:cs="Arial"/>
        </w:rPr>
        <w:t>. A Tabela 10 apresenta a decodificação proposta para a função objetivo e os resultados obtidos para o “caso base” adotado como referência para avaliação da efetividade das otimizações.</w:t>
      </w:r>
    </w:p>
    <w:p w14:paraId="3F34ADE4" w14:textId="32C4F6B3" w:rsidR="001833DD" w:rsidRPr="008078D6" w:rsidRDefault="00943407" w:rsidP="008078D6">
      <w:pPr>
        <w:pStyle w:val="Tabela"/>
      </w:pPr>
      <w:bookmarkStart w:id="775" w:name="_Toc55897178"/>
      <w:r w:rsidRPr="008078D6">
        <w:rPr>
          <w:b/>
          <w:bCs/>
        </w:rPr>
        <w:t>Tabela 10</w:t>
      </w:r>
      <w:r w:rsidRPr="008078D6">
        <w:t xml:space="preserve"> – </w:t>
      </w:r>
      <w:r w:rsidR="008078D6" w:rsidRPr="008078D6">
        <w:t>R</w:t>
      </w:r>
      <w:r w:rsidR="00023832" w:rsidRPr="008078D6">
        <w:t xml:space="preserve">esultados </w:t>
      </w:r>
      <w:r w:rsidR="00251CAC">
        <w:t>d</w:t>
      </w:r>
      <w:r w:rsidR="00023832" w:rsidRPr="008078D6">
        <w:t>o “caso base”</w:t>
      </w:r>
      <w:r w:rsidR="008078D6" w:rsidRPr="008078D6">
        <w:t xml:space="preserve"> para as possíveis funções objetivo do Estudo de Caso UEP-1</w:t>
      </w:r>
      <w:bookmarkEnd w:id="775"/>
    </w:p>
    <w:tbl>
      <w:tblPr>
        <w:tblW w:w="9026" w:type="dxa"/>
        <w:tblCellMar>
          <w:left w:w="70" w:type="dxa"/>
          <w:right w:w="70" w:type="dxa"/>
        </w:tblCellMar>
        <w:tblLook w:val="04A0" w:firstRow="1" w:lastRow="0" w:firstColumn="1" w:lastColumn="0" w:noHBand="0" w:noVBand="1"/>
      </w:tblPr>
      <w:tblGrid>
        <w:gridCol w:w="1544"/>
        <w:gridCol w:w="1129"/>
        <w:gridCol w:w="1553"/>
        <w:gridCol w:w="1411"/>
        <w:gridCol w:w="1866"/>
        <w:gridCol w:w="1523"/>
      </w:tblGrid>
      <w:tr w:rsidR="009D423A" w:rsidRPr="009D423A" w14:paraId="00999EC6" w14:textId="77777777" w:rsidTr="002A3680">
        <w:trPr>
          <w:trHeight w:val="511"/>
        </w:trPr>
        <w:tc>
          <w:tcPr>
            <w:tcW w:w="1544" w:type="dxa"/>
            <w:tcBorders>
              <w:top w:val="single" w:sz="8" w:space="0" w:color="auto"/>
              <w:left w:val="single" w:sz="8" w:space="0" w:color="auto"/>
              <w:bottom w:val="single" w:sz="4" w:space="0" w:color="auto"/>
              <w:right w:val="nil"/>
            </w:tcBorders>
            <w:shd w:val="clear" w:color="000000" w:fill="BFBFBF"/>
            <w:noWrap/>
            <w:hideMark/>
          </w:tcPr>
          <w:p w14:paraId="62EFC50D" w14:textId="77777777" w:rsidR="009D423A" w:rsidRPr="009D423A" w:rsidRDefault="009D423A" w:rsidP="009D423A">
            <w:pPr>
              <w:spacing w:before="0" w:after="0"/>
              <w:jc w:val="center"/>
              <w:rPr>
                <w:rFonts w:cs="Arial"/>
                <w:sz w:val="20"/>
                <w:szCs w:val="20"/>
              </w:rPr>
            </w:pPr>
            <w:r w:rsidRPr="009D423A">
              <w:rPr>
                <w:rFonts w:cs="Arial"/>
                <w:sz w:val="20"/>
                <w:szCs w:val="20"/>
              </w:rPr>
              <w:t> </w:t>
            </w:r>
          </w:p>
        </w:tc>
        <w:tc>
          <w:tcPr>
            <w:tcW w:w="1129" w:type="dxa"/>
            <w:tcBorders>
              <w:top w:val="single" w:sz="8" w:space="0" w:color="auto"/>
              <w:left w:val="nil"/>
              <w:bottom w:val="single" w:sz="4" w:space="0" w:color="auto"/>
              <w:right w:val="nil"/>
            </w:tcBorders>
            <w:shd w:val="clear" w:color="000000" w:fill="BFBFBF"/>
            <w:hideMark/>
          </w:tcPr>
          <w:p w14:paraId="236762CF" w14:textId="2DB66C0A" w:rsidR="009D423A" w:rsidRPr="009D423A" w:rsidRDefault="009D423A" w:rsidP="009D423A">
            <w:pPr>
              <w:spacing w:before="0" w:after="0"/>
              <w:jc w:val="center"/>
              <w:rPr>
                <w:rFonts w:cs="Arial"/>
                <w:b/>
                <w:bCs/>
                <w:sz w:val="20"/>
                <w:szCs w:val="20"/>
              </w:rPr>
            </w:pPr>
            <w:r w:rsidRPr="009D423A">
              <w:rPr>
                <w:rFonts w:cs="Arial"/>
                <w:b/>
                <w:bCs/>
                <w:sz w:val="20"/>
                <w:szCs w:val="20"/>
              </w:rPr>
              <w:t xml:space="preserve">Riser </w:t>
            </w:r>
            <w:r w:rsidR="00251CAC">
              <w:rPr>
                <w:rFonts w:cs="Arial"/>
                <w:b/>
                <w:bCs/>
                <w:sz w:val="20"/>
                <w:szCs w:val="20"/>
              </w:rPr>
              <w:t>(km)</w:t>
            </w:r>
          </w:p>
        </w:tc>
        <w:tc>
          <w:tcPr>
            <w:tcW w:w="1553" w:type="dxa"/>
            <w:tcBorders>
              <w:top w:val="single" w:sz="8" w:space="0" w:color="auto"/>
              <w:left w:val="nil"/>
              <w:bottom w:val="single" w:sz="4" w:space="0" w:color="auto"/>
              <w:right w:val="nil"/>
            </w:tcBorders>
            <w:shd w:val="clear" w:color="000000" w:fill="BFBFBF"/>
            <w:hideMark/>
          </w:tcPr>
          <w:p w14:paraId="504665EE" w14:textId="18CD8309" w:rsidR="009D423A" w:rsidRPr="009D423A" w:rsidRDefault="009D423A" w:rsidP="009D423A">
            <w:pPr>
              <w:spacing w:before="0" w:after="0"/>
              <w:jc w:val="center"/>
              <w:rPr>
                <w:rFonts w:cs="Arial"/>
                <w:b/>
                <w:bCs/>
                <w:sz w:val="20"/>
                <w:szCs w:val="20"/>
              </w:rPr>
            </w:pPr>
            <w:r w:rsidRPr="009D423A">
              <w:rPr>
                <w:rFonts w:cs="Arial"/>
                <w:b/>
                <w:bCs/>
                <w:color w:val="000000"/>
                <w:sz w:val="20"/>
                <w:szCs w:val="20"/>
              </w:rPr>
              <w:t>Emissão CO</w:t>
            </w:r>
            <w:r w:rsidRPr="009D423A">
              <w:rPr>
                <w:rFonts w:cs="Arial"/>
                <w:b/>
                <w:bCs/>
                <w:color w:val="000000"/>
                <w:sz w:val="20"/>
                <w:szCs w:val="20"/>
                <w:vertAlign w:val="subscript"/>
              </w:rPr>
              <w:t>2</w:t>
            </w:r>
            <w:r w:rsidRPr="009D423A">
              <w:rPr>
                <w:rFonts w:cs="Arial"/>
                <w:b/>
                <w:bCs/>
                <w:color w:val="000000"/>
                <w:sz w:val="20"/>
                <w:szCs w:val="20"/>
              </w:rPr>
              <w:t xml:space="preserve"> (mil Ton)</w:t>
            </w:r>
          </w:p>
        </w:tc>
        <w:tc>
          <w:tcPr>
            <w:tcW w:w="1411" w:type="dxa"/>
            <w:tcBorders>
              <w:top w:val="single" w:sz="8" w:space="0" w:color="auto"/>
              <w:left w:val="nil"/>
              <w:bottom w:val="single" w:sz="4" w:space="0" w:color="auto"/>
              <w:right w:val="nil"/>
            </w:tcBorders>
            <w:shd w:val="clear" w:color="000000" w:fill="BFBFBF"/>
            <w:hideMark/>
          </w:tcPr>
          <w:p w14:paraId="37C14749" w14:textId="779B5B69" w:rsidR="009D423A" w:rsidRPr="009D423A" w:rsidRDefault="009D423A" w:rsidP="009D423A">
            <w:pPr>
              <w:spacing w:before="0" w:after="0"/>
              <w:jc w:val="center"/>
              <w:rPr>
                <w:rFonts w:cs="Arial"/>
                <w:b/>
                <w:bCs/>
                <w:sz w:val="20"/>
                <w:szCs w:val="20"/>
              </w:rPr>
            </w:pPr>
            <w:r w:rsidRPr="009D423A">
              <w:rPr>
                <w:rFonts w:cs="Arial"/>
                <w:b/>
                <w:bCs/>
                <w:color w:val="000000"/>
                <w:sz w:val="20"/>
                <w:szCs w:val="20"/>
              </w:rPr>
              <w:t>Custo Riser (USD MM)</w:t>
            </w:r>
          </w:p>
        </w:tc>
        <w:tc>
          <w:tcPr>
            <w:tcW w:w="1866" w:type="dxa"/>
            <w:tcBorders>
              <w:top w:val="single" w:sz="8" w:space="0" w:color="auto"/>
              <w:left w:val="nil"/>
              <w:bottom w:val="single" w:sz="4" w:space="0" w:color="auto"/>
              <w:right w:val="nil"/>
            </w:tcBorders>
            <w:shd w:val="clear" w:color="000000" w:fill="BFBFBF"/>
            <w:hideMark/>
          </w:tcPr>
          <w:p w14:paraId="0CD87D9C" w14:textId="448A097D" w:rsidR="009D423A" w:rsidRPr="009D423A" w:rsidRDefault="009D423A" w:rsidP="009D423A">
            <w:pPr>
              <w:spacing w:before="0" w:after="0"/>
              <w:jc w:val="center"/>
              <w:rPr>
                <w:rFonts w:cs="Arial"/>
                <w:b/>
                <w:bCs/>
                <w:sz w:val="20"/>
                <w:szCs w:val="20"/>
              </w:rPr>
            </w:pPr>
            <w:r w:rsidRPr="009D423A">
              <w:rPr>
                <w:rFonts w:cs="Arial"/>
                <w:b/>
                <w:bCs/>
                <w:color w:val="000000"/>
                <w:sz w:val="20"/>
                <w:szCs w:val="20"/>
              </w:rPr>
              <w:t>Custo C</w:t>
            </w:r>
            <w:r w:rsidR="002A3680">
              <w:rPr>
                <w:rFonts w:cs="Arial"/>
                <w:b/>
                <w:bCs/>
                <w:color w:val="000000"/>
                <w:sz w:val="20"/>
                <w:szCs w:val="20"/>
              </w:rPr>
              <w:t xml:space="preserve">arbono </w:t>
            </w:r>
            <w:r w:rsidRPr="009D423A">
              <w:rPr>
                <w:rFonts w:cs="Arial"/>
                <w:b/>
                <w:bCs/>
                <w:color w:val="000000"/>
                <w:sz w:val="20"/>
                <w:szCs w:val="20"/>
              </w:rPr>
              <w:t>(USD MM)</w:t>
            </w:r>
          </w:p>
        </w:tc>
        <w:tc>
          <w:tcPr>
            <w:tcW w:w="1523" w:type="dxa"/>
            <w:tcBorders>
              <w:top w:val="single" w:sz="8" w:space="0" w:color="auto"/>
              <w:left w:val="nil"/>
              <w:bottom w:val="single" w:sz="4" w:space="0" w:color="auto"/>
              <w:right w:val="single" w:sz="8" w:space="0" w:color="auto"/>
            </w:tcBorders>
            <w:shd w:val="clear" w:color="000000" w:fill="BFBFBF"/>
            <w:hideMark/>
          </w:tcPr>
          <w:p w14:paraId="68578516" w14:textId="22F25372" w:rsidR="009D423A" w:rsidRPr="009D423A" w:rsidRDefault="009D423A" w:rsidP="009D423A">
            <w:pPr>
              <w:spacing w:before="0" w:after="0"/>
              <w:jc w:val="center"/>
              <w:rPr>
                <w:rFonts w:cs="Arial"/>
                <w:b/>
                <w:bCs/>
                <w:sz w:val="20"/>
                <w:szCs w:val="20"/>
              </w:rPr>
            </w:pPr>
            <w:r w:rsidRPr="009D423A">
              <w:rPr>
                <w:rFonts w:cs="Arial"/>
                <w:b/>
                <w:bCs/>
                <w:color w:val="000000"/>
                <w:sz w:val="20"/>
                <w:szCs w:val="20"/>
              </w:rPr>
              <w:t xml:space="preserve">Total </w:t>
            </w:r>
            <w:r w:rsidRPr="009D423A">
              <w:rPr>
                <w:rFonts w:cs="Arial"/>
                <w:b/>
                <w:bCs/>
                <w:color w:val="000000"/>
                <w:sz w:val="20"/>
                <w:szCs w:val="20"/>
              </w:rPr>
              <w:br/>
              <w:t>(USD MM)</w:t>
            </w:r>
          </w:p>
        </w:tc>
      </w:tr>
      <w:tr w:rsidR="009D423A" w:rsidRPr="009D423A" w14:paraId="0AC842F9" w14:textId="77777777" w:rsidTr="002A3680">
        <w:trPr>
          <w:trHeight w:val="295"/>
        </w:trPr>
        <w:tc>
          <w:tcPr>
            <w:tcW w:w="1544" w:type="dxa"/>
            <w:tcBorders>
              <w:top w:val="nil"/>
              <w:left w:val="single" w:sz="8" w:space="0" w:color="auto"/>
              <w:bottom w:val="nil"/>
              <w:right w:val="nil"/>
            </w:tcBorders>
            <w:shd w:val="clear" w:color="auto" w:fill="auto"/>
            <w:noWrap/>
            <w:hideMark/>
          </w:tcPr>
          <w:p w14:paraId="206CB61F" w14:textId="77777777" w:rsidR="009D423A" w:rsidRPr="009D423A" w:rsidRDefault="009D423A" w:rsidP="009D423A">
            <w:pPr>
              <w:spacing w:before="0" w:after="0"/>
              <w:jc w:val="left"/>
              <w:rPr>
                <w:rFonts w:cs="Arial"/>
                <w:b/>
                <w:bCs/>
                <w:sz w:val="20"/>
                <w:szCs w:val="20"/>
              </w:rPr>
            </w:pPr>
            <w:r w:rsidRPr="009D423A">
              <w:rPr>
                <w:rFonts w:cs="Arial"/>
                <w:b/>
                <w:bCs/>
                <w:sz w:val="20"/>
                <w:szCs w:val="20"/>
              </w:rPr>
              <w:t>Alt. A</w:t>
            </w:r>
          </w:p>
        </w:tc>
        <w:tc>
          <w:tcPr>
            <w:tcW w:w="1129" w:type="dxa"/>
            <w:tcBorders>
              <w:top w:val="nil"/>
              <w:left w:val="nil"/>
              <w:bottom w:val="nil"/>
              <w:right w:val="nil"/>
            </w:tcBorders>
            <w:shd w:val="clear" w:color="auto" w:fill="auto"/>
            <w:noWrap/>
            <w:hideMark/>
          </w:tcPr>
          <w:p w14:paraId="059392D7" w14:textId="77777777" w:rsidR="009D423A" w:rsidRPr="009D423A" w:rsidRDefault="009D423A" w:rsidP="009D423A">
            <w:pPr>
              <w:spacing w:before="0" w:after="0"/>
              <w:jc w:val="center"/>
              <w:rPr>
                <w:rFonts w:cs="Arial"/>
                <w:sz w:val="20"/>
                <w:szCs w:val="20"/>
              </w:rPr>
            </w:pPr>
            <w:r w:rsidRPr="009D423A">
              <w:rPr>
                <w:rFonts w:cs="Arial"/>
                <w:sz w:val="20"/>
                <w:szCs w:val="20"/>
              </w:rPr>
              <w:t>19,01</w:t>
            </w:r>
          </w:p>
        </w:tc>
        <w:tc>
          <w:tcPr>
            <w:tcW w:w="1553" w:type="dxa"/>
            <w:tcBorders>
              <w:top w:val="nil"/>
              <w:left w:val="nil"/>
              <w:bottom w:val="nil"/>
              <w:right w:val="nil"/>
            </w:tcBorders>
            <w:shd w:val="clear" w:color="auto" w:fill="auto"/>
            <w:noWrap/>
            <w:hideMark/>
          </w:tcPr>
          <w:p w14:paraId="0974FD57" w14:textId="254EEE99" w:rsidR="009D423A" w:rsidRPr="009D423A" w:rsidRDefault="009D423A" w:rsidP="009D423A">
            <w:pPr>
              <w:spacing w:before="0" w:after="0"/>
              <w:jc w:val="center"/>
              <w:rPr>
                <w:rFonts w:cs="Arial"/>
                <w:sz w:val="20"/>
                <w:szCs w:val="20"/>
              </w:rPr>
            </w:pPr>
            <w:r w:rsidRPr="009D423A">
              <w:rPr>
                <w:rFonts w:cs="Arial"/>
                <w:sz w:val="20"/>
                <w:szCs w:val="20"/>
              </w:rPr>
              <w:t>70,26</w:t>
            </w:r>
          </w:p>
        </w:tc>
        <w:tc>
          <w:tcPr>
            <w:tcW w:w="1411" w:type="dxa"/>
            <w:tcBorders>
              <w:top w:val="nil"/>
              <w:left w:val="nil"/>
              <w:bottom w:val="nil"/>
              <w:right w:val="nil"/>
            </w:tcBorders>
            <w:shd w:val="clear" w:color="auto" w:fill="auto"/>
            <w:noWrap/>
            <w:hideMark/>
          </w:tcPr>
          <w:p w14:paraId="6827A96A" w14:textId="64F13C78" w:rsidR="009D423A" w:rsidRPr="009D423A" w:rsidRDefault="009D423A" w:rsidP="009D423A">
            <w:pPr>
              <w:spacing w:before="0" w:after="0"/>
              <w:jc w:val="center"/>
              <w:rPr>
                <w:rFonts w:cs="Arial"/>
                <w:sz w:val="20"/>
                <w:szCs w:val="20"/>
              </w:rPr>
            </w:pPr>
            <w:r w:rsidRPr="009D423A">
              <w:rPr>
                <w:rFonts w:cs="Arial"/>
                <w:sz w:val="20"/>
                <w:szCs w:val="20"/>
              </w:rPr>
              <w:t>6,79</w:t>
            </w:r>
          </w:p>
        </w:tc>
        <w:tc>
          <w:tcPr>
            <w:tcW w:w="1866" w:type="dxa"/>
            <w:tcBorders>
              <w:top w:val="nil"/>
              <w:left w:val="nil"/>
              <w:bottom w:val="nil"/>
              <w:right w:val="nil"/>
            </w:tcBorders>
            <w:shd w:val="clear" w:color="auto" w:fill="auto"/>
            <w:noWrap/>
            <w:hideMark/>
          </w:tcPr>
          <w:p w14:paraId="549B2F8B" w14:textId="2D544F6E" w:rsidR="009D423A" w:rsidRPr="009D423A" w:rsidRDefault="009D423A" w:rsidP="009D423A">
            <w:pPr>
              <w:spacing w:before="0" w:after="0"/>
              <w:jc w:val="center"/>
              <w:rPr>
                <w:rFonts w:cs="Arial"/>
                <w:sz w:val="20"/>
                <w:szCs w:val="20"/>
              </w:rPr>
            </w:pPr>
            <w:r w:rsidRPr="009D423A">
              <w:rPr>
                <w:rFonts w:cs="Arial"/>
                <w:sz w:val="20"/>
                <w:szCs w:val="20"/>
              </w:rPr>
              <w:t>0,70</w:t>
            </w:r>
          </w:p>
        </w:tc>
        <w:tc>
          <w:tcPr>
            <w:tcW w:w="1523" w:type="dxa"/>
            <w:tcBorders>
              <w:top w:val="nil"/>
              <w:left w:val="nil"/>
              <w:bottom w:val="nil"/>
              <w:right w:val="single" w:sz="8" w:space="0" w:color="auto"/>
            </w:tcBorders>
            <w:shd w:val="clear" w:color="auto" w:fill="auto"/>
            <w:noWrap/>
            <w:hideMark/>
          </w:tcPr>
          <w:p w14:paraId="607BDC88" w14:textId="133BF193" w:rsidR="009D423A" w:rsidRPr="009D423A" w:rsidRDefault="009D423A" w:rsidP="009D423A">
            <w:pPr>
              <w:spacing w:before="0" w:after="0"/>
              <w:jc w:val="center"/>
              <w:rPr>
                <w:rFonts w:cs="Arial"/>
                <w:sz w:val="20"/>
                <w:szCs w:val="20"/>
              </w:rPr>
            </w:pPr>
            <w:r w:rsidRPr="009D423A">
              <w:rPr>
                <w:rFonts w:cs="Arial"/>
                <w:sz w:val="20"/>
                <w:szCs w:val="20"/>
              </w:rPr>
              <w:t>7,49</w:t>
            </w:r>
          </w:p>
        </w:tc>
      </w:tr>
      <w:tr w:rsidR="009D423A" w:rsidRPr="009D423A" w14:paraId="2881AE4A" w14:textId="77777777" w:rsidTr="002A3680">
        <w:trPr>
          <w:trHeight w:val="295"/>
        </w:trPr>
        <w:tc>
          <w:tcPr>
            <w:tcW w:w="1544" w:type="dxa"/>
            <w:tcBorders>
              <w:top w:val="nil"/>
              <w:left w:val="single" w:sz="8" w:space="0" w:color="auto"/>
              <w:bottom w:val="nil"/>
              <w:right w:val="nil"/>
            </w:tcBorders>
            <w:shd w:val="clear" w:color="auto" w:fill="auto"/>
            <w:noWrap/>
            <w:hideMark/>
          </w:tcPr>
          <w:p w14:paraId="3FBDFDB5" w14:textId="77777777" w:rsidR="009D423A" w:rsidRPr="009D423A" w:rsidRDefault="009D423A" w:rsidP="009D423A">
            <w:pPr>
              <w:spacing w:before="0" w:after="0"/>
              <w:jc w:val="left"/>
              <w:rPr>
                <w:rFonts w:cs="Arial"/>
                <w:b/>
                <w:bCs/>
                <w:sz w:val="20"/>
                <w:szCs w:val="20"/>
              </w:rPr>
            </w:pPr>
            <w:r w:rsidRPr="009D423A">
              <w:rPr>
                <w:rFonts w:cs="Arial"/>
                <w:b/>
                <w:bCs/>
                <w:sz w:val="20"/>
                <w:szCs w:val="20"/>
              </w:rPr>
              <w:t>Alt. B</w:t>
            </w:r>
          </w:p>
        </w:tc>
        <w:tc>
          <w:tcPr>
            <w:tcW w:w="1129" w:type="dxa"/>
            <w:tcBorders>
              <w:top w:val="nil"/>
              <w:left w:val="nil"/>
              <w:bottom w:val="nil"/>
              <w:right w:val="nil"/>
            </w:tcBorders>
            <w:shd w:val="clear" w:color="auto" w:fill="auto"/>
            <w:noWrap/>
            <w:hideMark/>
          </w:tcPr>
          <w:p w14:paraId="76BAEBE2" w14:textId="77777777" w:rsidR="009D423A" w:rsidRPr="009D423A" w:rsidRDefault="009D423A" w:rsidP="009D423A">
            <w:pPr>
              <w:spacing w:before="0" w:after="0"/>
              <w:jc w:val="center"/>
              <w:rPr>
                <w:rFonts w:cs="Arial"/>
                <w:sz w:val="20"/>
                <w:szCs w:val="20"/>
              </w:rPr>
            </w:pPr>
            <w:r w:rsidRPr="009D423A">
              <w:rPr>
                <w:rFonts w:cs="Arial"/>
                <w:sz w:val="20"/>
                <w:szCs w:val="20"/>
              </w:rPr>
              <w:t>4,54</w:t>
            </w:r>
          </w:p>
        </w:tc>
        <w:tc>
          <w:tcPr>
            <w:tcW w:w="1553" w:type="dxa"/>
            <w:tcBorders>
              <w:top w:val="nil"/>
              <w:left w:val="nil"/>
              <w:bottom w:val="nil"/>
              <w:right w:val="nil"/>
            </w:tcBorders>
            <w:shd w:val="clear" w:color="auto" w:fill="auto"/>
            <w:noWrap/>
            <w:hideMark/>
          </w:tcPr>
          <w:p w14:paraId="7BF822DA" w14:textId="48EC6E55" w:rsidR="009D423A" w:rsidRPr="009D423A" w:rsidRDefault="009D423A" w:rsidP="009D423A">
            <w:pPr>
              <w:spacing w:before="0" w:after="0"/>
              <w:jc w:val="center"/>
              <w:rPr>
                <w:rFonts w:cs="Arial"/>
                <w:sz w:val="20"/>
                <w:szCs w:val="20"/>
              </w:rPr>
            </w:pPr>
            <w:r w:rsidRPr="009D423A">
              <w:rPr>
                <w:rFonts w:cs="Arial"/>
                <w:sz w:val="20"/>
                <w:szCs w:val="20"/>
              </w:rPr>
              <w:t>12,46</w:t>
            </w:r>
          </w:p>
        </w:tc>
        <w:tc>
          <w:tcPr>
            <w:tcW w:w="1411" w:type="dxa"/>
            <w:tcBorders>
              <w:top w:val="nil"/>
              <w:left w:val="nil"/>
              <w:bottom w:val="nil"/>
              <w:right w:val="nil"/>
            </w:tcBorders>
            <w:shd w:val="clear" w:color="auto" w:fill="auto"/>
            <w:noWrap/>
            <w:hideMark/>
          </w:tcPr>
          <w:p w14:paraId="795DF8CE" w14:textId="203A0466" w:rsidR="009D423A" w:rsidRPr="009D423A" w:rsidRDefault="009D423A" w:rsidP="009D423A">
            <w:pPr>
              <w:spacing w:before="0" w:after="0"/>
              <w:jc w:val="center"/>
              <w:rPr>
                <w:rFonts w:cs="Arial"/>
                <w:sz w:val="20"/>
                <w:szCs w:val="20"/>
              </w:rPr>
            </w:pPr>
            <w:r w:rsidRPr="009D423A">
              <w:rPr>
                <w:rFonts w:cs="Arial"/>
                <w:sz w:val="20"/>
                <w:szCs w:val="20"/>
              </w:rPr>
              <w:t>1,29</w:t>
            </w:r>
          </w:p>
        </w:tc>
        <w:tc>
          <w:tcPr>
            <w:tcW w:w="1866" w:type="dxa"/>
            <w:tcBorders>
              <w:top w:val="nil"/>
              <w:left w:val="nil"/>
              <w:bottom w:val="nil"/>
              <w:right w:val="nil"/>
            </w:tcBorders>
            <w:shd w:val="clear" w:color="auto" w:fill="auto"/>
            <w:noWrap/>
            <w:hideMark/>
          </w:tcPr>
          <w:p w14:paraId="251F0188" w14:textId="3B6B551D" w:rsidR="009D423A" w:rsidRPr="009D423A" w:rsidRDefault="009D423A" w:rsidP="009D423A">
            <w:pPr>
              <w:spacing w:before="0" w:after="0"/>
              <w:jc w:val="center"/>
              <w:rPr>
                <w:rFonts w:cs="Arial"/>
                <w:sz w:val="20"/>
                <w:szCs w:val="20"/>
              </w:rPr>
            </w:pPr>
            <w:r w:rsidRPr="009D423A">
              <w:rPr>
                <w:rFonts w:cs="Arial"/>
                <w:sz w:val="20"/>
                <w:szCs w:val="20"/>
              </w:rPr>
              <w:t>0,12</w:t>
            </w:r>
          </w:p>
        </w:tc>
        <w:tc>
          <w:tcPr>
            <w:tcW w:w="1523" w:type="dxa"/>
            <w:tcBorders>
              <w:top w:val="nil"/>
              <w:left w:val="nil"/>
              <w:bottom w:val="nil"/>
              <w:right w:val="single" w:sz="8" w:space="0" w:color="auto"/>
            </w:tcBorders>
            <w:shd w:val="clear" w:color="auto" w:fill="auto"/>
            <w:noWrap/>
            <w:hideMark/>
          </w:tcPr>
          <w:p w14:paraId="318A7A46" w14:textId="4A4C43E5" w:rsidR="009D423A" w:rsidRPr="009D423A" w:rsidRDefault="009D423A" w:rsidP="009D423A">
            <w:pPr>
              <w:spacing w:before="0" w:after="0"/>
              <w:jc w:val="center"/>
              <w:rPr>
                <w:rFonts w:cs="Arial"/>
                <w:sz w:val="20"/>
                <w:szCs w:val="20"/>
              </w:rPr>
            </w:pPr>
            <w:r w:rsidRPr="009D423A">
              <w:rPr>
                <w:rFonts w:cs="Arial"/>
                <w:sz w:val="20"/>
                <w:szCs w:val="20"/>
              </w:rPr>
              <w:t>1,41</w:t>
            </w:r>
          </w:p>
        </w:tc>
      </w:tr>
      <w:tr w:rsidR="009D423A" w:rsidRPr="009D423A" w14:paraId="04699CEB" w14:textId="77777777" w:rsidTr="002A3680">
        <w:trPr>
          <w:trHeight w:val="295"/>
        </w:trPr>
        <w:tc>
          <w:tcPr>
            <w:tcW w:w="1544" w:type="dxa"/>
            <w:tcBorders>
              <w:top w:val="nil"/>
              <w:left w:val="single" w:sz="8" w:space="0" w:color="auto"/>
              <w:bottom w:val="nil"/>
              <w:right w:val="nil"/>
            </w:tcBorders>
            <w:shd w:val="clear" w:color="auto" w:fill="auto"/>
            <w:noWrap/>
            <w:hideMark/>
          </w:tcPr>
          <w:p w14:paraId="12082514" w14:textId="77777777" w:rsidR="009D423A" w:rsidRPr="009D423A" w:rsidRDefault="009D423A" w:rsidP="009D423A">
            <w:pPr>
              <w:spacing w:before="0" w:after="0"/>
              <w:jc w:val="left"/>
              <w:rPr>
                <w:rFonts w:cs="Arial"/>
                <w:b/>
                <w:bCs/>
                <w:sz w:val="20"/>
                <w:szCs w:val="20"/>
              </w:rPr>
            </w:pPr>
            <w:r w:rsidRPr="009D423A">
              <w:rPr>
                <w:rFonts w:cs="Arial"/>
                <w:b/>
                <w:bCs/>
                <w:sz w:val="20"/>
                <w:szCs w:val="20"/>
              </w:rPr>
              <w:t>Alt. D</w:t>
            </w:r>
          </w:p>
        </w:tc>
        <w:tc>
          <w:tcPr>
            <w:tcW w:w="1129" w:type="dxa"/>
            <w:tcBorders>
              <w:top w:val="nil"/>
              <w:left w:val="nil"/>
              <w:bottom w:val="nil"/>
              <w:right w:val="nil"/>
            </w:tcBorders>
            <w:shd w:val="clear" w:color="auto" w:fill="auto"/>
            <w:noWrap/>
            <w:hideMark/>
          </w:tcPr>
          <w:p w14:paraId="5D831BB9" w14:textId="77777777" w:rsidR="009D423A" w:rsidRPr="009D423A" w:rsidRDefault="009D423A" w:rsidP="009D423A">
            <w:pPr>
              <w:spacing w:before="0" w:after="0"/>
              <w:jc w:val="center"/>
              <w:rPr>
                <w:rFonts w:cs="Arial"/>
                <w:sz w:val="20"/>
                <w:szCs w:val="20"/>
              </w:rPr>
            </w:pPr>
            <w:r w:rsidRPr="009D423A">
              <w:rPr>
                <w:rFonts w:cs="Arial"/>
                <w:sz w:val="20"/>
                <w:szCs w:val="20"/>
              </w:rPr>
              <w:t>24,48</w:t>
            </w:r>
          </w:p>
        </w:tc>
        <w:tc>
          <w:tcPr>
            <w:tcW w:w="1553" w:type="dxa"/>
            <w:tcBorders>
              <w:top w:val="nil"/>
              <w:left w:val="nil"/>
              <w:bottom w:val="nil"/>
              <w:right w:val="nil"/>
            </w:tcBorders>
            <w:shd w:val="clear" w:color="auto" w:fill="auto"/>
            <w:noWrap/>
            <w:hideMark/>
          </w:tcPr>
          <w:p w14:paraId="09CB6F89" w14:textId="1ECFDD37" w:rsidR="009D423A" w:rsidRPr="009D423A" w:rsidRDefault="009D423A" w:rsidP="009D423A">
            <w:pPr>
              <w:spacing w:before="0" w:after="0"/>
              <w:jc w:val="center"/>
              <w:rPr>
                <w:rFonts w:cs="Arial"/>
                <w:sz w:val="20"/>
                <w:szCs w:val="20"/>
              </w:rPr>
            </w:pPr>
            <w:r w:rsidRPr="009D423A">
              <w:rPr>
                <w:rFonts w:cs="Arial"/>
                <w:sz w:val="20"/>
                <w:szCs w:val="20"/>
              </w:rPr>
              <w:t>103,33</w:t>
            </w:r>
          </w:p>
        </w:tc>
        <w:tc>
          <w:tcPr>
            <w:tcW w:w="1411" w:type="dxa"/>
            <w:tcBorders>
              <w:top w:val="nil"/>
              <w:left w:val="nil"/>
              <w:bottom w:val="nil"/>
              <w:right w:val="nil"/>
            </w:tcBorders>
            <w:shd w:val="clear" w:color="auto" w:fill="auto"/>
            <w:noWrap/>
            <w:hideMark/>
          </w:tcPr>
          <w:p w14:paraId="5C82A0C0" w14:textId="196FDA13" w:rsidR="009D423A" w:rsidRPr="009D423A" w:rsidRDefault="009D423A" w:rsidP="009D423A">
            <w:pPr>
              <w:spacing w:before="0" w:after="0"/>
              <w:jc w:val="center"/>
              <w:rPr>
                <w:rFonts w:cs="Arial"/>
                <w:sz w:val="20"/>
                <w:szCs w:val="20"/>
              </w:rPr>
            </w:pPr>
            <w:r w:rsidRPr="009D423A">
              <w:rPr>
                <w:rFonts w:cs="Arial"/>
                <w:sz w:val="20"/>
                <w:szCs w:val="20"/>
              </w:rPr>
              <w:t>8,17</w:t>
            </w:r>
          </w:p>
        </w:tc>
        <w:tc>
          <w:tcPr>
            <w:tcW w:w="1866" w:type="dxa"/>
            <w:tcBorders>
              <w:top w:val="nil"/>
              <w:left w:val="nil"/>
              <w:bottom w:val="nil"/>
              <w:right w:val="nil"/>
            </w:tcBorders>
            <w:shd w:val="clear" w:color="auto" w:fill="auto"/>
            <w:noWrap/>
            <w:hideMark/>
          </w:tcPr>
          <w:p w14:paraId="1A5DD89E" w14:textId="7102A445" w:rsidR="009D423A" w:rsidRPr="009D423A" w:rsidRDefault="009D423A" w:rsidP="009D423A">
            <w:pPr>
              <w:spacing w:before="0" w:after="0"/>
              <w:jc w:val="center"/>
              <w:rPr>
                <w:rFonts w:cs="Arial"/>
                <w:sz w:val="20"/>
                <w:szCs w:val="20"/>
              </w:rPr>
            </w:pPr>
            <w:r w:rsidRPr="009D423A">
              <w:rPr>
                <w:rFonts w:cs="Arial"/>
                <w:sz w:val="20"/>
                <w:szCs w:val="20"/>
              </w:rPr>
              <w:t>1,03</w:t>
            </w:r>
          </w:p>
        </w:tc>
        <w:tc>
          <w:tcPr>
            <w:tcW w:w="1523" w:type="dxa"/>
            <w:tcBorders>
              <w:top w:val="nil"/>
              <w:left w:val="nil"/>
              <w:bottom w:val="nil"/>
              <w:right w:val="single" w:sz="8" w:space="0" w:color="auto"/>
            </w:tcBorders>
            <w:shd w:val="clear" w:color="auto" w:fill="auto"/>
            <w:noWrap/>
            <w:hideMark/>
          </w:tcPr>
          <w:p w14:paraId="1D4BEA56" w14:textId="7260964B" w:rsidR="009D423A" w:rsidRPr="009D423A" w:rsidRDefault="009D423A" w:rsidP="009D423A">
            <w:pPr>
              <w:spacing w:before="0" w:after="0"/>
              <w:jc w:val="center"/>
              <w:rPr>
                <w:rFonts w:cs="Arial"/>
                <w:sz w:val="20"/>
                <w:szCs w:val="20"/>
              </w:rPr>
            </w:pPr>
            <w:r w:rsidRPr="009D423A">
              <w:rPr>
                <w:rFonts w:cs="Arial"/>
                <w:sz w:val="20"/>
                <w:szCs w:val="20"/>
              </w:rPr>
              <w:t>9,20</w:t>
            </w:r>
          </w:p>
        </w:tc>
      </w:tr>
      <w:tr w:rsidR="009D423A" w:rsidRPr="009D423A" w14:paraId="4A5A7ADD" w14:textId="77777777" w:rsidTr="002A3680">
        <w:trPr>
          <w:trHeight w:val="295"/>
        </w:trPr>
        <w:tc>
          <w:tcPr>
            <w:tcW w:w="2673" w:type="dxa"/>
            <w:gridSpan w:val="2"/>
            <w:tcBorders>
              <w:top w:val="nil"/>
              <w:left w:val="single" w:sz="8" w:space="0" w:color="auto"/>
              <w:bottom w:val="nil"/>
              <w:right w:val="nil"/>
            </w:tcBorders>
            <w:shd w:val="clear" w:color="auto" w:fill="auto"/>
            <w:noWrap/>
            <w:hideMark/>
          </w:tcPr>
          <w:p w14:paraId="62B59546" w14:textId="77777777" w:rsidR="009D423A" w:rsidRPr="009D423A" w:rsidRDefault="009D423A" w:rsidP="009D423A">
            <w:pPr>
              <w:spacing w:before="0" w:after="0"/>
              <w:jc w:val="left"/>
              <w:rPr>
                <w:rFonts w:cs="Arial"/>
                <w:b/>
                <w:bCs/>
                <w:sz w:val="20"/>
                <w:szCs w:val="20"/>
              </w:rPr>
            </w:pPr>
            <w:r w:rsidRPr="009D423A">
              <w:rPr>
                <w:rFonts w:cs="Arial"/>
                <w:b/>
                <w:bCs/>
                <w:sz w:val="20"/>
                <w:szCs w:val="20"/>
              </w:rPr>
              <w:t>Transporte</w:t>
            </w:r>
          </w:p>
        </w:tc>
        <w:tc>
          <w:tcPr>
            <w:tcW w:w="1553" w:type="dxa"/>
            <w:tcBorders>
              <w:top w:val="nil"/>
              <w:left w:val="nil"/>
              <w:bottom w:val="nil"/>
              <w:right w:val="nil"/>
            </w:tcBorders>
            <w:shd w:val="clear" w:color="auto" w:fill="auto"/>
            <w:noWrap/>
            <w:hideMark/>
          </w:tcPr>
          <w:p w14:paraId="6B2C7738" w14:textId="77777777" w:rsidR="009D423A" w:rsidRPr="009D423A" w:rsidRDefault="009D423A" w:rsidP="009D423A">
            <w:pPr>
              <w:spacing w:before="0" w:after="0"/>
              <w:jc w:val="center"/>
              <w:rPr>
                <w:rFonts w:cs="Arial"/>
                <w:sz w:val="20"/>
                <w:szCs w:val="20"/>
              </w:rPr>
            </w:pPr>
            <w:r w:rsidRPr="009D423A">
              <w:rPr>
                <w:rFonts w:cs="Arial"/>
                <w:sz w:val="20"/>
                <w:szCs w:val="20"/>
              </w:rPr>
              <w:t>55.040,00</w:t>
            </w:r>
          </w:p>
        </w:tc>
        <w:tc>
          <w:tcPr>
            <w:tcW w:w="1411" w:type="dxa"/>
            <w:tcBorders>
              <w:top w:val="nil"/>
              <w:left w:val="nil"/>
              <w:bottom w:val="nil"/>
              <w:right w:val="nil"/>
            </w:tcBorders>
            <w:shd w:val="clear" w:color="auto" w:fill="auto"/>
            <w:noWrap/>
            <w:hideMark/>
          </w:tcPr>
          <w:p w14:paraId="23E6828D" w14:textId="13B60F48" w:rsidR="009D423A" w:rsidRPr="009D423A" w:rsidRDefault="009D423A" w:rsidP="009D423A">
            <w:pPr>
              <w:spacing w:before="0" w:after="0"/>
              <w:jc w:val="center"/>
              <w:rPr>
                <w:rFonts w:cs="Arial"/>
                <w:sz w:val="20"/>
                <w:szCs w:val="20"/>
              </w:rPr>
            </w:pPr>
            <w:r w:rsidRPr="009D423A">
              <w:rPr>
                <w:rFonts w:cs="Arial"/>
                <w:sz w:val="20"/>
                <w:szCs w:val="20"/>
              </w:rPr>
              <w:t>55,04</w:t>
            </w:r>
          </w:p>
        </w:tc>
        <w:tc>
          <w:tcPr>
            <w:tcW w:w="1866" w:type="dxa"/>
            <w:tcBorders>
              <w:top w:val="nil"/>
              <w:left w:val="nil"/>
              <w:bottom w:val="nil"/>
              <w:right w:val="nil"/>
            </w:tcBorders>
            <w:shd w:val="clear" w:color="auto" w:fill="auto"/>
            <w:noWrap/>
            <w:hideMark/>
          </w:tcPr>
          <w:p w14:paraId="5D2B2194" w14:textId="04E9B563" w:rsidR="009D423A" w:rsidRPr="009D423A" w:rsidRDefault="009D423A" w:rsidP="009D423A">
            <w:pPr>
              <w:spacing w:before="0" w:after="0"/>
              <w:jc w:val="center"/>
              <w:rPr>
                <w:rFonts w:cs="Arial"/>
                <w:sz w:val="20"/>
                <w:szCs w:val="20"/>
              </w:rPr>
            </w:pPr>
            <w:r w:rsidRPr="009D423A">
              <w:rPr>
                <w:rFonts w:cs="Arial"/>
                <w:sz w:val="20"/>
                <w:szCs w:val="20"/>
              </w:rPr>
              <w:t>1,88</w:t>
            </w:r>
          </w:p>
        </w:tc>
        <w:tc>
          <w:tcPr>
            <w:tcW w:w="1523" w:type="dxa"/>
            <w:tcBorders>
              <w:top w:val="nil"/>
              <w:left w:val="nil"/>
              <w:bottom w:val="nil"/>
              <w:right w:val="single" w:sz="8" w:space="0" w:color="auto"/>
            </w:tcBorders>
            <w:shd w:val="clear" w:color="auto" w:fill="auto"/>
            <w:noWrap/>
            <w:hideMark/>
          </w:tcPr>
          <w:p w14:paraId="5AB41A1C" w14:textId="7C18DCC5" w:rsidR="009D423A" w:rsidRPr="009D423A" w:rsidRDefault="009D423A" w:rsidP="009D423A">
            <w:pPr>
              <w:spacing w:before="0" w:after="0"/>
              <w:jc w:val="center"/>
              <w:rPr>
                <w:rFonts w:cs="Arial"/>
                <w:sz w:val="20"/>
                <w:szCs w:val="20"/>
              </w:rPr>
            </w:pPr>
            <w:r w:rsidRPr="009D423A">
              <w:rPr>
                <w:rFonts w:cs="Arial"/>
                <w:sz w:val="20"/>
                <w:szCs w:val="20"/>
              </w:rPr>
              <w:t>0,55</w:t>
            </w:r>
          </w:p>
        </w:tc>
      </w:tr>
      <w:tr w:rsidR="009D423A" w:rsidRPr="009D423A" w14:paraId="20F0CC02" w14:textId="77777777" w:rsidTr="002A3680">
        <w:trPr>
          <w:trHeight w:val="295"/>
        </w:trPr>
        <w:tc>
          <w:tcPr>
            <w:tcW w:w="2673" w:type="dxa"/>
            <w:gridSpan w:val="2"/>
            <w:tcBorders>
              <w:top w:val="nil"/>
              <w:left w:val="single" w:sz="8" w:space="0" w:color="auto"/>
              <w:bottom w:val="nil"/>
              <w:right w:val="nil"/>
            </w:tcBorders>
            <w:shd w:val="clear" w:color="auto" w:fill="auto"/>
            <w:noWrap/>
            <w:hideMark/>
          </w:tcPr>
          <w:p w14:paraId="0C285032" w14:textId="77777777" w:rsidR="009D423A" w:rsidRPr="009D423A" w:rsidRDefault="009D423A" w:rsidP="009D423A">
            <w:pPr>
              <w:spacing w:before="0" w:after="0"/>
              <w:jc w:val="left"/>
              <w:rPr>
                <w:rFonts w:cs="Arial"/>
                <w:b/>
                <w:bCs/>
                <w:sz w:val="20"/>
                <w:szCs w:val="20"/>
              </w:rPr>
            </w:pPr>
            <w:r w:rsidRPr="009D423A">
              <w:rPr>
                <w:rFonts w:cs="Arial"/>
                <w:b/>
                <w:bCs/>
                <w:sz w:val="20"/>
                <w:szCs w:val="20"/>
              </w:rPr>
              <w:t>Descarregamento</w:t>
            </w:r>
          </w:p>
        </w:tc>
        <w:tc>
          <w:tcPr>
            <w:tcW w:w="1553" w:type="dxa"/>
            <w:tcBorders>
              <w:top w:val="nil"/>
              <w:left w:val="nil"/>
              <w:bottom w:val="nil"/>
              <w:right w:val="nil"/>
            </w:tcBorders>
            <w:shd w:val="clear" w:color="auto" w:fill="auto"/>
            <w:noWrap/>
            <w:hideMark/>
          </w:tcPr>
          <w:p w14:paraId="019954D3" w14:textId="77777777" w:rsidR="009D423A" w:rsidRPr="009D423A" w:rsidRDefault="009D423A" w:rsidP="009D423A">
            <w:pPr>
              <w:spacing w:before="0" w:after="0"/>
              <w:jc w:val="center"/>
              <w:rPr>
                <w:rFonts w:cs="Arial"/>
                <w:sz w:val="20"/>
                <w:szCs w:val="20"/>
              </w:rPr>
            </w:pPr>
            <w:r w:rsidRPr="009D423A">
              <w:rPr>
                <w:rFonts w:cs="Arial"/>
                <w:sz w:val="20"/>
                <w:szCs w:val="20"/>
              </w:rPr>
              <w:t>9.216,00</w:t>
            </w:r>
          </w:p>
        </w:tc>
        <w:tc>
          <w:tcPr>
            <w:tcW w:w="1411" w:type="dxa"/>
            <w:tcBorders>
              <w:top w:val="nil"/>
              <w:left w:val="nil"/>
              <w:bottom w:val="nil"/>
              <w:right w:val="nil"/>
            </w:tcBorders>
            <w:shd w:val="clear" w:color="auto" w:fill="auto"/>
            <w:noWrap/>
            <w:hideMark/>
          </w:tcPr>
          <w:p w14:paraId="7257E124" w14:textId="37906136" w:rsidR="009D423A" w:rsidRPr="009D423A" w:rsidRDefault="009D423A" w:rsidP="009D423A">
            <w:pPr>
              <w:spacing w:before="0" w:after="0"/>
              <w:jc w:val="center"/>
              <w:rPr>
                <w:rFonts w:cs="Arial"/>
                <w:sz w:val="20"/>
                <w:szCs w:val="20"/>
              </w:rPr>
            </w:pPr>
            <w:r w:rsidRPr="009D423A">
              <w:rPr>
                <w:rFonts w:cs="Arial"/>
                <w:sz w:val="20"/>
                <w:szCs w:val="20"/>
              </w:rPr>
              <w:t>9,22</w:t>
            </w:r>
          </w:p>
        </w:tc>
        <w:tc>
          <w:tcPr>
            <w:tcW w:w="1866" w:type="dxa"/>
            <w:tcBorders>
              <w:top w:val="nil"/>
              <w:left w:val="nil"/>
              <w:bottom w:val="nil"/>
              <w:right w:val="nil"/>
            </w:tcBorders>
            <w:shd w:val="clear" w:color="auto" w:fill="auto"/>
            <w:noWrap/>
            <w:hideMark/>
          </w:tcPr>
          <w:p w14:paraId="30650EA7" w14:textId="22204B35" w:rsidR="009D423A" w:rsidRPr="009D423A" w:rsidRDefault="009D423A" w:rsidP="009D423A">
            <w:pPr>
              <w:spacing w:before="0" w:after="0"/>
              <w:jc w:val="center"/>
              <w:rPr>
                <w:rFonts w:cs="Arial"/>
                <w:sz w:val="20"/>
                <w:szCs w:val="20"/>
              </w:rPr>
            </w:pPr>
            <w:r w:rsidRPr="009D423A">
              <w:rPr>
                <w:rFonts w:cs="Arial"/>
                <w:sz w:val="20"/>
                <w:szCs w:val="20"/>
              </w:rPr>
              <w:t>9,00</w:t>
            </w:r>
          </w:p>
        </w:tc>
        <w:tc>
          <w:tcPr>
            <w:tcW w:w="1523" w:type="dxa"/>
            <w:tcBorders>
              <w:top w:val="nil"/>
              <w:left w:val="nil"/>
              <w:bottom w:val="nil"/>
              <w:right w:val="single" w:sz="8" w:space="0" w:color="auto"/>
            </w:tcBorders>
            <w:shd w:val="clear" w:color="auto" w:fill="auto"/>
            <w:noWrap/>
            <w:hideMark/>
          </w:tcPr>
          <w:p w14:paraId="2FEFE354" w14:textId="1C411182" w:rsidR="009D423A" w:rsidRPr="009D423A" w:rsidRDefault="009D423A" w:rsidP="009D423A">
            <w:pPr>
              <w:spacing w:before="0" w:after="0"/>
              <w:jc w:val="center"/>
              <w:rPr>
                <w:rFonts w:cs="Arial"/>
                <w:sz w:val="20"/>
                <w:szCs w:val="20"/>
              </w:rPr>
            </w:pPr>
            <w:r w:rsidRPr="009D423A">
              <w:rPr>
                <w:rFonts w:cs="Arial"/>
                <w:sz w:val="20"/>
                <w:szCs w:val="20"/>
              </w:rPr>
              <w:t>0,09</w:t>
            </w:r>
          </w:p>
        </w:tc>
      </w:tr>
      <w:tr w:rsidR="009D423A" w:rsidRPr="009D423A" w14:paraId="7CCB83B7" w14:textId="77777777" w:rsidTr="002A3680">
        <w:trPr>
          <w:trHeight w:val="310"/>
        </w:trPr>
        <w:tc>
          <w:tcPr>
            <w:tcW w:w="1544" w:type="dxa"/>
            <w:tcBorders>
              <w:top w:val="nil"/>
              <w:left w:val="single" w:sz="8" w:space="0" w:color="auto"/>
              <w:bottom w:val="single" w:sz="8" w:space="0" w:color="auto"/>
              <w:right w:val="nil"/>
            </w:tcBorders>
            <w:shd w:val="clear" w:color="auto" w:fill="auto"/>
            <w:noWrap/>
            <w:hideMark/>
          </w:tcPr>
          <w:p w14:paraId="50CF2EEF" w14:textId="77777777" w:rsidR="009D423A" w:rsidRPr="009D423A" w:rsidRDefault="009D423A" w:rsidP="009D423A">
            <w:pPr>
              <w:spacing w:before="0" w:after="0"/>
              <w:jc w:val="center"/>
              <w:rPr>
                <w:rFonts w:cs="Arial"/>
                <w:b/>
                <w:bCs/>
                <w:sz w:val="20"/>
                <w:szCs w:val="20"/>
              </w:rPr>
            </w:pPr>
            <w:r w:rsidRPr="009D423A">
              <w:rPr>
                <w:rFonts w:cs="Arial"/>
                <w:b/>
                <w:bCs/>
                <w:sz w:val="20"/>
                <w:szCs w:val="20"/>
              </w:rPr>
              <w:t> </w:t>
            </w:r>
          </w:p>
        </w:tc>
        <w:tc>
          <w:tcPr>
            <w:tcW w:w="1129" w:type="dxa"/>
            <w:tcBorders>
              <w:top w:val="nil"/>
              <w:left w:val="nil"/>
              <w:bottom w:val="single" w:sz="8" w:space="0" w:color="auto"/>
              <w:right w:val="nil"/>
            </w:tcBorders>
            <w:shd w:val="clear" w:color="auto" w:fill="auto"/>
            <w:noWrap/>
            <w:hideMark/>
          </w:tcPr>
          <w:p w14:paraId="3748683B" w14:textId="77777777" w:rsidR="009D423A" w:rsidRPr="009D423A" w:rsidRDefault="009D423A" w:rsidP="009D423A">
            <w:pPr>
              <w:spacing w:before="0" w:after="0"/>
              <w:jc w:val="center"/>
              <w:rPr>
                <w:rFonts w:cs="Arial"/>
                <w:b/>
                <w:bCs/>
                <w:sz w:val="20"/>
                <w:szCs w:val="20"/>
              </w:rPr>
            </w:pPr>
            <w:r w:rsidRPr="009D423A">
              <w:rPr>
                <w:rFonts w:cs="Arial"/>
                <w:b/>
                <w:bCs/>
                <w:sz w:val="20"/>
                <w:szCs w:val="20"/>
              </w:rPr>
              <w:t> </w:t>
            </w:r>
          </w:p>
        </w:tc>
        <w:tc>
          <w:tcPr>
            <w:tcW w:w="1553" w:type="dxa"/>
            <w:tcBorders>
              <w:top w:val="nil"/>
              <w:left w:val="nil"/>
              <w:bottom w:val="single" w:sz="8" w:space="0" w:color="auto"/>
              <w:right w:val="nil"/>
            </w:tcBorders>
            <w:shd w:val="clear" w:color="000000" w:fill="92D050"/>
            <w:noWrap/>
            <w:hideMark/>
          </w:tcPr>
          <w:p w14:paraId="6FD37E5D" w14:textId="290443E0" w:rsidR="009D423A" w:rsidRPr="009D423A" w:rsidRDefault="009D423A" w:rsidP="009D423A">
            <w:pPr>
              <w:spacing w:before="0" w:after="0"/>
              <w:jc w:val="center"/>
              <w:rPr>
                <w:rFonts w:cs="Arial"/>
                <w:b/>
                <w:bCs/>
                <w:sz w:val="20"/>
                <w:szCs w:val="20"/>
              </w:rPr>
            </w:pPr>
            <w:r w:rsidRPr="009D423A">
              <w:rPr>
                <w:rFonts w:cs="Arial"/>
                <w:b/>
                <w:bCs/>
                <w:sz w:val="20"/>
                <w:szCs w:val="20"/>
              </w:rPr>
              <w:t>250,31</w:t>
            </w:r>
          </w:p>
        </w:tc>
        <w:tc>
          <w:tcPr>
            <w:tcW w:w="1411" w:type="dxa"/>
            <w:tcBorders>
              <w:top w:val="nil"/>
              <w:left w:val="nil"/>
              <w:bottom w:val="single" w:sz="8" w:space="0" w:color="auto"/>
              <w:right w:val="nil"/>
            </w:tcBorders>
            <w:shd w:val="clear" w:color="000000" w:fill="92D050"/>
            <w:noWrap/>
            <w:hideMark/>
          </w:tcPr>
          <w:p w14:paraId="1FA3BB4F" w14:textId="3583EB13" w:rsidR="009D423A" w:rsidRPr="009D423A" w:rsidRDefault="009D423A" w:rsidP="009D423A">
            <w:pPr>
              <w:spacing w:before="0" w:after="0"/>
              <w:jc w:val="center"/>
              <w:rPr>
                <w:rFonts w:cs="Arial"/>
                <w:b/>
                <w:bCs/>
                <w:sz w:val="20"/>
                <w:szCs w:val="20"/>
              </w:rPr>
            </w:pPr>
            <w:r w:rsidRPr="009D423A">
              <w:rPr>
                <w:rFonts w:cs="Arial"/>
                <w:b/>
                <w:bCs/>
                <w:sz w:val="20"/>
                <w:szCs w:val="20"/>
              </w:rPr>
              <w:t>27,13</w:t>
            </w:r>
          </w:p>
        </w:tc>
        <w:tc>
          <w:tcPr>
            <w:tcW w:w="1866" w:type="dxa"/>
            <w:tcBorders>
              <w:top w:val="nil"/>
              <w:left w:val="nil"/>
              <w:bottom w:val="single" w:sz="8" w:space="0" w:color="auto"/>
              <w:right w:val="nil"/>
            </w:tcBorders>
            <w:shd w:val="clear" w:color="000000" w:fill="92D050"/>
            <w:noWrap/>
            <w:hideMark/>
          </w:tcPr>
          <w:p w14:paraId="6755938C" w14:textId="03558C73" w:rsidR="009D423A" w:rsidRPr="009D423A" w:rsidRDefault="009D423A" w:rsidP="009D423A">
            <w:pPr>
              <w:spacing w:before="0" w:after="0"/>
              <w:jc w:val="center"/>
              <w:rPr>
                <w:rFonts w:cs="Arial"/>
                <w:b/>
                <w:bCs/>
                <w:sz w:val="20"/>
                <w:szCs w:val="20"/>
              </w:rPr>
            </w:pPr>
            <w:r w:rsidRPr="009D423A">
              <w:rPr>
                <w:rFonts w:cs="Arial"/>
                <w:b/>
                <w:bCs/>
                <w:sz w:val="20"/>
                <w:szCs w:val="20"/>
              </w:rPr>
              <w:t>2,50</w:t>
            </w:r>
          </w:p>
        </w:tc>
        <w:tc>
          <w:tcPr>
            <w:tcW w:w="1523" w:type="dxa"/>
            <w:tcBorders>
              <w:top w:val="nil"/>
              <w:left w:val="nil"/>
              <w:bottom w:val="single" w:sz="8" w:space="0" w:color="auto"/>
              <w:right w:val="single" w:sz="8" w:space="0" w:color="auto"/>
            </w:tcBorders>
            <w:shd w:val="clear" w:color="000000" w:fill="92D050"/>
            <w:noWrap/>
            <w:hideMark/>
          </w:tcPr>
          <w:p w14:paraId="590A577F" w14:textId="1EE945F4" w:rsidR="009D423A" w:rsidRPr="009D423A" w:rsidRDefault="009D423A" w:rsidP="009D423A">
            <w:pPr>
              <w:spacing w:before="0" w:after="0"/>
              <w:jc w:val="center"/>
              <w:rPr>
                <w:rFonts w:cs="Arial"/>
                <w:b/>
                <w:bCs/>
                <w:sz w:val="20"/>
                <w:szCs w:val="20"/>
              </w:rPr>
            </w:pPr>
            <w:r w:rsidRPr="009D423A">
              <w:rPr>
                <w:rFonts w:cs="Arial"/>
                <w:b/>
                <w:bCs/>
                <w:sz w:val="20"/>
                <w:szCs w:val="20"/>
              </w:rPr>
              <w:t>29,63</w:t>
            </w:r>
          </w:p>
        </w:tc>
      </w:tr>
    </w:tbl>
    <w:p w14:paraId="3149015F" w14:textId="77777777" w:rsidR="00650DF5" w:rsidRPr="004515C9" w:rsidRDefault="00650DF5" w:rsidP="004837CB">
      <w:pPr>
        <w:rPr>
          <w:rFonts w:cs="Arial"/>
        </w:rPr>
      </w:pPr>
    </w:p>
    <w:p w14:paraId="05FBDE80" w14:textId="42F0ECD5" w:rsidR="001833DD" w:rsidRPr="004515C9" w:rsidRDefault="00A50851" w:rsidP="004837CB">
      <w:pPr>
        <w:rPr>
          <w:rFonts w:cs="Arial"/>
        </w:rPr>
      </w:pPr>
      <w:r>
        <w:rPr>
          <w:rFonts w:cs="Arial"/>
        </w:rPr>
        <w:t xml:space="preserve">Conforme Tabela 10, </w:t>
      </w:r>
      <w:r w:rsidR="00943407" w:rsidRPr="004515C9">
        <w:rPr>
          <w:rFonts w:cs="Arial"/>
        </w:rPr>
        <w:t>a função objetivo pode ser atribuída a qualquer célula totalizadora (</w:t>
      </w:r>
      <w:r>
        <w:rPr>
          <w:rFonts w:cs="Arial"/>
        </w:rPr>
        <w:t xml:space="preserve">células em </w:t>
      </w:r>
      <w:r w:rsidR="00943407" w:rsidRPr="004515C9">
        <w:rPr>
          <w:rFonts w:cs="Arial"/>
        </w:rPr>
        <w:t xml:space="preserve">verde), sendo que a escolha dependerá dos objetivos </w:t>
      </w:r>
      <w:r>
        <w:rPr>
          <w:rFonts w:cs="Arial"/>
        </w:rPr>
        <w:t>a serem atingidos n</w:t>
      </w:r>
      <w:r w:rsidR="00943407" w:rsidRPr="004515C9">
        <w:rPr>
          <w:rFonts w:cs="Arial"/>
        </w:rPr>
        <w:t xml:space="preserve">a </w:t>
      </w:r>
      <w:r w:rsidR="00F3416A">
        <w:rPr>
          <w:rFonts w:cs="Arial"/>
        </w:rPr>
        <w:t>“</w:t>
      </w:r>
      <w:r>
        <w:rPr>
          <w:rFonts w:cs="Arial"/>
        </w:rPr>
        <w:t>T</w:t>
      </w:r>
      <w:r w:rsidR="00943407" w:rsidRPr="004515C9">
        <w:rPr>
          <w:rFonts w:cs="Arial"/>
        </w:rPr>
        <w:t xml:space="preserve">omada de </w:t>
      </w:r>
      <w:r>
        <w:rPr>
          <w:rFonts w:cs="Arial"/>
        </w:rPr>
        <w:t>D</w:t>
      </w:r>
      <w:r w:rsidR="00943407" w:rsidRPr="004515C9">
        <w:rPr>
          <w:rFonts w:cs="Arial"/>
        </w:rPr>
        <w:t>ecisão</w:t>
      </w:r>
      <w:r w:rsidR="00F3416A">
        <w:rPr>
          <w:rFonts w:cs="Arial"/>
        </w:rPr>
        <w:t>’</w:t>
      </w:r>
      <w:r w:rsidR="00943407" w:rsidRPr="004515C9">
        <w:rPr>
          <w:rFonts w:cs="Arial"/>
        </w:rPr>
        <w:t>.</w:t>
      </w:r>
    </w:p>
    <w:p w14:paraId="236AFFD8" w14:textId="412BFEE8" w:rsidR="003C1EE5" w:rsidRPr="004515C9" w:rsidRDefault="00AA08F5" w:rsidP="004837CB">
      <w:pPr>
        <w:rPr>
          <w:rFonts w:cs="Arial"/>
        </w:rPr>
      </w:pPr>
      <w:r w:rsidRPr="004515C9">
        <w:rPr>
          <w:rFonts w:cs="Arial"/>
        </w:rPr>
        <w:t>Para a definição do custo de CO</w:t>
      </w:r>
      <w:r w:rsidRPr="004515C9">
        <w:rPr>
          <w:rFonts w:cs="Arial"/>
          <w:vertAlign w:val="subscript"/>
        </w:rPr>
        <w:t>2</w:t>
      </w:r>
      <w:r w:rsidRPr="004515C9">
        <w:rPr>
          <w:rFonts w:cs="Arial"/>
        </w:rPr>
        <w:t xml:space="preserve">, foi utilizada a </w:t>
      </w:r>
      <w:r w:rsidR="003C1EE5" w:rsidRPr="004515C9">
        <w:rPr>
          <w:rFonts w:cs="Arial"/>
        </w:rPr>
        <w:t xml:space="preserve">premissa de precificação considerando o pagamento de </w:t>
      </w:r>
      <w:r w:rsidR="00CF4D30">
        <w:rPr>
          <w:rFonts w:cs="Arial"/>
        </w:rPr>
        <w:t>taxa sobre</w:t>
      </w:r>
      <w:r w:rsidR="003C1EE5" w:rsidRPr="004515C9">
        <w:rPr>
          <w:rFonts w:cs="Arial"/>
        </w:rPr>
        <w:t xml:space="preserve"> </w:t>
      </w:r>
      <w:r w:rsidR="00CF4D30" w:rsidRPr="004515C9">
        <w:rPr>
          <w:rFonts w:cs="Arial"/>
        </w:rPr>
        <w:t xml:space="preserve">Carbono </w:t>
      </w:r>
      <w:r w:rsidR="00CF4D30">
        <w:rPr>
          <w:rFonts w:cs="Arial"/>
        </w:rPr>
        <w:t xml:space="preserve">emitido </w:t>
      </w:r>
      <w:r w:rsidR="003C1EE5" w:rsidRPr="004515C9">
        <w:rPr>
          <w:rFonts w:cs="Arial"/>
        </w:rPr>
        <w:t>de USD10/tCO</w:t>
      </w:r>
      <w:r w:rsidR="003C1EE5" w:rsidRPr="004515C9">
        <w:rPr>
          <w:rFonts w:cs="Arial"/>
          <w:vertAlign w:val="subscript"/>
        </w:rPr>
        <w:t>2</w:t>
      </w:r>
      <w:r w:rsidR="003C1EE5" w:rsidRPr="004515C9">
        <w:rPr>
          <w:rFonts w:cs="Arial"/>
        </w:rPr>
        <w:t>, adotado pelo RGGI</w:t>
      </w:r>
      <w:r w:rsidR="00193BCD" w:rsidRPr="004515C9">
        <w:rPr>
          <w:rStyle w:val="Refdenotaderodap"/>
          <w:rFonts w:cs="Arial"/>
        </w:rPr>
        <w:footnoteReference w:id="8"/>
      </w:r>
      <w:r w:rsidR="003C1EE5" w:rsidRPr="004515C9">
        <w:rPr>
          <w:rFonts w:cs="Arial"/>
        </w:rPr>
        <w:t xml:space="preserve"> em 2017, pois não há um método estabelecido para o Brasil no momento, conforme subitem 2.1.3.1.</w:t>
      </w:r>
    </w:p>
    <w:p w14:paraId="24CB2699" w14:textId="06CEA1ED" w:rsidR="00031190" w:rsidRPr="004515C9" w:rsidRDefault="00031190" w:rsidP="00031190">
      <w:pPr>
        <w:pStyle w:val="Ttulo3"/>
        <w:ind w:left="1077"/>
      </w:pPr>
      <w:bookmarkStart w:id="776" w:name="_Toc55897146"/>
      <w:r w:rsidRPr="004515C9">
        <w:t>Resultados obtidos</w:t>
      </w:r>
      <w:bookmarkEnd w:id="776"/>
    </w:p>
    <w:p w14:paraId="018003ED" w14:textId="108555E5" w:rsidR="002A1FC4" w:rsidRPr="004515C9" w:rsidRDefault="00571D6E" w:rsidP="00954D62">
      <w:pPr>
        <w:rPr>
          <w:rFonts w:cs="Arial"/>
          <w:sz w:val="20"/>
          <w:szCs w:val="16"/>
        </w:rPr>
      </w:pPr>
      <w:r w:rsidRPr="004515C9">
        <w:rPr>
          <w:rFonts w:cs="Arial"/>
        </w:rPr>
        <w:t xml:space="preserve">A partir do </w:t>
      </w:r>
      <w:r w:rsidR="00021261" w:rsidRPr="004515C9">
        <w:rPr>
          <w:rFonts w:cs="Arial"/>
        </w:rPr>
        <w:t>“</w:t>
      </w:r>
      <w:r w:rsidRPr="004515C9">
        <w:rPr>
          <w:rFonts w:cs="Arial"/>
        </w:rPr>
        <w:t>caso base</w:t>
      </w:r>
      <w:r w:rsidR="00021261" w:rsidRPr="004515C9">
        <w:rPr>
          <w:rFonts w:cs="Arial"/>
        </w:rPr>
        <w:t>”</w:t>
      </w:r>
      <w:r w:rsidRPr="004515C9">
        <w:rPr>
          <w:rFonts w:cs="Arial"/>
        </w:rPr>
        <w:t>, foram realizadas otimizações utilizando o “Solver” pelos métodos de solução Gradiente Reduzido Generalizado (GRG) e Evolucionário.</w:t>
      </w:r>
      <w:r w:rsidR="00163E0A" w:rsidRPr="004515C9">
        <w:rPr>
          <w:rFonts w:cs="Arial"/>
        </w:rPr>
        <w:t xml:space="preserve"> </w:t>
      </w:r>
      <w:r w:rsidR="006B4B25" w:rsidRPr="004515C9">
        <w:rPr>
          <w:rFonts w:cs="Arial"/>
        </w:rPr>
        <w:t>As otimizações obtidas para cada opção de função objetivo escolhida (Custo Riser</w:t>
      </w:r>
      <w:r w:rsidR="00954D62">
        <w:rPr>
          <w:rFonts w:cs="Arial"/>
        </w:rPr>
        <w:t xml:space="preserve">, </w:t>
      </w:r>
      <w:r w:rsidR="00954D62" w:rsidRPr="004515C9">
        <w:rPr>
          <w:rFonts w:cs="Arial"/>
        </w:rPr>
        <w:t>Emissão de CO</w:t>
      </w:r>
      <w:r w:rsidR="00954D62" w:rsidRPr="004515C9">
        <w:rPr>
          <w:rFonts w:cs="Arial"/>
          <w:vertAlign w:val="subscript"/>
        </w:rPr>
        <w:t>2</w:t>
      </w:r>
      <w:r w:rsidR="00954D62">
        <w:rPr>
          <w:rFonts w:cs="Arial"/>
        </w:rPr>
        <w:t xml:space="preserve"> </w:t>
      </w:r>
      <w:r w:rsidR="006B4B25" w:rsidRPr="004515C9">
        <w:rPr>
          <w:rFonts w:cs="Arial"/>
        </w:rPr>
        <w:t>e Custo Total) estão apresentados na Tabela 1</w:t>
      </w:r>
      <w:r w:rsidR="00B10C41" w:rsidRPr="004515C9">
        <w:rPr>
          <w:rFonts w:cs="Arial"/>
        </w:rPr>
        <w:t>1</w:t>
      </w:r>
      <w:r w:rsidR="006B4B25" w:rsidRPr="004515C9">
        <w:rPr>
          <w:rFonts w:cs="Arial"/>
        </w:rPr>
        <w:t>.</w:t>
      </w:r>
    </w:p>
    <w:p w14:paraId="0992CDB2" w14:textId="5DD9A446" w:rsidR="00571D6E" w:rsidRPr="004515C9" w:rsidRDefault="00AA6C69" w:rsidP="00AA6C69">
      <w:pPr>
        <w:pStyle w:val="Tabela"/>
        <w:rPr>
          <w:rFonts w:cs="Arial"/>
        </w:rPr>
      </w:pPr>
      <w:bookmarkStart w:id="777" w:name="_Toc55897179"/>
      <w:r w:rsidRPr="00891601">
        <w:rPr>
          <w:rFonts w:cs="Arial"/>
          <w:b/>
          <w:bCs/>
        </w:rPr>
        <w:lastRenderedPageBreak/>
        <w:t>Tabela 1</w:t>
      </w:r>
      <w:r w:rsidR="00B10C41" w:rsidRPr="00891601">
        <w:rPr>
          <w:rFonts w:cs="Arial"/>
          <w:b/>
          <w:bCs/>
        </w:rPr>
        <w:t>1</w:t>
      </w:r>
      <w:r w:rsidRPr="004515C9">
        <w:rPr>
          <w:rFonts w:cs="Arial"/>
        </w:rPr>
        <w:t xml:space="preserve"> – Resultados das otimizações realizadas para o Estudo de Caso UEP-1</w:t>
      </w:r>
      <w:bookmarkEnd w:id="777"/>
    </w:p>
    <w:tbl>
      <w:tblPr>
        <w:tblW w:w="8961" w:type="dxa"/>
        <w:tblCellMar>
          <w:left w:w="70" w:type="dxa"/>
          <w:right w:w="70" w:type="dxa"/>
        </w:tblCellMar>
        <w:tblLook w:val="04A0" w:firstRow="1" w:lastRow="0" w:firstColumn="1" w:lastColumn="0" w:noHBand="0" w:noVBand="1"/>
      </w:tblPr>
      <w:tblGrid>
        <w:gridCol w:w="3993"/>
        <w:gridCol w:w="1104"/>
        <w:gridCol w:w="1236"/>
        <w:gridCol w:w="1392"/>
        <w:gridCol w:w="1236"/>
      </w:tblGrid>
      <w:tr w:rsidR="004304BC" w:rsidRPr="000D0BDD" w14:paraId="0527ADB2" w14:textId="77777777" w:rsidTr="000D0BDD">
        <w:trPr>
          <w:trHeight w:val="302"/>
        </w:trPr>
        <w:tc>
          <w:tcPr>
            <w:tcW w:w="3993" w:type="dxa"/>
            <w:tcBorders>
              <w:top w:val="nil"/>
              <w:left w:val="nil"/>
              <w:bottom w:val="nil"/>
              <w:right w:val="nil"/>
            </w:tcBorders>
            <w:shd w:val="clear" w:color="auto" w:fill="auto"/>
            <w:noWrap/>
            <w:vAlign w:val="center"/>
            <w:hideMark/>
          </w:tcPr>
          <w:p w14:paraId="025A9F51" w14:textId="77777777" w:rsidR="004304BC" w:rsidRPr="000D0BDD" w:rsidRDefault="004304BC" w:rsidP="00A219D3">
            <w:pPr>
              <w:spacing w:before="0" w:after="0"/>
              <w:jc w:val="center"/>
              <w:rPr>
                <w:rFonts w:cs="Arial"/>
                <w:sz w:val="20"/>
                <w:szCs w:val="20"/>
              </w:rPr>
            </w:pPr>
          </w:p>
        </w:tc>
        <w:tc>
          <w:tcPr>
            <w:tcW w:w="1104" w:type="dxa"/>
            <w:tcBorders>
              <w:top w:val="single" w:sz="8" w:space="0" w:color="auto"/>
              <w:left w:val="single" w:sz="8" w:space="0" w:color="auto"/>
              <w:bottom w:val="single" w:sz="4" w:space="0" w:color="auto"/>
              <w:right w:val="single" w:sz="4" w:space="0" w:color="auto"/>
            </w:tcBorders>
            <w:shd w:val="clear" w:color="000000" w:fill="BFBFBF"/>
            <w:noWrap/>
            <w:vAlign w:val="center"/>
            <w:hideMark/>
          </w:tcPr>
          <w:p w14:paraId="699EA7B0" w14:textId="77777777" w:rsidR="004304BC" w:rsidRPr="000D0BDD" w:rsidRDefault="004304BC" w:rsidP="00A219D3">
            <w:pPr>
              <w:spacing w:before="0" w:after="0"/>
              <w:jc w:val="center"/>
              <w:rPr>
                <w:rFonts w:cs="Arial"/>
                <w:b/>
                <w:bCs/>
                <w:sz w:val="20"/>
                <w:szCs w:val="20"/>
              </w:rPr>
            </w:pPr>
            <w:r w:rsidRPr="000D0BDD">
              <w:rPr>
                <w:rFonts w:cs="Arial"/>
                <w:b/>
                <w:bCs/>
                <w:sz w:val="20"/>
                <w:szCs w:val="20"/>
              </w:rPr>
              <w:t>Padrão</w:t>
            </w:r>
          </w:p>
        </w:tc>
        <w:tc>
          <w:tcPr>
            <w:tcW w:w="1236" w:type="dxa"/>
            <w:tcBorders>
              <w:top w:val="single" w:sz="8" w:space="0" w:color="auto"/>
              <w:left w:val="nil"/>
              <w:bottom w:val="single" w:sz="4" w:space="0" w:color="auto"/>
              <w:right w:val="nil"/>
            </w:tcBorders>
            <w:shd w:val="clear" w:color="000000" w:fill="BFBFBF"/>
            <w:noWrap/>
            <w:vAlign w:val="center"/>
            <w:hideMark/>
          </w:tcPr>
          <w:p w14:paraId="0693ECCD" w14:textId="77777777" w:rsidR="004304BC" w:rsidRPr="000D0BDD" w:rsidRDefault="004304BC" w:rsidP="00A219D3">
            <w:pPr>
              <w:spacing w:before="0" w:after="0"/>
              <w:jc w:val="center"/>
              <w:rPr>
                <w:rFonts w:cs="Arial"/>
                <w:sz w:val="20"/>
                <w:szCs w:val="20"/>
              </w:rPr>
            </w:pPr>
            <w:r w:rsidRPr="000D0BDD">
              <w:rPr>
                <w:rFonts w:cs="Arial"/>
                <w:sz w:val="20"/>
                <w:szCs w:val="20"/>
              </w:rPr>
              <w:t> </w:t>
            </w:r>
          </w:p>
        </w:tc>
        <w:tc>
          <w:tcPr>
            <w:tcW w:w="1392" w:type="dxa"/>
            <w:tcBorders>
              <w:top w:val="single" w:sz="8" w:space="0" w:color="auto"/>
              <w:left w:val="nil"/>
              <w:bottom w:val="single" w:sz="4" w:space="0" w:color="auto"/>
              <w:right w:val="nil"/>
            </w:tcBorders>
            <w:shd w:val="clear" w:color="000000" w:fill="BFBFBF"/>
            <w:noWrap/>
            <w:vAlign w:val="center"/>
            <w:hideMark/>
          </w:tcPr>
          <w:p w14:paraId="73F02121" w14:textId="77777777" w:rsidR="004304BC" w:rsidRPr="000D0BDD" w:rsidRDefault="004304BC" w:rsidP="00A219D3">
            <w:pPr>
              <w:spacing w:before="0" w:after="0"/>
              <w:jc w:val="center"/>
              <w:rPr>
                <w:rFonts w:cs="Arial"/>
                <w:b/>
                <w:bCs/>
                <w:sz w:val="20"/>
                <w:szCs w:val="20"/>
              </w:rPr>
            </w:pPr>
            <w:r w:rsidRPr="000D0BDD">
              <w:rPr>
                <w:rFonts w:cs="Arial"/>
                <w:b/>
                <w:bCs/>
                <w:sz w:val="20"/>
                <w:szCs w:val="20"/>
              </w:rPr>
              <w:t>otimizações</w:t>
            </w:r>
          </w:p>
        </w:tc>
        <w:tc>
          <w:tcPr>
            <w:tcW w:w="1236" w:type="dxa"/>
            <w:tcBorders>
              <w:top w:val="single" w:sz="8" w:space="0" w:color="auto"/>
              <w:left w:val="nil"/>
              <w:bottom w:val="single" w:sz="4" w:space="0" w:color="auto"/>
              <w:right w:val="single" w:sz="8" w:space="0" w:color="auto"/>
            </w:tcBorders>
            <w:shd w:val="clear" w:color="000000" w:fill="BFBFBF"/>
            <w:noWrap/>
            <w:vAlign w:val="center"/>
            <w:hideMark/>
          </w:tcPr>
          <w:p w14:paraId="5E33D2B7" w14:textId="77777777" w:rsidR="004304BC" w:rsidRPr="000D0BDD" w:rsidRDefault="004304BC" w:rsidP="00A219D3">
            <w:pPr>
              <w:spacing w:before="0" w:after="0"/>
              <w:jc w:val="center"/>
              <w:rPr>
                <w:rFonts w:cs="Arial"/>
                <w:sz w:val="20"/>
                <w:szCs w:val="20"/>
              </w:rPr>
            </w:pPr>
            <w:r w:rsidRPr="000D0BDD">
              <w:rPr>
                <w:rFonts w:cs="Arial"/>
                <w:sz w:val="20"/>
                <w:szCs w:val="20"/>
              </w:rPr>
              <w:t> </w:t>
            </w:r>
          </w:p>
        </w:tc>
      </w:tr>
      <w:tr w:rsidR="004304BC" w:rsidRPr="000D0BDD" w14:paraId="1C52FCCE" w14:textId="77777777" w:rsidTr="000D0BDD">
        <w:trPr>
          <w:trHeight w:val="244"/>
        </w:trPr>
        <w:tc>
          <w:tcPr>
            <w:tcW w:w="3993" w:type="dxa"/>
            <w:tcBorders>
              <w:top w:val="nil"/>
              <w:left w:val="nil"/>
              <w:bottom w:val="nil"/>
              <w:right w:val="nil"/>
            </w:tcBorders>
            <w:shd w:val="clear" w:color="auto" w:fill="auto"/>
            <w:noWrap/>
            <w:hideMark/>
          </w:tcPr>
          <w:p w14:paraId="5E3F38C3"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3A718C66"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3123ECB0"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4A3BE84A"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774B3C3E"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55AA57C3" w14:textId="77777777" w:rsidTr="000D0BDD">
        <w:trPr>
          <w:trHeight w:val="258"/>
        </w:trPr>
        <w:tc>
          <w:tcPr>
            <w:tcW w:w="3993" w:type="dxa"/>
            <w:tcBorders>
              <w:top w:val="nil"/>
              <w:left w:val="nil"/>
              <w:bottom w:val="nil"/>
              <w:right w:val="nil"/>
            </w:tcBorders>
            <w:shd w:val="clear" w:color="auto" w:fill="auto"/>
            <w:noWrap/>
            <w:hideMark/>
          </w:tcPr>
          <w:p w14:paraId="36B91C11"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7676789C"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39FE00F8"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6077ED27"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73D1E0C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44744288" w14:textId="77777777" w:rsidTr="000D0BDD">
        <w:trPr>
          <w:trHeight w:val="244"/>
        </w:trPr>
        <w:tc>
          <w:tcPr>
            <w:tcW w:w="3993" w:type="dxa"/>
            <w:tcBorders>
              <w:top w:val="nil"/>
              <w:left w:val="nil"/>
              <w:bottom w:val="nil"/>
              <w:right w:val="nil"/>
            </w:tcBorders>
            <w:shd w:val="clear" w:color="auto" w:fill="auto"/>
            <w:noWrap/>
            <w:hideMark/>
          </w:tcPr>
          <w:p w14:paraId="02F5C9B5"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2A47CD84"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1FA4139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7490D2D5"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72F5380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10821B13" w14:textId="77777777" w:rsidTr="000D0BDD">
        <w:trPr>
          <w:trHeight w:val="244"/>
        </w:trPr>
        <w:tc>
          <w:tcPr>
            <w:tcW w:w="3993" w:type="dxa"/>
            <w:tcBorders>
              <w:top w:val="nil"/>
              <w:left w:val="nil"/>
              <w:bottom w:val="nil"/>
              <w:right w:val="nil"/>
            </w:tcBorders>
            <w:shd w:val="clear" w:color="auto" w:fill="auto"/>
            <w:noWrap/>
            <w:hideMark/>
          </w:tcPr>
          <w:p w14:paraId="3B294654"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397BE613"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61362D68"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7678EC0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1804F044"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58476EF2" w14:textId="77777777" w:rsidTr="000D0BDD">
        <w:trPr>
          <w:trHeight w:val="244"/>
        </w:trPr>
        <w:tc>
          <w:tcPr>
            <w:tcW w:w="3993" w:type="dxa"/>
            <w:tcBorders>
              <w:top w:val="nil"/>
              <w:left w:val="nil"/>
              <w:bottom w:val="nil"/>
              <w:right w:val="nil"/>
            </w:tcBorders>
            <w:shd w:val="clear" w:color="auto" w:fill="auto"/>
            <w:noWrap/>
            <w:hideMark/>
          </w:tcPr>
          <w:p w14:paraId="6A556E7C"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6A7C68EE" w14:textId="77777777" w:rsidR="004304BC" w:rsidRPr="000D0BDD" w:rsidRDefault="004304BC" w:rsidP="00A219D3">
            <w:pPr>
              <w:spacing w:before="0" w:after="0"/>
              <w:jc w:val="center"/>
              <w:rPr>
                <w:rFonts w:cs="Arial"/>
                <w:sz w:val="20"/>
                <w:szCs w:val="20"/>
              </w:rPr>
            </w:pPr>
            <w:r w:rsidRPr="000D0BDD">
              <w:rPr>
                <w:rFonts w:cs="Arial"/>
                <w:sz w:val="20"/>
                <w:szCs w:val="20"/>
              </w:rPr>
              <w:t>B</w:t>
            </w:r>
          </w:p>
        </w:tc>
        <w:tc>
          <w:tcPr>
            <w:tcW w:w="1236" w:type="dxa"/>
            <w:tcBorders>
              <w:top w:val="nil"/>
              <w:left w:val="nil"/>
              <w:bottom w:val="single" w:sz="4" w:space="0" w:color="auto"/>
              <w:right w:val="single" w:sz="4" w:space="0" w:color="auto"/>
            </w:tcBorders>
            <w:shd w:val="clear" w:color="auto" w:fill="D9D9D9" w:themeFill="background1" w:themeFillShade="D9"/>
            <w:noWrap/>
            <w:hideMark/>
          </w:tcPr>
          <w:p w14:paraId="41D26327" w14:textId="77777777" w:rsidR="004304BC" w:rsidRPr="000D0BDD" w:rsidRDefault="004304BC" w:rsidP="00A219D3">
            <w:pPr>
              <w:spacing w:before="0" w:after="0"/>
              <w:jc w:val="center"/>
              <w:rPr>
                <w:rFonts w:cs="Arial"/>
                <w:sz w:val="20"/>
                <w:szCs w:val="20"/>
              </w:rPr>
            </w:pPr>
            <w:r w:rsidRPr="000D0BDD">
              <w:rPr>
                <w:rFonts w:cs="Arial"/>
                <w:sz w:val="20"/>
                <w:szCs w:val="20"/>
              </w:rPr>
              <w:t>B</w:t>
            </w:r>
          </w:p>
        </w:tc>
        <w:tc>
          <w:tcPr>
            <w:tcW w:w="1392" w:type="dxa"/>
            <w:tcBorders>
              <w:top w:val="nil"/>
              <w:left w:val="nil"/>
              <w:bottom w:val="single" w:sz="4" w:space="0" w:color="auto"/>
              <w:right w:val="single" w:sz="4" w:space="0" w:color="auto"/>
            </w:tcBorders>
            <w:shd w:val="clear" w:color="auto" w:fill="D9D9D9" w:themeFill="background1" w:themeFillShade="D9"/>
            <w:noWrap/>
            <w:hideMark/>
          </w:tcPr>
          <w:p w14:paraId="3F32B033" w14:textId="77777777" w:rsidR="004304BC" w:rsidRPr="000D0BDD" w:rsidRDefault="004304BC" w:rsidP="00A219D3">
            <w:pPr>
              <w:spacing w:before="0" w:after="0"/>
              <w:jc w:val="center"/>
              <w:rPr>
                <w:rFonts w:cs="Arial"/>
                <w:sz w:val="20"/>
                <w:szCs w:val="20"/>
              </w:rPr>
            </w:pPr>
            <w:r w:rsidRPr="000D0BDD">
              <w:rPr>
                <w:rFonts w:cs="Arial"/>
                <w:sz w:val="20"/>
                <w:szCs w:val="20"/>
              </w:rPr>
              <w:t>B</w:t>
            </w:r>
          </w:p>
        </w:tc>
        <w:tc>
          <w:tcPr>
            <w:tcW w:w="1236" w:type="dxa"/>
            <w:tcBorders>
              <w:top w:val="nil"/>
              <w:left w:val="nil"/>
              <w:bottom w:val="single" w:sz="4" w:space="0" w:color="auto"/>
              <w:right w:val="single" w:sz="8" w:space="0" w:color="auto"/>
            </w:tcBorders>
            <w:shd w:val="clear" w:color="auto" w:fill="D9D9D9" w:themeFill="background1" w:themeFillShade="D9"/>
            <w:noWrap/>
            <w:hideMark/>
          </w:tcPr>
          <w:p w14:paraId="169E76FC" w14:textId="77777777" w:rsidR="004304BC" w:rsidRPr="000D0BDD" w:rsidRDefault="004304BC" w:rsidP="00A219D3">
            <w:pPr>
              <w:spacing w:before="0" w:after="0"/>
              <w:jc w:val="center"/>
              <w:rPr>
                <w:rFonts w:cs="Arial"/>
                <w:sz w:val="20"/>
                <w:szCs w:val="20"/>
              </w:rPr>
            </w:pPr>
            <w:r w:rsidRPr="000D0BDD">
              <w:rPr>
                <w:rFonts w:cs="Arial"/>
                <w:sz w:val="20"/>
                <w:szCs w:val="20"/>
              </w:rPr>
              <w:t>B</w:t>
            </w:r>
          </w:p>
        </w:tc>
      </w:tr>
      <w:tr w:rsidR="004304BC" w:rsidRPr="000D0BDD" w14:paraId="0E08EB47" w14:textId="77777777" w:rsidTr="000D0BDD">
        <w:trPr>
          <w:trHeight w:val="258"/>
        </w:trPr>
        <w:tc>
          <w:tcPr>
            <w:tcW w:w="3993" w:type="dxa"/>
            <w:tcBorders>
              <w:top w:val="nil"/>
              <w:left w:val="nil"/>
              <w:bottom w:val="nil"/>
              <w:right w:val="nil"/>
            </w:tcBorders>
            <w:shd w:val="clear" w:color="auto" w:fill="auto"/>
            <w:noWrap/>
            <w:hideMark/>
          </w:tcPr>
          <w:p w14:paraId="47782C1B"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6840DAC1"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1B14FAE1"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0EE93846"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24208131"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438C6D5C" w14:textId="77777777" w:rsidTr="000D0BDD">
        <w:trPr>
          <w:trHeight w:val="258"/>
        </w:trPr>
        <w:tc>
          <w:tcPr>
            <w:tcW w:w="3993" w:type="dxa"/>
            <w:tcBorders>
              <w:top w:val="nil"/>
              <w:left w:val="nil"/>
              <w:bottom w:val="nil"/>
              <w:right w:val="nil"/>
            </w:tcBorders>
            <w:shd w:val="clear" w:color="auto" w:fill="auto"/>
            <w:noWrap/>
            <w:hideMark/>
          </w:tcPr>
          <w:p w14:paraId="0736B84C"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5948E33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5C42C519"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0890286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1D6B96F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2573E7DB" w14:textId="77777777" w:rsidTr="000D0BDD">
        <w:trPr>
          <w:trHeight w:val="244"/>
        </w:trPr>
        <w:tc>
          <w:tcPr>
            <w:tcW w:w="3993" w:type="dxa"/>
            <w:tcBorders>
              <w:top w:val="nil"/>
              <w:left w:val="nil"/>
              <w:bottom w:val="nil"/>
              <w:right w:val="nil"/>
            </w:tcBorders>
            <w:shd w:val="clear" w:color="auto" w:fill="auto"/>
            <w:noWrap/>
            <w:hideMark/>
          </w:tcPr>
          <w:p w14:paraId="7D4C2927"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6DD3A8F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6C06DA6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5DF6BD26"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5DC33923"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1F5EF154" w14:textId="77777777" w:rsidTr="000D0BDD">
        <w:trPr>
          <w:trHeight w:val="244"/>
        </w:trPr>
        <w:tc>
          <w:tcPr>
            <w:tcW w:w="3993" w:type="dxa"/>
            <w:tcBorders>
              <w:top w:val="nil"/>
              <w:left w:val="nil"/>
              <w:bottom w:val="nil"/>
              <w:right w:val="nil"/>
            </w:tcBorders>
            <w:shd w:val="clear" w:color="auto" w:fill="auto"/>
            <w:noWrap/>
            <w:hideMark/>
          </w:tcPr>
          <w:p w14:paraId="6A9284DD"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11FFF6FE"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23B3268C"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2ADA8C26"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1D3F45A1"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72D304DA" w14:textId="77777777" w:rsidTr="000D0BDD">
        <w:trPr>
          <w:trHeight w:val="244"/>
        </w:trPr>
        <w:tc>
          <w:tcPr>
            <w:tcW w:w="3993" w:type="dxa"/>
            <w:tcBorders>
              <w:top w:val="nil"/>
              <w:left w:val="nil"/>
              <w:bottom w:val="nil"/>
              <w:right w:val="nil"/>
            </w:tcBorders>
            <w:shd w:val="clear" w:color="auto" w:fill="auto"/>
            <w:noWrap/>
            <w:hideMark/>
          </w:tcPr>
          <w:p w14:paraId="185CF411"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410BEDC4"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01AD5DE3"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72F76D3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1926713E"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25BC6E74" w14:textId="77777777" w:rsidTr="000D0BDD">
        <w:trPr>
          <w:trHeight w:val="244"/>
        </w:trPr>
        <w:tc>
          <w:tcPr>
            <w:tcW w:w="3993" w:type="dxa"/>
            <w:tcBorders>
              <w:top w:val="nil"/>
              <w:left w:val="nil"/>
              <w:bottom w:val="nil"/>
              <w:right w:val="nil"/>
            </w:tcBorders>
            <w:shd w:val="clear" w:color="auto" w:fill="auto"/>
            <w:noWrap/>
            <w:hideMark/>
          </w:tcPr>
          <w:p w14:paraId="246E1B47"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2F1944D7" w14:textId="77777777" w:rsidR="004304BC" w:rsidRPr="000D0BDD" w:rsidRDefault="004304BC" w:rsidP="00A219D3">
            <w:pPr>
              <w:spacing w:before="0" w:after="0"/>
              <w:jc w:val="center"/>
              <w:rPr>
                <w:rFonts w:cs="Arial"/>
                <w:sz w:val="20"/>
                <w:szCs w:val="20"/>
              </w:rPr>
            </w:pPr>
            <w:r w:rsidRPr="000D0BDD">
              <w:rPr>
                <w:rFonts w:cs="Arial"/>
                <w:sz w:val="20"/>
                <w:szCs w:val="20"/>
              </w:rPr>
              <w:t>B</w:t>
            </w:r>
          </w:p>
        </w:tc>
        <w:tc>
          <w:tcPr>
            <w:tcW w:w="1236" w:type="dxa"/>
            <w:tcBorders>
              <w:top w:val="nil"/>
              <w:left w:val="nil"/>
              <w:bottom w:val="single" w:sz="4" w:space="0" w:color="auto"/>
              <w:right w:val="single" w:sz="4" w:space="0" w:color="auto"/>
            </w:tcBorders>
            <w:shd w:val="clear" w:color="auto" w:fill="D9D9D9" w:themeFill="background1" w:themeFillShade="D9"/>
            <w:noWrap/>
            <w:hideMark/>
          </w:tcPr>
          <w:p w14:paraId="7772C1F8" w14:textId="77777777" w:rsidR="004304BC" w:rsidRPr="000D0BDD" w:rsidRDefault="004304BC" w:rsidP="00A219D3">
            <w:pPr>
              <w:spacing w:before="0" w:after="0"/>
              <w:jc w:val="center"/>
              <w:rPr>
                <w:rFonts w:cs="Arial"/>
                <w:sz w:val="20"/>
                <w:szCs w:val="20"/>
              </w:rPr>
            </w:pPr>
            <w:r w:rsidRPr="000D0BDD">
              <w:rPr>
                <w:rFonts w:cs="Arial"/>
                <w:sz w:val="20"/>
                <w:szCs w:val="20"/>
              </w:rPr>
              <w:t>B</w:t>
            </w:r>
          </w:p>
        </w:tc>
        <w:tc>
          <w:tcPr>
            <w:tcW w:w="1392" w:type="dxa"/>
            <w:tcBorders>
              <w:top w:val="nil"/>
              <w:left w:val="nil"/>
              <w:bottom w:val="single" w:sz="4" w:space="0" w:color="auto"/>
              <w:right w:val="single" w:sz="4" w:space="0" w:color="auto"/>
            </w:tcBorders>
            <w:shd w:val="clear" w:color="auto" w:fill="D9D9D9" w:themeFill="background1" w:themeFillShade="D9"/>
            <w:noWrap/>
            <w:hideMark/>
          </w:tcPr>
          <w:p w14:paraId="08884D72" w14:textId="77777777" w:rsidR="004304BC" w:rsidRPr="000D0BDD" w:rsidRDefault="004304BC" w:rsidP="00A219D3">
            <w:pPr>
              <w:spacing w:before="0" w:after="0"/>
              <w:jc w:val="center"/>
              <w:rPr>
                <w:rFonts w:cs="Arial"/>
                <w:sz w:val="20"/>
                <w:szCs w:val="20"/>
              </w:rPr>
            </w:pPr>
            <w:r w:rsidRPr="000D0BDD">
              <w:rPr>
                <w:rFonts w:cs="Arial"/>
                <w:sz w:val="20"/>
                <w:szCs w:val="20"/>
              </w:rPr>
              <w:t>B</w:t>
            </w:r>
          </w:p>
        </w:tc>
        <w:tc>
          <w:tcPr>
            <w:tcW w:w="1236" w:type="dxa"/>
            <w:tcBorders>
              <w:top w:val="nil"/>
              <w:left w:val="nil"/>
              <w:bottom w:val="single" w:sz="4" w:space="0" w:color="auto"/>
              <w:right w:val="single" w:sz="8" w:space="0" w:color="auto"/>
            </w:tcBorders>
            <w:shd w:val="clear" w:color="auto" w:fill="D9D9D9" w:themeFill="background1" w:themeFillShade="D9"/>
            <w:noWrap/>
            <w:hideMark/>
          </w:tcPr>
          <w:p w14:paraId="700FB5C0" w14:textId="77777777" w:rsidR="004304BC" w:rsidRPr="000D0BDD" w:rsidRDefault="004304BC" w:rsidP="00A219D3">
            <w:pPr>
              <w:spacing w:before="0" w:after="0"/>
              <w:jc w:val="center"/>
              <w:rPr>
                <w:rFonts w:cs="Arial"/>
                <w:sz w:val="20"/>
                <w:szCs w:val="20"/>
              </w:rPr>
            </w:pPr>
            <w:r w:rsidRPr="000D0BDD">
              <w:rPr>
                <w:rFonts w:cs="Arial"/>
                <w:sz w:val="20"/>
                <w:szCs w:val="20"/>
              </w:rPr>
              <w:t>B</w:t>
            </w:r>
          </w:p>
        </w:tc>
      </w:tr>
      <w:tr w:rsidR="004304BC" w:rsidRPr="000D0BDD" w14:paraId="5E250391" w14:textId="77777777" w:rsidTr="000D0BDD">
        <w:trPr>
          <w:trHeight w:val="244"/>
        </w:trPr>
        <w:tc>
          <w:tcPr>
            <w:tcW w:w="3993" w:type="dxa"/>
            <w:tcBorders>
              <w:top w:val="nil"/>
              <w:left w:val="nil"/>
              <w:bottom w:val="nil"/>
              <w:right w:val="nil"/>
            </w:tcBorders>
            <w:shd w:val="clear" w:color="auto" w:fill="auto"/>
            <w:noWrap/>
            <w:hideMark/>
          </w:tcPr>
          <w:p w14:paraId="48E61A9A"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3E976435"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50EC0C0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0A978E3E"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73389E7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609F6874" w14:textId="77777777" w:rsidTr="000D0BDD">
        <w:trPr>
          <w:trHeight w:val="244"/>
        </w:trPr>
        <w:tc>
          <w:tcPr>
            <w:tcW w:w="3993" w:type="dxa"/>
            <w:tcBorders>
              <w:top w:val="nil"/>
              <w:left w:val="nil"/>
              <w:bottom w:val="nil"/>
              <w:right w:val="nil"/>
            </w:tcBorders>
            <w:shd w:val="clear" w:color="auto" w:fill="auto"/>
            <w:noWrap/>
            <w:hideMark/>
          </w:tcPr>
          <w:p w14:paraId="4D06A9B7"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13A9BBB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7193BE23"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4BF23050"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2534409C"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5A7689D0" w14:textId="77777777" w:rsidTr="000D0BDD">
        <w:trPr>
          <w:trHeight w:val="244"/>
        </w:trPr>
        <w:tc>
          <w:tcPr>
            <w:tcW w:w="3993" w:type="dxa"/>
            <w:tcBorders>
              <w:top w:val="nil"/>
              <w:left w:val="nil"/>
              <w:bottom w:val="nil"/>
              <w:right w:val="nil"/>
            </w:tcBorders>
            <w:shd w:val="clear" w:color="auto" w:fill="auto"/>
            <w:noWrap/>
            <w:hideMark/>
          </w:tcPr>
          <w:p w14:paraId="5E77046D"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16F1C515"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5422774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494748B8"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4EBD97D4"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7F71BF87" w14:textId="77777777" w:rsidTr="000D0BDD">
        <w:trPr>
          <w:trHeight w:val="244"/>
        </w:trPr>
        <w:tc>
          <w:tcPr>
            <w:tcW w:w="3993" w:type="dxa"/>
            <w:tcBorders>
              <w:top w:val="nil"/>
              <w:left w:val="nil"/>
              <w:bottom w:val="nil"/>
              <w:right w:val="nil"/>
            </w:tcBorders>
            <w:shd w:val="clear" w:color="auto" w:fill="auto"/>
            <w:noWrap/>
            <w:hideMark/>
          </w:tcPr>
          <w:p w14:paraId="1091DCB0"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46CC0389"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1BB07012"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5AC81916"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497743D3"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695C81E3" w14:textId="77777777" w:rsidTr="000D0BDD">
        <w:trPr>
          <w:trHeight w:val="244"/>
        </w:trPr>
        <w:tc>
          <w:tcPr>
            <w:tcW w:w="3993" w:type="dxa"/>
            <w:tcBorders>
              <w:top w:val="nil"/>
              <w:left w:val="nil"/>
              <w:bottom w:val="nil"/>
              <w:right w:val="nil"/>
            </w:tcBorders>
            <w:shd w:val="clear" w:color="auto" w:fill="auto"/>
            <w:noWrap/>
            <w:hideMark/>
          </w:tcPr>
          <w:p w14:paraId="49CDA1FE"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70CC622A"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6BDEDDB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5FED9EDC"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39F439DC"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4A64D740" w14:textId="77777777" w:rsidTr="000D0BDD">
        <w:trPr>
          <w:trHeight w:val="244"/>
        </w:trPr>
        <w:tc>
          <w:tcPr>
            <w:tcW w:w="3993" w:type="dxa"/>
            <w:tcBorders>
              <w:top w:val="nil"/>
              <w:left w:val="nil"/>
              <w:bottom w:val="nil"/>
              <w:right w:val="nil"/>
            </w:tcBorders>
            <w:shd w:val="clear" w:color="auto" w:fill="auto"/>
            <w:noWrap/>
            <w:hideMark/>
          </w:tcPr>
          <w:p w14:paraId="1CEFE0EC"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39947016"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0E9CD83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322019EA"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148EEE9E"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6809C4E4" w14:textId="77777777" w:rsidTr="000D0BDD">
        <w:trPr>
          <w:trHeight w:val="244"/>
        </w:trPr>
        <w:tc>
          <w:tcPr>
            <w:tcW w:w="3993" w:type="dxa"/>
            <w:tcBorders>
              <w:top w:val="nil"/>
              <w:left w:val="nil"/>
              <w:bottom w:val="nil"/>
              <w:right w:val="nil"/>
            </w:tcBorders>
            <w:shd w:val="clear" w:color="auto" w:fill="auto"/>
            <w:noWrap/>
            <w:hideMark/>
          </w:tcPr>
          <w:p w14:paraId="19A28067"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0A24B435"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3D21FEF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5C40106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20C2B0EA"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1696CA2F" w14:textId="77777777" w:rsidTr="000D0BDD">
        <w:trPr>
          <w:trHeight w:val="244"/>
        </w:trPr>
        <w:tc>
          <w:tcPr>
            <w:tcW w:w="3993" w:type="dxa"/>
            <w:tcBorders>
              <w:top w:val="nil"/>
              <w:left w:val="nil"/>
              <w:bottom w:val="nil"/>
              <w:right w:val="nil"/>
            </w:tcBorders>
            <w:shd w:val="clear" w:color="auto" w:fill="auto"/>
            <w:noWrap/>
            <w:hideMark/>
          </w:tcPr>
          <w:p w14:paraId="59D34E65"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1A73644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57DB3E6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10F6C9B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66A6584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3090A313" w14:textId="77777777" w:rsidTr="000D0BDD">
        <w:trPr>
          <w:trHeight w:val="244"/>
        </w:trPr>
        <w:tc>
          <w:tcPr>
            <w:tcW w:w="3993" w:type="dxa"/>
            <w:tcBorders>
              <w:top w:val="nil"/>
              <w:left w:val="nil"/>
              <w:bottom w:val="nil"/>
              <w:right w:val="nil"/>
            </w:tcBorders>
            <w:shd w:val="clear" w:color="auto" w:fill="auto"/>
            <w:noWrap/>
            <w:hideMark/>
          </w:tcPr>
          <w:p w14:paraId="31D72DBD"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27027C23" w14:textId="77777777" w:rsidR="004304BC" w:rsidRPr="000D0BDD" w:rsidRDefault="004304BC" w:rsidP="00A219D3">
            <w:pPr>
              <w:spacing w:before="0" w:after="0"/>
              <w:jc w:val="center"/>
              <w:rPr>
                <w:rFonts w:cs="Arial"/>
                <w:sz w:val="20"/>
                <w:szCs w:val="20"/>
              </w:rPr>
            </w:pPr>
            <w:r w:rsidRPr="000D0BDD">
              <w:rPr>
                <w:rFonts w:cs="Arial"/>
                <w:sz w:val="20"/>
                <w:szCs w:val="20"/>
              </w:rPr>
              <w:t>D</w:t>
            </w:r>
          </w:p>
        </w:tc>
        <w:tc>
          <w:tcPr>
            <w:tcW w:w="1236" w:type="dxa"/>
            <w:tcBorders>
              <w:top w:val="nil"/>
              <w:left w:val="nil"/>
              <w:bottom w:val="single" w:sz="4" w:space="0" w:color="auto"/>
              <w:right w:val="single" w:sz="4" w:space="0" w:color="auto"/>
            </w:tcBorders>
            <w:shd w:val="clear" w:color="000000" w:fill="FFFF00"/>
            <w:noWrap/>
            <w:hideMark/>
          </w:tcPr>
          <w:p w14:paraId="25610157"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157D2A0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7DC2ADC0"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721E9C61" w14:textId="77777777" w:rsidTr="000D0BDD">
        <w:trPr>
          <w:trHeight w:val="244"/>
        </w:trPr>
        <w:tc>
          <w:tcPr>
            <w:tcW w:w="3993" w:type="dxa"/>
            <w:tcBorders>
              <w:top w:val="nil"/>
              <w:left w:val="nil"/>
              <w:bottom w:val="nil"/>
              <w:right w:val="nil"/>
            </w:tcBorders>
            <w:shd w:val="clear" w:color="auto" w:fill="auto"/>
            <w:noWrap/>
            <w:hideMark/>
          </w:tcPr>
          <w:p w14:paraId="37CCE15A"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49EDFE2E"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4A3D054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2201259A"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210C5B7D"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16A319CD" w14:textId="77777777" w:rsidTr="000D0BDD">
        <w:trPr>
          <w:trHeight w:val="244"/>
        </w:trPr>
        <w:tc>
          <w:tcPr>
            <w:tcW w:w="3993" w:type="dxa"/>
            <w:tcBorders>
              <w:top w:val="nil"/>
              <w:left w:val="nil"/>
              <w:bottom w:val="nil"/>
              <w:right w:val="nil"/>
            </w:tcBorders>
            <w:shd w:val="clear" w:color="auto" w:fill="auto"/>
            <w:noWrap/>
            <w:hideMark/>
          </w:tcPr>
          <w:p w14:paraId="1B622A81"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single" w:sz="4" w:space="0" w:color="auto"/>
              <w:right w:val="single" w:sz="4" w:space="0" w:color="auto"/>
            </w:tcBorders>
            <w:shd w:val="clear" w:color="000000" w:fill="D9D9D9"/>
            <w:noWrap/>
            <w:hideMark/>
          </w:tcPr>
          <w:p w14:paraId="200554AE"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4" w:space="0" w:color="auto"/>
            </w:tcBorders>
            <w:shd w:val="clear" w:color="000000" w:fill="FFFF00"/>
            <w:noWrap/>
            <w:hideMark/>
          </w:tcPr>
          <w:p w14:paraId="078E6B6F"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single" w:sz="4" w:space="0" w:color="auto"/>
              <w:right w:val="single" w:sz="4" w:space="0" w:color="auto"/>
            </w:tcBorders>
            <w:shd w:val="clear" w:color="000000" w:fill="FFFF00"/>
            <w:noWrap/>
            <w:hideMark/>
          </w:tcPr>
          <w:p w14:paraId="7DBC3B17"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single" w:sz="4" w:space="0" w:color="auto"/>
              <w:right w:val="single" w:sz="8" w:space="0" w:color="auto"/>
            </w:tcBorders>
            <w:shd w:val="clear" w:color="000000" w:fill="FFFF00"/>
            <w:noWrap/>
            <w:hideMark/>
          </w:tcPr>
          <w:p w14:paraId="3933E348"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4304BC" w:rsidRPr="000D0BDD" w14:paraId="70DED8AD" w14:textId="77777777" w:rsidTr="000D0BDD">
        <w:trPr>
          <w:trHeight w:val="258"/>
        </w:trPr>
        <w:tc>
          <w:tcPr>
            <w:tcW w:w="3993" w:type="dxa"/>
            <w:tcBorders>
              <w:top w:val="nil"/>
              <w:left w:val="nil"/>
              <w:bottom w:val="single" w:sz="8" w:space="0" w:color="auto"/>
              <w:right w:val="nil"/>
            </w:tcBorders>
            <w:shd w:val="clear" w:color="auto" w:fill="auto"/>
            <w:noWrap/>
            <w:hideMark/>
          </w:tcPr>
          <w:p w14:paraId="0A217C62" w14:textId="77777777" w:rsidR="004304BC" w:rsidRPr="000D0BDD" w:rsidRDefault="004304BC" w:rsidP="00A219D3">
            <w:pPr>
              <w:spacing w:before="0" w:after="0"/>
              <w:jc w:val="center"/>
              <w:rPr>
                <w:rFonts w:cs="Arial"/>
                <w:sz w:val="20"/>
                <w:szCs w:val="20"/>
              </w:rPr>
            </w:pPr>
          </w:p>
        </w:tc>
        <w:tc>
          <w:tcPr>
            <w:tcW w:w="1104" w:type="dxa"/>
            <w:tcBorders>
              <w:top w:val="nil"/>
              <w:left w:val="single" w:sz="8" w:space="0" w:color="auto"/>
              <w:bottom w:val="nil"/>
              <w:right w:val="single" w:sz="4" w:space="0" w:color="auto"/>
            </w:tcBorders>
            <w:shd w:val="clear" w:color="000000" w:fill="D9D9D9"/>
            <w:noWrap/>
            <w:hideMark/>
          </w:tcPr>
          <w:p w14:paraId="41AD63D7"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nil"/>
              <w:right w:val="single" w:sz="4" w:space="0" w:color="auto"/>
            </w:tcBorders>
            <w:shd w:val="clear" w:color="000000" w:fill="FFFF00"/>
            <w:noWrap/>
            <w:hideMark/>
          </w:tcPr>
          <w:p w14:paraId="33DBF756"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392" w:type="dxa"/>
            <w:tcBorders>
              <w:top w:val="nil"/>
              <w:left w:val="nil"/>
              <w:bottom w:val="nil"/>
              <w:right w:val="single" w:sz="4" w:space="0" w:color="auto"/>
            </w:tcBorders>
            <w:shd w:val="clear" w:color="000000" w:fill="FFFF00"/>
            <w:noWrap/>
            <w:hideMark/>
          </w:tcPr>
          <w:p w14:paraId="18AC7BFB" w14:textId="77777777" w:rsidR="004304BC" w:rsidRPr="000D0BDD" w:rsidRDefault="004304BC" w:rsidP="00A219D3">
            <w:pPr>
              <w:spacing w:before="0" w:after="0"/>
              <w:jc w:val="center"/>
              <w:rPr>
                <w:rFonts w:cs="Arial"/>
                <w:sz w:val="20"/>
                <w:szCs w:val="20"/>
              </w:rPr>
            </w:pPr>
            <w:r w:rsidRPr="000D0BDD">
              <w:rPr>
                <w:rFonts w:cs="Arial"/>
                <w:sz w:val="20"/>
                <w:szCs w:val="20"/>
              </w:rPr>
              <w:t>A</w:t>
            </w:r>
          </w:p>
        </w:tc>
        <w:tc>
          <w:tcPr>
            <w:tcW w:w="1236" w:type="dxa"/>
            <w:tcBorders>
              <w:top w:val="nil"/>
              <w:left w:val="nil"/>
              <w:bottom w:val="nil"/>
              <w:right w:val="single" w:sz="8" w:space="0" w:color="auto"/>
            </w:tcBorders>
            <w:shd w:val="clear" w:color="000000" w:fill="FFFF00"/>
            <w:noWrap/>
            <w:hideMark/>
          </w:tcPr>
          <w:p w14:paraId="2C1D0894" w14:textId="77777777" w:rsidR="004304BC" w:rsidRPr="000D0BDD" w:rsidRDefault="004304BC" w:rsidP="00A219D3">
            <w:pPr>
              <w:spacing w:before="0" w:after="0"/>
              <w:jc w:val="center"/>
              <w:rPr>
                <w:rFonts w:cs="Arial"/>
                <w:sz w:val="20"/>
                <w:szCs w:val="20"/>
              </w:rPr>
            </w:pPr>
            <w:r w:rsidRPr="000D0BDD">
              <w:rPr>
                <w:rFonts w:cs="Arial"/>
                <w:sz w:val="20"/>
                <w:szCs w:val="20"/>
              </w:rPr>
              <w:t>A</w:t>
            </w:r>
          </w:p>
        </w:tc>
      </w:tr>
      <w:tr w:rsidR="000D0BDD" w:rsidRPr="000D0BDD" w14:paraId="34FFAF1F" w14:textId="77777777" w:rsidTr="000D0BDD">
        <w:trPr>
          <w:trHeight w:val="244"/>
        </w:trPr>
        <w:tc>
          <w:tcPr>
            <w:tcW w:w="3993" w:type="dxa"/>
            <w:tcBorders>
              <w:top w:val="single" w:sz="8" w:space="0" w:color="auto"/>
              <w:left w:val="single" w:sz="8" w:space="0" w:color="auto"/>
              <w:right w:val="single" w:sz="4" w:space="0" w:color="auto"/>
            </w:tcBorders>
            <w:shd w:val="clear" w:color="auto" w:fill="auto"/>
            <w:noWrap/>
            <w:hideMark/>
          </w:tcPr>
          <w:p w14:paraId="302B468E" w14:textId="77777777" w:rsidR="000D0BDD" w:rsidRPr="000D0BDD" w:rsidRDefault="000D0BDD" w:rsidP="000D0BDD">
            <w:pPr>
              <w:spacing w:before="0" w:after="0"/>
              <w:jc w:val="right"/>
              <w:rPr>
                <w:rFonts w:cs="Arial"/>
                <w:sz w:val="20"/>
                <w:szCs w:val="20"/>
              </w:rPr>
            </w:pPr>
            <w:r w:rsidRPr="000D0BDD">
              <w:rPr>
                <w:rFonts w:cs="Arial"/>
                <w:sz w:val="20"/>
                <w:szCs w:val="20"/>
              </w:rPr>
              <w:t>Custo Riser (USD MM):</w:t>
            </w:r>
          </w:p>
        </w:tc>
        <w:tc>
          <w:tcPr>
            <w:tcW w:w="1104" w:type="dxa"/>
            <w:tcBorders>
              <w:top w:val="single" w:sz="8" w:space="0" w:color="auto"/>
              <w:left w:val="nil"/>
              <w:bottom w:val="single" w:sz="4" w:space="0" w:color="auto"/>
              <w:right w:val="single" w:sz="4" w:space="0" w:color="auto"/>
            </w:tcBorders>
            <w:shd w:val="clear" w:color="000000" w:fill="D9D9D9"/>
            <w:noWrap/>
            <w:hideMark/>
          </w:tcPr>
          <w:p w14:paraId="073E8A09" w14:textId="029A5FA3" w:rsidR="000D0BDD" w:rsidRPr="000D0BDD" w:rsidRDefault="000D0BDD" w:rsidP="000D0BDD">
            <w:pPr>
              <w:spacing w:before="0" w:after="0"/>
              <w:jc w:val="center"/>
              <w:rPr>
                <w:rFonts w:cs="Arial"/>
                <w:b/>
                <w:bCs/>
                <w:sz w:val="20"/>
                <w:szCs w:val="20"/>
              </w:rPr>
            </w:pPr>
            <w:r w:rsidRPr="000D0BDD">
              <w:rPr>
                <w:rFonts w:cs="Arial"/>
                <w:b/>
                <w:bCs/>
                <w:color w:val="000000"/>
                <w:sz w:val="20"/>
                <w:szCs w:val="20"/>
              </w:rPr>
              <w:t>27,13</w:t>
            </w:r>
          </w:p>
        </w:tc>
        <w:tc>
          <w:tcPr>
            <w:tcW w:w="1236" w:type="dxa"/>
            <w:tcBorders>
              <w:top w:val="single" w:sz="8" w:space="0" w:color="auto"/>
              <w:left w:val="nil"/>
              <w:bottom w:val="single" w:sz="4" w:space="0" w:color="auto"/>
              <w:right w:val="single" w:sz="4" w:space="0" w:color="auto"/>
            </w:tcBorders>
            <w:shd w:val="clear" w:color="000000" w:fill="92D050"/>
            <w:noWrap/>
            <w:hideMark/>
          </w:tcPr>
          <w:p w14:paraId="05422396" w14:textId="614AF17D" w:rsidR="000D0BDD" w:rsidRPr="000D0BDD" w:rsidRDefault="000D0BDD" w:rsidP="000D0BDD">
            <w:pPr>
              <w:spacing w:before="0" w:after="0"/>
              <w:jc w:val="center"/>
              <w:rPr>
                <w:rFonts w:cs="Arial"/>
                <w:b/>
                <w:bCs/>
                <w:sz w:val="20"/>
                <w:szCs w:val="20"/>
              </w:rPr>
            </w:pPr>
            <w:r w:rsidRPr="000D0BDD">
              <w:rPr>
                <w:rFonts w:cs="Arial"/>
                <w:b/>
                <w:bCs/>
                <w:sz w:val="20"/>
                <w:szCs w:val="20"/>
              </w:rPr>
              <w:t>26,58</w:t>
            </w:r>
          </w:p>
        </w:tc>
        <w:tc>
          <w:tcPr>
            <w:tcW w:w="1392" w:type="dxa"/>
            <w:tcBorders>
              <w:top w:val="single" w:sz="8" w:space="0" w:color="auto"/>
              <w:left w:val="nil"/>
              <w:bottom w:val="single" w:sz="4" w:space="0" w:color="auto"/>
              <w:right w:val="single" w:sz="4" w:space="0" w:color="auto"/>
            </w:tcBorders>
            <w:shd w:val="clear" w:color="auto" w:fill="auto"/>
            <w:noWrap/>
            <w:hideMark/>
          </w:tcPr>
          <w:p w14:paraId="555BDA54" w14:textId="03CCB439" w:rsidR="000D0BDD" w:rsidRPr="000D0BDD" w:rsidRDefault="000D0BDD" w:rsidP="000D0BDD">
            <w:pPr>
              <w:spacing w:before="0" w:after="0"/>
              <w:jc w:val="center"/>
              <w:rPr>
                <w:rFonts w:cs="Arial"/>
                <w:b/>
                <w:bCs/>
                <w:sz w:val="20"/>
                <w:szCs w:val="20"/>
              </w:rPr>
            </w:pPr>
            <w:r w:rsidRPr="000D0BDD">
              <w:rPr>
                <w:rFonts w:cs="Arial"/>
                <w:sz w:val="20"/>
                <w:szCs w:val="20"/>
              </w:rPr>
              <w:t>26,58</w:t>
            </w:r>
          </w:p>
        </w:tc>
        <w:tc>
          <w:tcPr>
            <w:tcW w:w="1236" w:type="dxa"/>
            <w:tcBorders>
              <w:top w:val="single" w:sz="8" w:space="0" w:color="auto"/>
              <w:left w:val="nil"/>
              <w:bottom w:val="single" w:sz="4" w:space="0" w:color="auto"/>
              <w:right w:val="single" w:sz="8" w:space="0" w:color="auto"/>
            </w:tcBorders>
            <w:shd w:val="clear" w:color="auto" w:fill="auto"/>
            <w:noWrap/>
            <w:hideMark/>
          </w:tcPr>
          <w:p w14:paraId="3FD3A221" w14:textId="0ECCF1E3" w:rsidR="000D0BDD" w:rsidRPr="000D0BDD" w:rsidRDefault="000D0BDD" w:rsidP="000D0BDD">
            <w:pPr>
              <w:spacing w:before="0" w:after="0"/>
              <w:jc w:val="center"/>
              <w:rPr>
                <w:rFonts w:cs="Arial"/>
                <w:b/>
                <w:bCs/>
                <w:sz w:val="20"/>
                <w:szCs w:val="20"/>
              </w:rPr>
            </w:pPr>
            <w:r w:rsidRPr="000D0BDD">
              <w:rPr>
                <w:rFonts w:cs="Arial"/>
                <w:sz w:val="20"/>
                <w:szCs w:val="20"/>
              </w:rPr>
              <w:t>26,58</w:t>
            </w:r>
          </w:p>
        </w:tc>
      </w:tr>
      <w:tr w:rsidR="000D0BDD" w:rsidRPr="000D0BDD" w14:paraId="44B78D40" w14:textId="77777777" w:rsidTr="000D0BDD">
        <w:trPr>
          <w:trHeight w:val="244"/>
        </w:trPr>
        <w:tc>
          <w:tcPr>
            <w:tcW w:w="3993" w:type="dxa"/>
            <w:tcBorders>
              <w:top w:val="nil"/>
              <w:left w:val="single" w:sz="8" w:space="0" w:color="auto"/>
              <w:right w:val="single" w:sz="4" w:space="0" w:color="auto"/>
            </w:tcBorders>
            <w:shd w:val="clear" w:color="auto" w:fill="auto"/>
            <w:noWrap/>
            <w:hideMark/>
          </w:tcPr>
          <w:p w14:paraId="4FEDF7A7" w14:textId="725C9773" w:rsidR="000D0BDD" w:rsidRPr="000D0BDD" w:rsidRDefault="000D0BDD" w:rsidP="000D0BDD">
            <w:pPr>
              <w:spacing w:before="0" w:after="0"/>
              <w:jc w:val="right"/>
              <w:rPr>
                <w:rFonts w:cs="Arial"/>
                <w:sz w:val="20"/>
                <w:szCs w:val="20"/>
              </w:rPr>
            </w:pPr>
            <w:r w:rsidRPr="000D0BDD">
              <w:rPr>
                <w:rFonts w:cs="Arial"/>
                <w:sz w:val="20"/>
                <w:szCs w:val="20"/>
              </w:rPr>
              <w:t>Emissão CO</w:t>
            </w:r>
            <w:r w:rsidRPr="007E234F">
              <w:rPr>
                <w:rFonts w:cs="Arial"/>
                <w:sz w:val="20"/>
                <w:szCs w:val="20"/>
                <w:vertAlign w:val="subscript"/>
              </w:rPr>
              <w:t>2</w:t>
            </w:r>
            <w:r w:rsidRPr="000D0BDD">
              <w:rPr>
                <w:rFonts w:cs="Arial"/>
                <w:sz w:val="20"/>
                <w:szCs w:val="20"/>
              </w:rPr>
              <w:t xml:space="preserve"> (mil Ton):</w:t>
            </w:r>
          </w:p>
        </w:tc>
        <w:tc>
          <w:tcPr>
            <w:tcW w:w="1104" w:type="dxa"/>
            <w:tcBorders>
              <w:top w:val="nil"/>
              <w:left w:val="nil"/>
              <w:bottom w:val="single" w:sz="4" w:space="0" w:color="auto"/>
              <w:right w:val="single" w:sz="4" w:space="0" w:color="auto"/>
            </w:tcBorders>
            <w:shd w:val="clear" w:color="000000" w:fill="D9D9D9"/>
            <w:noWrap/>
            <w:hideMark/>
          </w:tcPr>
          <w:p w14:paraId="77428EC4" w14:textId="2D017C75" w:rsidR="000D0BDD" w:rsidRPr="000D0BDD" w:rsidRDefault="000D0BDD" w:rsidP="000D0BDD">
            <w:pPr>
              <w:spacing w:before="0" w:after="0"/>
              <w:jc w:val="center"/>
              <w:rPr>
                <w:rFonts w:cs="Arial"/>
                <w:b/>
                <w:bCs/>
                <w:sz w:val="20"/>
                <w:szCs w:val="20"/>
              </w:rPr>
            </w:pPr>
            <w:r w:rsidRPr="000D0BDD">
              <w:rPr>
                <w:rFonts w:cs="Arial"/>
                <w:b/>
                <w:bCs/>
                <w:color w:val="000000"/>
                <w:sz w:val="20"/>
                <w:szCs w:val="20"/>
              </w:rPr>
              <w:t>250,31</w:t>
            </w:r>
          </w:p>
        </w:tc>
        <w:tc>
          <w:tcPr>
            <w:tcW w:w="1236" w:type="dxa"/>
            <w:tcBorders>
              <w:top w:val="nil"/>
              <w:left w:val="nil"/>
              <w:bottom w:val="single" w:sz="4" w:space="0" w:color="auto"/>
              <w:right w:val="single" w:sz="4" w:space="0" w:color="auto"/>
            </w:tcBorders>
            <w:shd w:val="clear" w:color="auto" w:fill="auto"/>
            <w:noWrap/>
            <w:hideMark/>
          </w:tcPr>
          <w:p w14:paraId="4F6BF1E2" w14:textId="683290FD" w:rsidR="000D0BDD" w:rsidRPr="000D0BDD" w:rsidRDefault="000D0BDD" w:rsidP="000D0BDD">
            <w:pPr>
              <w:spacing w:before="0" w:after="0"/>
              <w:jc w:val="center"/>
              <w:rPr>
                <w:rFonts w:cs="Arial"/>
                <w:sz w:val="20"/>
                <w:szCs w:val="20"/>
              </w:rPr>
            </w:pPr>
            <w:r w:rsidRPr="000D0BDD">
              <w:rPr>
                <w:rFonts w:cs="Arial"/>
                <w:sz w:val="20"/>
                <w:szCs w:val="20"/>
              </w:rPr>
              <w:t>224,54</w:t>
            </w:r>
          </w:p>
        </w:tc>
        <w:tc>
          <w:tcPr>
            <w:tcW w:w="1392" w:type="dxa"/>
            <w:tcBorders>
              <w:top w:val="nil"/>
              <w:left w:val="nil"/>
              <w:bottom w:val="single" w:sz="4" w:space="0" w:color="auto"/>
              <w:right w:val="single" w:sz="4" w:space="0" w:color="auto"/>
            </w:tcBorders>
            <w:shd w:val="clear" w:color="000000" w:fill="92D050"/>
            <w:noWrap/>
            <w:hideMark/>
          </w:tcPr>
          <w:p w14:paraId="7B2B4E87" w14:textId="7FB9CC78" w:rsidR="000D0BDD" w:rsidRPr="000D0BDD" w:rsidRDefault="000D0BDD" w:rsidP="000D0BDD">
            <w:pPr>
              <w:spacing w:before="0" w:after="0"/>
              <w:jc w:val="center"/>
              <w:rPr>
                <w:rFonts w:cs="Arial"/>
                <w:b/>
                <w:bCs/>
                <w:sz w:val="20"/>
                <w:szCs w:val="20"/>
              </w:rPr>
            </w:pPr>
            <w:r w:rsidRPr="000D0BDD">
              <w:rPr>
                <w:rFonts w:cs="Arial"/>
                <w:b/>
                <w:bCs/>
                <w:sz w:val="20"/>
                <w:szCs w:val="20"/>
              </w:rPr>
              <w:t>224,54</w:t>
            </w:r>
          </w:p>
        </w:tc>
        <w:tc>
          <w:tcPr>
            <w:tcW w:w="1236" w:type="dxa"/>
            <w:tcBorders>
              <w:top w:val="nil"/>
              <w:left w:val="nil"/>
              <w:bottom w:val="single" w:sz="4" w:space="0" w:color="auto"/>
              <w:right w:val="single" w:sz="8" w:space="0" w:color="auto"/>
            </w:tcBorders>
            <w:shd w:val="clear" w:color="auto" w:fill="auto"/>
            <w:noWrap/>
            <w:hideMark/>
          </w:tcPr>
          <w:p w14:paraId="477092AB" w14:textId="258B8A56" w:rsidR="000D0BDD" w:rsidRPr="000D0BDD" w:rsidRDefault="000D0BDD" w:rsidP="000D0BDD">
            <w:pPr>
              <w:spacing w:before="0" w:after="0"/>
              <w:jc w:val="center"/>
              <w:rPr>
                <w:rFonts w:cs="Arial"/>
                <w:b/>
                <w:bCs/>
                <w:sz w:val="20"/>
                <w:szCs w:val="20"/>
              </w:rPr>
            </w:pPr>
            <w:r w:rsidRPr="000D0BDD">
              <w:rPr>
                <w:rFonts w:cs="Arial"/>
                <w:sz w:val="20"/>
                <w:szCs w:val="20"/>
              </w:rPr>
              <w:t>224,54</w:t>
            </w:r>
          </w:p>
        </w:tc>
      </w:tr>
      <w:tr w:rsidR="000D0BDD" w:rsidRPr="000D0BDD" w14:paraId="31D4BE4B" w14:textId="77777777" w:rsidTr="000D0BDD">
        <w:trPr>
          <w:trHeight w:val="244"/>
        </w:trPr>
        <w:tc>
          <w:tcPr>
            <w:tcW w:w="3993" w:type="dxa"/>
            <w:tcBorders>
              <w:top w:val="nil"/>
              <w:left w:val="single" w:sz="8" w:space="0" w:color="auto"/>
              <w:bottom w:val="single" w:sz="4" w:space="0" w:color="auto"/>
              <w:right w:val="single" w:sz="4" w:space="0" w:color="auto"/>
            </w:tcBorders>
            <w:shd w:val="clear" w:color="auto" w:fill="auto"/>
            <w:hideMark/>
          </w:tcPr>
          <w:p w14:paraId="50B2B600" w14:textId="77777777" w:rsidR="000D0BDD" w:rsidRPr="000D0BDD" w:rsidRDefault="000D0BDD" w:rsidP="000D0BDD">
            <w:pPr>
              <w:spacing w:before="0" w:after="0"/>
              <w:jc w:val="right"/>
              <w:rPr>
                <w:rFonts w:cs="Arial"/>
                <w:sz w:val="20"/>
                <w:szCs w:val="20"/>
              </w:rPr>
            </w:pPr>
            <w:r w:rsidRPr="000D0BDD">
              <w:rPr>
                <w:rFonts w:cs="Arial"/>
                <w:sz w:val="20"/>
                <w:szCs w:val="20"/>
              </w:rPr>
              <w:t>Custo Riser e CO</w:t>
            </w:r>
            <w:r w:rsidRPr="007E234F">
              <w:rPr>
                <w:rFonts w:cs="Arial"/>
                <w:sz w:val="20"/>
                <w:szCs w:val="20"/>
                <w:vertAlign w:val="subscript"/>
              </w:rPr>
              <w:t>2</w:t>
            </w:r>
            <w:r w:rsidRPr="000D0BDD">
              <w:rPr>
                <w:rFonts w:cs="Arial"/>
                <w:sz w:val="20"/>
                <w:szCs w:val="20"/>
              </w:rPr>
              <w:t xml:space="preserve"> (USD MM):</w:t>
            </w:r>
          </w:p>
        </w:tc>
        <w:tc>
          <w:tcPr>
            <w:tcW w:w="1104" w:type="dxa"/>
            <w:tcBorders>
              <w:top w:val="nil"/>
              <w:left w:val="nil"/>
              <w:bottom w:val="single" w:sz="4" w:space="0" w:color="auto"/>
              <w:right w:val="single" w:sz="4" w:space="0" w:color="auto"/>
            </w:tcBorders>
            <w:shd w:val="clear" w:color="000000" w:fill="D9D9D9"/>
            <w:noWrap/>
            <w:hideMark/>
          </w:tcPr>
          <w:p w14:paraId="72FD1176" w14:textId="19CEBB94" w:rsidR="000D0BDD" w:rsidRPr="000D0BDD" w:rsidRDefault="000D0BDD" w:rsidP="000D0BDD">
            <w:pPr>
              <w:spacing w:before="0" w:after="0"/>
              <w:jc w:val="center"/>
              <w:rPr>
                <w:rFonts w:cs="Arial"/>
                <w:b/>
                <w:bCs/>
                <w:sz w:val="20"/>
                <w:szCs w:val="20"/>
              </w:rPr>
            </w:pPr>
            <w:r w:rsidRPr="000D0BDD">
              <w:rPr>
                <w:rFonts w:cs="Arial"/>
                <w:b/>
                <w:bCs/>
                <w:color w:val="000000"/>
                <w:sz w:val="20"/>
                <w:szCs w:val="20"/>
              </w:rPr>
              <w:t>29,63</w:t>
            </w:r>
          </w:p>
        </w:tc>
        <w:tc>
          <w:tcPr>
            <w:tcW w:w="1236" w:type="dxa"/>
            <w:tcBorders>
              <w:top w:val="nil"/>
              <w:left w:val="nil"/>
              <w:bottom w:val="single" w:sz="4" w:space="0" w:color="auto"/>
              <w:right w:val="single" w:sz="4" w:space="0" w:color="auto"/>
            </w:tcBorders>
            <w:shd w:val="clear" w:color="auto" w:fill="auto"/>
            <w:noWrap/>
            <w:hideMark/>
          </w:tcPr>
          <w:p w14:paraId="7193D88C" w14:textId="101F82D0" w:rsidR="000D0BDD" w:rsidRPr="000D0BDD" w:rsidRDefault="000D0BDD" w:rsidP="000D0BDD">
            <w:pPr>
              <w:spacing w:before="0" w:after="0"/>
              <w:jc w:val="center"/>
              <w:rPr>
                <w:rFonts w:cs="Arial"/>
                <w:sz w:val="20"/>
                <w:szCs w:val="20"/>
              </w:rPr>
            </w:pPr>
            <w:r w:rsidRPr="000D0BDD">
              <w:rPr>
                <w:rFonts w:cs="Arial"/>
                <w:sz w:val="20"/>
                <w:szCs w:val="20"/>
              </w:rPr>
              <w:t>28,82</w:t>
            </w:r>
          </w:p>
        </w:tc>
        <w:tc>
          <w:tcPr>
            <w:tcW w:w="1392" w:type="dxa"/>
            <w:tcBorders>
              <w:top w:val="nil"/>
              <w:left w:val="nil"/>
              <w:bottom w:val="single" w:sz="4" w:space="0" w:color="auto"/>
              <w:right w:val="single" w:sz="4" w:space="0" w:color="auto"/>
            </w:tcBorders>
            <w:shd w:val="clear" w:color="auto" w:fill="auto"/>
            <w:noWrap/>
            <w:hideMark/>
          </w:tcPr>
          <w:p w14:paraId="4FE7564A" w14:textId="375F7C87" w:rsidR="000D0BDD" w:rsidRPr="000D0BDD" w:rsidRDefault="000D0BDD" w:rsidP="000D0BDD">
            <w:pPr>
              <w:spacing w:before="0" w:after="0"/>
              <w:jc w:val="center"/>
              <w:rPr>
                <w:rFonts w:cs="Arial"/>
                <w:b/>
                <w:bCs/>
                <w:sz w:val="20"/>
                <w:szCs w:val="20"/>
              </w:rPr>
            </w:pPr>
            <w:r w:rsidRPr="000D0BDD">
              <w:rPr>
                <w:rFonts w:cs="Arial"/>
                <w:sz w:val="20"/>
                <w:szCs w:val="20"/>
              </w:rPr>
              <w:t>28,82</w:t>
            </w:r>
          </w:p>
        </w:tc>
        <w:tc>
          <w:tcPr>
            <w:tcW w:w="1236" w:type="dxa"/>
            <w:tcBorders>
              <w:top w:val="nil"/>
              <w:left w:val="nil"/>
              <w:bottom w:val="single" w:sz="4" w:space="0" w:color="auto"/>
              <w:right w:val="single" w:sz="8" w:space="0" w:color="auto"/>
            </w:tcBorders>
            <w:shd w:val="clear" w:color="000000" w:fill="92D050"/>
            <w:noWrap/>
            <w:hideMark/>
          </w:tcPr>
          <w:p w14:paraId="78E63038" w14:textId="3A50A128" w:rsidR="000D0BDD" w:rsidRPr="000D0BDD" w:rsidRDefault="000D0BDD" w:rsidP="000D0BDD">
            <w:pPr>
              <w:spacing w:before="0" w:after="0"/>
              <w:jc w:val="center"/>
              <w:rPr>
                <w:rFonts w:cs="Arial"/>
                <w:b/>
                <w:bCs/>
                <w:sz w:val="20"/>
                <w:szCs w:val="20"/>
              </w:rPr>
            </w:pPr>
            <w:r w:rsidRPr="000D0BDD">
              <w:rPr>
                <w:rFonts w:cs="Arial"/>
                <w:b/>
                <w:bCs/>
                <w:sz w:val="20"/>
                <w:szCs w:val="20"/>
              </w:rPr>
              <w:t>28,82</w:t>
            </w:r>
          </w:p>
        </w:tc>
      </w:tr>
      <w:tr w:rsidR="002B470B" w:rsidRPr="000D0BDD" w14:paraId="27098BC0" w14:textId="77777777" w:rsidTr="000D0BDD">
        <w:trPr>
          <w:trHeight w:val="244"/>
        </w:trPr>
        <w:tc>
          <w:tcPr>
            <w:tcW w:w="3993" w:type="dxa"/>
            <w:tcBorders>
              <w:top w:val="single" w:sz="4" w:space="0" w:color="auto"/>
              <w:left w:val="single" w:sz="8" w:space="0" w:color="auto"/>
              <w:right w:val="single" w:sz="4" w:space="0" w:color="auto"/>
            </w:tcBorders>
            <w:shd w:val="clear" w:color="auto" w:fill="auto"/>
            <w:noWrap/>
            <w:hideMark/>
          </w:tcPr>
          <w:p w14:paraId="49951717" w14:textId="77777777" w:rsidR="002B470B" w:rsidRPr="000D0BDD" w:rsidRDefault="002B470B" w:rsidP="0071318D">
            <w:pPr>
              <w:spacing w:before="0" w:after="0"/>
              <w:jc w:val="right"/>
              <w:rPr>
                <w:rFonts w:cs="Arial"/>
                <w:sz w:val="20"/>
                <w:szCs w:val="20"/>
              </w:rPr>
            </w:pPr>
            <w:r w:rsidRPr="000D0BDD">
              <w:rPr>
                <w:rFonts w:cs="Arial"/>
                <w:sz w:val="20"/>
                <w:szCs w:val="20"/>
              </w:rPr>
              <w:t>Otimização Custo Riser (%):</w:t>
            </w:r>
          </w:p>
        </w:tc>
        <w:tc>
          <w:tcPr>
            <w:tcW w:w="1104" w:type="dxa"/>
            <w:tcBorders>
              <w:top w:val="nil"/>
              <w:left w:val="nil"/>
              <w:bottom w:val="single" w:sz="4" w:space="0" w:color="auto"/>
              <w:right w:val="single" w:sz="4" w:space="0" w:color="auto"/>
            </w:tcBorders>
            <w:shd w:val="clear" w:color="000000" w:fill="D9D9D9"/>
            <w:noWrap/>
            <w:hideMark/>
          </w:tcPr>
          <w:p w14:paraId="77A3B102" w14:textId="6F03D8F6" w:rsidR="002B470B" w:rsidRPr="000D0BDD" w:rsidRDefault="002B470B" w:rsidP="00A219D3">
            <w:pPr>
              <w:spacing w:before="0" w:after="0"/>
              <w:jc w:val="center"/>
              <w:rPr>
                <w:rFonts w:cs="Arial"/>
                <w:sz w:val="20"/>
                <w:szCs w:val="20"/>
              </w:rPr>
            </w:pPr>
            <w:r w:rsidRPr="000D0BDD">
              <w:rPr>
                <w:rFonts w:cs="Arial"/>
                <w:sz w:val="20"/>
                <w:szCs w:val="20"/>
              </w:rPr>
              <w:t>100%</w:t>
            </w:r>
          </w:p>
        </w:tc>
        <w:tc>
          <w:tcPr>
            <w:tcW w:w="1236" w:type="dxa"/>
            <w:tcBorders>
              <w:top w:val="single" w:sz="4" w:space="0" w:color="auto"/>
              <w:left w:val="single" w:sz="4" w:space="0" w:color="auto"/>
              <w:bottom w:val="single" w:sz="4" w:space="0" w:color="auto"/>
              <w:right w:val="single" w:sz="4" w:space="0" w:color="auto"/>
            </w:tcBorders>
            <w:shd w:val="clear" w:color="000000" w:fill="B4C6E7"/>
            <w:noWrap/>
            <w:hideMark/>
          </w:tcPr>
          <w:p w14:paraId="5DCA89E5" w14:textId="09D2C7A7" w:rsidR="002B470B" w:rsidRPr="000D0BDD" w:rsidRDefault="002B470B" w:rsidP="00A219D3">
            <w:pPr>
              <w:spacing w:before="0" w:after="0"/>
              <w:jc w:val="center"/>
              <w:rPr>
                <w:rFonts w:cs="Arial"/>
                <w:b/>
                <w:bCs/>
                <w:sz w:val="20"/>
                <w:szCs w:val="20"/>
              </w:rPr>
            </w:pPr>
            <w:r w:rsidRPr="000D0BDD">
              <w:rPr>
                <w:rFonts w:cs="Arial"/>
                <w:b/>
                <w:bCs/>
                <w:sz w:val="20"/>
                <w:szCs w:val="20"/>
              </w:rPr>
              <w:t>98,0%</w:t>
            </w:r>
          </w:p>
        </w:tc>
        <w:tc>
          <w:tcPr>
            <w:tcW w:w="1392" w:type="dxa"/>
            <w:tcBorders>
              <w:top w:val="single" w:sz="4" w:space="0" w:color="auto"/>
              <w:left w:val="single" w:sz="4" w:space="0" w:color="auto"/>
              <w:bottom w:val="single" w:sz="4" w:space="0" w:color="auto"/>
              <w:right w:val="single" w:sz="4" w:space="0" w:color="auto"/>
            </w:tcBorders>
            <w:shd w:val="clear" w:color="000000" w:fill="B4C6E7"/>
            <w:noWrap/>
            <w:hideMark/>
          </w:tcPr>
          <w:p w14:paraId="3E18ECE2" w14:textId="5C92E7B6" w:rsidR="002B470B" w:rsidRPr="000D0BDD" w:rsidRDefault="002B470B" w:rsidP="00A219D3">
            <w:pPr>
              <w:spacing w:before="0" w:after="0"/>
              <w:jc w:val="center"/>
              <w:rPr>
                <w:rFonts w:cs="Arial"/>
                <w:sz w:val="20"/>
                <w:szCs w:val="20"/>
              </w:rPr>
            </w:pPr>
            <w:r w:rsidRPr="000D0BDD">
              <w:rPr>
                <w:rFonts w:cs="Arial"/>
                <w:sz w:val="20"/>
                <w:szCs w:val="20"/>
              </w:rPr>
              <w:t>98,0%</w:t>
            </w:r>
          </w:p>
        </w:tc>
        <w:tc>
          <w:tcPr>
            <w:tcW w:w="1236" w:type="dxa"/>
            <w:tcBorders>
              <w:top w:val="single" w:sz="4" w:space="0" w:color="auto"/>
              <w:left w:val="single" w:sz="4" w:space="0" w:color="auto"/>
              <w:bottom w:val="single" w:sz="4" w:space="0" w:color="auto"/>
              <w:right w:val="single" w:sz="8" w:space="0" w:color="auto"/>
            </w:tcBorders>
            <w:shd w:val="clear" w:color="000000" w:fill="B4C6E7"/>
            <w:noWrap/>
            <w:hideMark/>
          </w:tcPr>
          <w:p w14:paraId="5D447A02" w14:textId="6AB9E53E" w:rsidR="002B470B" w:rsidRPr="000D0BDD" w:rsidRDefault="002B470B" w:rsidP="00A219D3">
            <w:pPr>
              <w:spacing w:before="0" w:after="0"/>
              <w:jc w:val="center"/>
              <w:rPr>
                <w:rFonts w:cs="Arial"/>
                <w:sz w:val="20"/>
                <w:szCs w:val="20"/>
              </w:rPr>
            </w:pPr>
            <w:r w:rsidRPr="000D0BDD">
              <w:rPr>
                <w:rFonts w:cs="Arial"/>
                <w:sz w:val="20"/>
                <w:szCs w:val="20"/>
              </w:rPr>
              <w:t>98,0%</w:t>
            </w:r>
          </w:p>
        </w:tc>
      </w:tr>
      <w:tr w:rsidR="002B470B" w:rsidRPr="000D0BDD" w14:paraId="71CDA5D1" w14:textId="77777777" w:rsidTr="000D0BDD">
        <w:trPr>
          <w:trHeight w:val="244"/>
        </w:trPr>
        <w:tc>
          <w:tcPr>
            <w:tcW w:w="3993" w:type="dxa"/>
            <w:tcBorders>
              <w:top w:val="nil"/>
              <w:left w:val="single" w:sz="8" w:space="0" w:color="auto"/>
              <w:right w:val="single" w:sz="4" w:space="0" w:color="auto"/>
            </w:tcBorders>
            <w:shd w:val="clear" w:color="auto" w:fill="auto"/>
            <w:noWrap/>
            <w:hideMark/>
          </w:tcPr>
          <w:p w14:paraId="3443033E" w14:textId="77777777" w:rsidR="002B470B" w:rsidRPr="000D0BDD" w:rsidRDefault="002B470B" w:rsidP="0071318D">
            <w:pPr>
              <w:spacing w:before="0" w:after="0"/>
              <w:jc w:val="right"/>
              <w:rPr>
                <w:rFonts w:cs="Arial"/>
                <w:sz w:val="20"/>
                <w:szCs w:val="20"/>
              </w:rPr>
            </w:pPr>
            <w:r w:rsidRPr="000D0BDD">
              <w:rPr>
                <w:rFonts w:cs="Arial"/>
                <w:sz w:val="20"/>
                <w:szCs w:val="20"/>
              </w:rPr>
              <w:t>Otimização Emissão CO</w:t>
            </w:r>
            <w:r w:rsidRPr="007E234F">
              <w:rPr>
                <w:rFonts w:cs="Arial"/>
                <w:sz w:val="20"/>
                <w:szCs w:val="20"/>
                <w:vertAlign w:val="subscript"/>
              </w:rPr>
              <w:t>2</w:t>
            </w:r>
            <w:r w:rsidRPr="000D0BDD">
              <w:rPr>
                <w:rFonts w:cs="Arial"/>
                <w:sz w:val="20"/>
                <w:szCs w:val="20"/>
              </w:rPr>
              <w:t xml:space="preserve"> (%):</w:t>
            </w:r>
          </w:p>
        </w:tc>
        <w:tc>
          <w:tcPr>
            <w:tcW w:w="1104" w:type="dxa"/>
            <w:tcBorders>
              <w:top w:val="nil"/>
              <w:left w:val="nil"/>
              <w:bottom w:val="single" w:sz="4" w:space="0" w:color="auto"/>
              <w:right w:val="single" w:sz="4" w:space="0" w:color="auto"/>
            </w:tcBorders>
            <w:shd w:val="clear" w:color="000000" w:fill="D9D9D9"/>
            <w:noWrap/>
            <w:hideMark/>
          </w:tcPr>
          <w:p w14:paraId="09E027BC" w14:textId="234102E7" w:rsidR="002B470B" w:rsidRPr="000D0BDD" w:rsidRDefault="002B470B" w:rsidP="00A219D3">
            <w:pPr>
              <w:spacing w:before="0" w:after="0"/>
              <w:jc w:val="center"/>
              <w:rPr>
                <w:rFonts w:cs="Arial"/>
                <w:sz w:val="20"/>
                <w:szCs w:val="20"/>
              </w:rPr>
            </w:pPr>
            <w:r w:rsidRPr="000D0BDD">
              <w:rPr>
                <w:rFonts w:cs="Arial"/>
                <w:sz w:val="20"/>
                <w:szCs w:val="20"/>
              </w:rPr>
              <w:t>100%</w:t>
            </w:r>
          </w:p>
        </w:tc>
        <w:tc>
          <w:tcPr>
            <w:tcW w:w="1236" w:type="dxa"/>
            <w:tcBorders>
              <w:top w:val="single" w:sz="4" w:space="0" w:color="auto"/>
              <w:left w:val="single" w:sz="4" w:space="0" w:color="auto"/>
              <w:bottom w:val="single" w:sz="4" w:space="0" w:color="auto"/>
              <w:right w:val="single" w:sz="4" w:space="0" w:color="auto"/>
            </w:tcBorders>
            <w:shd w:val="clear" w:color="000000" w:fill="B4C6E7"/>
            <w:noWrap/>
            <w:hideMark/>
          </w:tcPr>
          <w:p w14:paraId="77611256" w14:textId="3054BFA2" w:rsidR="002B470B" w:rsidRPr="000D0BDD" w:rsidRDefault="002B470B" w:rsidP="00A219D3">
            <w:pPr>
              <w:spacing w:before="0" w:after="0"/>
              <w:jc w:val="center"/>
              <w:rPr>
                <w:rFonts w:cs="Arial"/>
                <w:sz w:val="20"/>
                <w:szCs w:val="20"/>
              </w:rPr>
            </w:pPr>
            <w:r w:rsidRPr="000D0BDD">
              <w:rPr>
                <w:rFonts w:cs="Arial"/>
                <w:sz w:val="20"/>
                <w:szCs w:val="20"/>
              </w:rPr>
              <w:t>89,7%</w:t>
            </w:r>
          </w:p>
        </w:tc>
        <w:tc>
          <w:tcPr>
            <w:tcW w:w="1392" w:type="dxa"/>
            <w:tcBorders>
              <w:top w:val="single" w:sz="4" w:space="0" w:color="auto"/>
              <w:left w:val="single" w:sz="4" w:space="0" w:color="auto"/>
              <w:bottom w:val="single" w:sz="4" w:space="0" w:color="auto"/>
              <w:right w:val="single" w:sz="4" w:space="0" w:color="auto"/>
            </w:tcBorders>
            <w:shd w:val="clear" w:color="000000" w:fill="B4C6E7"/>
            <w:noWrap/>
            <w:hideMark/>
          </w:tcPr>
          <w:p w14:paraId="6209728A" w14:textId="7F0DADAD" w:rsidR="002B470B" w:rsidRPr="000D0BDD" w:rsidRDefault="002B470B" w:rsidP="00A219D3">
            <w:pPr>
              <w:spacing w:before="0" w:after="0"/>
              <w:jc w:val="center"/>
              <w:rPr>
                <w:rFonts w:cs="Arial"/>
                <w:b/>
                <w:bCs/>
                <w:sz w:val="20"/>
                <w:szCs w:val="20"/>
              </w:rPr>
            </w:pPr>
            <w:r w:rsidRPr="000D0BDD">
              <w:rPr>
                <w:rFonts w:cs="Arial"/>
                <w:b/>
                <w:bCs/>
                <w:sz w:val="20"/>
                <w:szCs w:val="20"/>
              </w:rPr>
              <w:t>89,7%</w:t>
            </w:r>
          </w:p>
        </w:tc>
        <w:tc>
          <w:tcPr>
            <w:tcW w:w="1236" w:type="dxa"/>
            <w:tcBorders>
              <w:top w:val="single" w:sz="4" w:space="0" w:color="auto"/>
              <w:left w:val="single" w:sz="4" w:space="0" w:color="auto"/>
              <w:bottom w:val="single" w:sz="4" w:space="0" w:color="auto"/>
              <w:right w:val="single" w:sz="8" w:space="0" w:color="auto"/>
            </w:tcBorders>
            <w:shd w:val="clear" w:color="000000" w:fill="B4C6E7"/>
            <w:noWrap/>
            <w:hideMark/>
          </w:tcPr>
          <w:p w14:paraId="1F7BF75E" w14:textId="2C583829" w:rsidR="002B470B" w:rsidRPr="000D0BDD" w:rsidRDefault="002B470B" w:rsidP="00A219D3">
            <w:pPr>
              <w:spacing w:before="0" w:after="0"/>
              <w:jc w:val="center"/>
              <w:rPr>
                <w:rFonts w:cs="Arial"/>
                <w:sz w:val="20"/>
                <w:szCs w:val="20"/>
              </w:rPr>
            </w:pPr>
            <w:r w:rsidRPr="000D0BDD">
              <w:rPr>
                <w:rFonts w:cs="Arial"/>
                <w:sz w:val="20"/>
                <w:szCs w:val="20"/>
              </w:rPr>
              <w:t>89,7%</w:t>
            </w:r>
          </w:p>
        </w:tc>
      </w:tr>
      <w:tr w:rsidR="002B470B" w:rsidRPr="000D0BDD" w14:paraId="329CA7DE" w14:textId="77777777" w:rsidTr="000D0BDD">
        <w:trPr>
          <w:trHeight w:val="244"/>
        </w:trPr>
        <w:tc>
          <w:tcPr>
            <w:tcW w:w="3993" w:type="dxa"/>
            <w:tcBorders>
              <w:top w:val="nil"/>
              <w:left w:val="single" w:sz="8" w:space="0" w:color="auto"/>
              <w:bottom w:val="single" w:sz="8" w:space="0" w:color="auto"/>
              <w:right w:val="single" w:sz="4" w:space="0" w:color="auto"/>
            </w:tcBorders>
            <w:shd w:val="clear" w:color="auto" w:fill="auto"/>
            <w:hideMark/>
          </w:tcPr>
          <w:p w14:paraId="795F2681" w14:textId="77777777" w:rsidR="002B470B" w:rsidRPr="000D0BDD" w:rsidRDefault="002B470B" w:rsidP="0071318D">
            <w:pPr>
              <w:spacing w:before="0" w:after="0"/>
              <w:jc w:val="right"/>
              <w:rPr>
                <w:rFonts w:cs="Arial"/>
                <w:sz w:val="20"/>
                <w:szCs w:val="20"/>
              </w:rPr>
            </w:pPr>
            <w:r w:rsidRPr="000D0BDD">
              <w:rPr>
                <w:rFonts w:cs="Arial"/>
                <w:sz w:val="20"/>
                <w:szCs w:val="20"/>
              </w:rPr>
              <w:t>Otimização Custo Riser e CO</w:t>
            </w:r>
            <w:r w:rsidRPr="007E234F">
              <w:rPr>
                <w:rFonts w:cs="Arial"/>
                <w:sz w:val="20"/>
                <w:szCs w:val="20"/>
                <w:vertAlign w:val="subscript"/>
              </w:rPr>
              <w:t>2</w:t>
            </w:r>
            <w:r w:rsidRPr="000D0BDD">
              <w:rPr>
                <w:rFonts w:cs="Arial"/>
                <w:sz w:val="20"/>
                <w:szCs w:val="20"/>
              </w:rPr>
              <w:t xml:space="preserve"> (%):</w:t>
            </w:r>
          </w:p>
        </w:tc>
        <w:tc>
          <w:tcPr>
            <w:tcW w:w="1104" w:type="dxa"/>
            <w:tcBorders>
              <w:top w:val="nil"/>
              <w:left w:val="nil"/>
              <w:bottom w:val="single" w:sz="8" w:space="0" w:color="auto"/>
              <w:right w:val="single" w:sz="4" w:space="0" w:color="auto"/>
            </w:tcBorders>
            <w:shd w:val="clear" w:color="000000" w:fill="D9D9D9"/>
            <w:noWrap/>
            <w:hideMark/>
          </w:tcPr>
          <w:p w14:paraId="52550C23" w14:textId="7CC6E2D2" w:rsidR="002B470B" w:rsidRPr="000D0BDD" w:rsidRDefault="002B470B" w:rsidP="00A219D3">
            <w:pPr>
              <w:spacing w:before="0" w:after="0"/>
              <w:jc w:val="center"/>
              <w:rPr>
                <w:rFonts w:cs="Arial"/>
                <w:sz w:val="20"/>
                <w:szCs w:val="20"/>
              </w:rPr>
            </w:pPr>
            <w:r w:rsidRPr="000D0BDD">
              <w:rPr>
                <w:rFonts w:cs="Arial"/>
                <w:sz w:val="20"/>
                <w:szCs w:val="20"/>
              </w:rPr>
              <w:t>100%</w:t>
            </w:r>
          </w:p>
        </w:tc>
        <w:tc>
          <w:tcPr>
            <w:tcW w:w="1236" w:type="dxa"/>
            <w:tcBorders>
              <w:top w:val="single" w:sz="4" w:space="0" w:color="auto"/>
              <w:left w:val="single" w:sz="4" w:space="0" w:color="auto"/>
              <w:bottom w:val="single" w:sz="8" w:space="0" w:color="auto"/>
              <w:right w:val="single" w:sz="4" w:space="0" w:color="auto"/>
            </w:tcBorders>
            <w:shd w:val="clear" w:color="000000" w:fill="B4C6E7"/>
            <w:noWrap/>
            <w:hideMark/>
          </w:tcPr>
          <w:p w14:paraId="23BF7C80" w14:textId="7D443286" w:rsidR="002B470B" w:rsidRPr="000D0BDD" w:rsidRDefault="002B470B" w:rsidP="00A219D3">
            <w:pPr>
              <w:spacing w:before="0" w:after="0"/>
              <w:jc w:val="center"/>
              <w:rPr>
                <w:rFonts w:cs="Arial"/>
                <w:sz w:val="20"/>
                <w:szCs w:val="20"/>
              </w:rPr>
            </w:pPr>
            <w:r w:rsidRPr="000D0BDD">
              <w:rPr>
                <w:rFonts w:cs="Arial"/>
                <w:sz w:val="20"/>
                <w:szCs w:val="20"/>
              </w:rPr>
              <w:t>97,3%</w:t>
            </w:r>
          </w:p>
        </w:tc>
        <w:tc>
          <w:tcPr>
            <w:tcW w:w="1392" w:type="dxa"/>
            <w:tcBorders>
              <w:top w:val="single" w:sz="4" w:space="0" w:color="auto"/>
              <w:left w:val="single" w:sz="4" w:space="0" w:color="auto"/>
              <w:bottom w:val="single" w:sz="8" w:space="0" w:color="auto"/>
              <w:right w:val="single" w:sz="4" w:space="0" w:color="auto"/>
            </w:tcBorders>
            <w:shd w:val="clear" w:color="000000" w:fill="B4C6E7"/>
            <w:noWrap/>
            <w:hideMark/>
          </w:tcPr>
          <w:p w14:paraId="0417EF8E" w14:textId="5DC056F4" w:rsidR="002B470B" w:rsidRPr="000D0BDD" w:rsidRDefault="002B470B" w:rsidP="00A219D3">
            <w:pPr>
              <w:spacing w:before="0" w:after="0"/>
              <w:jc w:val="center"/>
              <w:rPr>
                <w:rFonts w:cs="Arial"/>
                <w:sz w:val="20"/>
                <w:szCs w:val="20"/>
              </w:rPr>
            </w:pPr>
            <w:r w:rsidRPr="000D0BDD">
              <w:rPr>
                <w:rFonts w:cs="Arial"/>
                <w:sz w:val="20"/>
                <w:szCs w:val="20"/>
              </w:rPr>
              <w:t>97,3%</w:t>
            </w:r>
          </w:p>
        </w:tc>
        <w:tc>
          <w:tcPr>
            <w:tcW w:w="1236" w:type="dxa"/>
            <w:tcBorders>
              <w:top w:val="single" w:sz="4" w:space="0" w:color="auto"/>
              <w:left w:val="single" w:sz="4" w:space="0" w:color="auto"/>
              <w:bottom w:val="single" w:sz="8" w:space="0" w:color="auto"/>
              <w:right w:val="single" w:sz="8" w:space="0" w:color="auto"/>
            </w:tcBorders>
            <w:shd w:val="clear" w:color="000000" w:fill="B4C6E7"/>
            <w:noWrap/>
            <w:hideMark/>
          </w:tcPr>
          <w:p w14:paraId="254DBEC7" w14:textId="1B2A3C00" w:rsidR="002B470B" w:rsidRPr="000D0BDD" w:rsidRDefault="002B470B" w:rsidP="00A219D3">
            <w:pPr>
              <w:spacing w:before="0" w:after="0"/>
              <w:jc w:val="center"/>
              <w:rPr>
                <w:rFonts w:cs="Arial"/>
                <w:b/>
                <w:bCs/>
                <w:sz w:val="20"/>
                <w:szCs w:val="20"/>
              </w:rPr>
            </w:pPr>
            <w:r w:rsidRPr="000D0BDD">
              <w:rPr>
                <w:rFonts w:cs="Arial"/>
                <w:b/>
                <w:bCs/>
                <w:sz w:val="20"/>
                <w:szCs w:val="20"/>
              </w:rPr>
              <w:t>97,3%</w:t>
            </w:r>
          </w:p>
        </w:tc>
      </w:tr>
    </w:tbl>
    <w:p w14:paraId="3866DC7A" w14:textId="77777777" w:rsidR="005C4D8D" w:rsidRDefault="005C4D8D" w:rsidP="00FF2E63">
      <w:pPr>
        <w:rPr>
          <w:rFonts w:cs="Arial"/>
        </w:rPr>
      </w:pPr>
    </w:p>
    <w:p w14:paraId="36E1EB88" w14:textId="5807A58C" w:rsidR="00AA6C69" w:rsidRPr="004515C9" w:rsidRDefault="00FF2E63" w:rsidP="00FF2E63">
      <w:pPr>
        <w:rPr>
          <w:rFonts w:cs="Arial"/>
        </w:rPr>
      </w:pPr>
      <w:r w:rsidRPr="004515C9">
        <w:rPr>
          <w:rFonts w:cs="Arial"/>
        </w:rPr>
        <w:t>Na Tabela 1</w:t>
      </w:r>
      <w:r w:rsidR="00B10C41" w:rsidRPr="004515C9">
        <w:rPr>
          <w:rFonts w:cs="Arial"/>
        </w:rPr>
        <w:t>1</w:t>
      </w:r>
      <w:r w:rsidRPr="004515C9">
        <w:rPr>
          <w:rFonts w:cs="Arial"/>
        </w:rPr>
        <w:t xml:space="preserve">, a primeira coluna apresenta os resultados para o </w:t>
      </w:r>
      <w:r w:rsidR="00021261" w:rsidRPr="004515C9">
        <w:rPr>
          <w:rFonts w:cs="Arial"/>
        </w:rPr>
        <w:t>“</w:t>
      </w:r>
      <w:r w:rsidRPr="004515C9">
        <w:rPr>
          <w:rFonts w:cs="Arial"/>
        </w:rPr>
        <w:t>caso base</w:t>
      </w:r>
      <w:r w:rsidR="00021261" w:rsidRPr="004515C9">
        <w:rPr>
          <w:rFonts w:cs="Arial"/>
        </w:rPr>
        <w:t>”</w:t>
      </w:r>
      <w:r w:rsidRPr="004515C9">
        <w:rPr>
          <w:rFonts w:cs="Arial"/>
        </w:rPr>
        <w:t xml:space="preserve"> </w:t>
      </w:r>
      <w:r w:rsidR="008D4A96">
        <w:rPr>
          <w:rFonts w:cs="Arial"/>
        </w:rPr>
        <w:t>adotado</w:t>
      </w:r>
      <w:r w:rsidR="004304BC" w:rsidRPr="004515C9">
        <w:rPr>
          <w:rFonts w:cs="Arial"/>
        </w:rPr>
        <w:t>. As</w:t>
      </w:r>
      <w:r w:rsidRPr="004515C9">
        <w:rPr>
          <w:rFonts w:cs="Arial"/>
        </w:rPr>
        <w:t xml:space="preserve"> células em amarelo nas demais colunas </w:t>
      </w:r>
      <w:r w:rsidR="008D4A96">
        <w:rPr>
          <w:rFonts w:cs="Arial"/>
        </w:rPr>
        <w:t>apresentam</w:t>
      </w:r>
      <w:r w:rsidRPr="004515C9">
        <w:rPr>
          <w:rFonts w:cs="Arial"/>
        </w:rPr>
        <w:t xml:space="preserve"> </w:t>
      </w:r>
      <w:r w:rsidR="008D4A96">
        <w:rPr>
          <w:rFonts w:cs="Arial"/>
        </w:rPr>
        <w:t>as alternativas obtidas n</w:t>
      </w:r>
      <w:r w:rsidRPr="004515C9">
        <w:rPr>
          <w:rFonts w:cs="Arial"/>
        </w:rPr>
        <w:t>as otimizações realizadas</w:t>
      </w:r>
      <w:r w:rsidR="008A5986" w:rsidRPr="004515C9">
        <w:rPr>
          <w:rFonts w:cs="Arial"/>
        </w:rPr>
        <w:t>,</w:t>
      </w:r>
      <w:r w:rsidRPr="004515C9">
        <w:rPr>
          <w:rFonts w:cs="Arial"/>
        </w:rPr>
        <w:t xml:space="preserve"> as células em verde, mostram onde foram definidas as funções objetivo</w:t>
      </w:r>
      <w:r w:rsidR="004304BC" w:rsidRPr="004515C9">
        <w:rPr>
          <w:rFonts w:cs="Arial"/>
        </w:rPr>
        <w:t xml:space="preserve"> </w:t>
      </w:r>
      <w:r w:rsidRPr="004515C9">
        <w:rPr>
          <w:rFonts w:cs="Arial"/>
        </w:rPr>
        <w:t>e as células em azul,</w:t>
      </w:r>
      <w:r w:rsidR="008D4A96">
        <w:rPr>
          <w:rFonts w:cs="Arial"/>
        </w:rPr>
        <w:t xml:space="preserve"> mostram</w:t>
      </w:r>
      <w:r w:rsidRPr="004515C9">
        <w:rPr>
          <w:rFonts w:cs="Arial"/>
        </w:rPr>
        <w:t xml:space="preserve"> qual foi o percentual de otimização obtid</w:t>
      </w:r>
      <w:r w:rsidR="008A5986" w:rsidRPr="004515C9">
        <w:rPr>
          <w:rFonts w:cs="Arial"/>
        </w:rPr>
        <w:t>o</w:t>
      </w:r>
      <w:r w:rsidRPr="004515C9">
        <w:rPr>
          <w:rFonts w:cs="Arial"/>
        </w:rPr>
        <w:t xml:space="preserve"> em relação ao </w:t>
      </w:r>
      <w:r w:rsidR="00021261" w:rsidRPr="004515C9">
        <w:rPr>
          <w:rFonts w:cs="Arial"/>
        </w:rPr>
        <w:t>“</w:t>
      </w:r>
      <w:r w:rsidRPr="004515C9">
        <w:rPr>
          <w:rFonts w:cs="Arial"/>
        </w:rPr>
        <w:t>caso base</w:t>
      </w:r>
      <w:r w:rsidR="00021261" w:rsidRPr="004515C9">
        <w:rPr>
          <w:rFonts w:cs="Arial"/>
        </w:rPr>
        <w:t>”</w:t>
      </w:r>
      <w:r w:rsidRPr="004515C9">
        <w:rPr>
          <w:rFonts w:cs="Arial"/>
        </w:rPr>
        <w:t>.</w:t>
      </w:r>
    </w:p>
    <w:p w14:paraId="3F6584D7" w14:textId="73DD65AD" w:rsidR="000207B2" w:rsidRDefault="0020756A" w:rsidP="0020756A">
      <w:pPr>
        <w:rPr>
          <w:rFonts w:cs="Arial"/>
        </w:rPr>
      </w:pPr>
      <w:r w:rsidRPr="004515C9">
        <w:rPr>
          <w:rFonts w:cs="Arial"/>
        </w:rPr>
        <w:t xml:space="preserve">Após diversas tentativas de melhorar a otimização, notou-se a estabilização da proposta de solução, tanto para o método GRG quanto para o Evolucionário, demostrando que o </w:t>
      </w:r>
      <w:r w:rsidR="00021261" w:rsidRPr="004515C9">
        <w:rPr>
          <w:rFonts w:cs="Arial"/>
        </w:rPr>
        <w:t>“</w:t>
      </w:r>
      <w:r w:rsidRPr="004515C9">
        <w:rPr>
          <w:rFonts w:cs="Arial"/>
        </w:rPr>
        <w:t>caso base</w:t>
      </w:r>
      <w:r w:rsidR="00021261" w:rsidRPr="004515C9">
        <w:rPr>
          <w:rFonts w:cs="Arial"/>
        </w:rPr>
        <w:t>”</w:t>
      </w:r>
      <w:r w:rsidRPr="004515C9">
        <w:rPr>
          <w:rFonts w:cs="Arial"/>
        </w:rPr>
        <w:t xml:space="preserve"> pode ser otimizado financeiramente</w:t>
      </w:r>
      <w:r w:rsidR="000207B2">
        <w:rPr>
          <w:rFonts w:cs="Arial"/>
        </w:rPr>
        <w:t>,</w:t>
      </w:r>
      <w:r w:rsidRPr="004515C9">
        <w:rPr>
          <w:rFonts w:cs="Arial"/>
        </w:rPr>
        <w:t xml:space="preserve"> considerando somente os custos do </w:t>
      </w:r>
      <w:r w:rsidRPr="004515C9">
        <w:rPr>
          <w:rFonts w:cs="Arial"/>
          <w:i/>
          <w:iCs/>
        </w:rPr>
        <w:t>pull out</w:t>
      </w:r>
      <w:r w:rsidRPr="004515C9">
        <w:rPr>
          <w:rFonts w:cs="Arial"/>
        </w:rPr>
        <w:t xml:space="preserve"> dos risers</w:t>
      </w:r>
      <w:r w:rsidR="000207B2">
        <w:rPr>
          <w:rFonts w:cs="Arial"/>
        </w:rPr>
        <w:t>,</w:t>
      </w:r>
      <w:r w:rsidRPr="004515C9">
        <w:rPr>
          <w:rFonts w:cs="Arial"/>
        </w:rPr>
        <w:t xml:space="preserve"> em até 2,0%, representando uma economia de </w:t>
      </w:r>
      <w:r w:rsidR="00EB653F">
        <w:rPr>
          <w:rFonts w:cs="Arial"/>
        </w:rPr>
        <w:t>USD</w:t>
      </w:r>
      <w:r w:rsidRPr="004515C9">
        <w:rPr>
          <w:rFonts w:cs="Arial"/>
        </w:rPr>
        <w:t xml:space="preserve"> </w:t>
      </w:r>
      <w:r w:rsidR="00BD1944">
        <w:rPr>
          <w:rFonts w:cs="Arial"/>
        </w:rPr>
        <w:t>0,</w:t>
      </w:r>
      <w:r w:rsidRPr="004515C9">
        <w:rPr>
          <w:rFonts w:cs="Arial"/>
        </w:rPr>
        <w:t>55 mil</w:t>
      </w:r>
      <w:r w:rsidR="00BD1944">
        <w:rPr>
          <w:rFonts w:cs="Arial"/>
        </w:rPr>
        <w:t>hões</w:t>
      </w:r>
      <w:r w:rsidRPr="004515C9">
        <w:rPr>
          <w:rFonts w:cs="Arial"/>
        </w:rPr>
        <w:t>, além disso, apresentou uma menor emissão de CO</w:t>
      </w:r>
      <w:r w:rsidRPr="004515C9">
        <w:rPr>
          <w:rFonts w:cs="Arial"/>
          <w:vertAlign w:val="subscript"/>
        </w:rPr>
        <w:t>2</w:t>
      </w:r>
      <w:r w:rsidRPr="004515C9">
        <w:rPr>
          <w:rFonts w:cs="Arial"/>
        </w:rPr>
        <w:t>, minimizando em 25</w:t>
      </w:r>
      <w:r w:rsidR="00BD1944">
        <w:rPr>
          <w:rFonts w:cs="Arial"/>
        </w:rPr>
        <w:t>,</w:t>
      </w:r>
      <w:r w:rsidRPr="004515C9">
        <w:rPr>
          <w:rFonts w:cs="Arial"/>
        </w:rPr>
        <w:t>7</w:t>
      </w:r>
      <w:r w:rsidR="00BD1944">
        <w:rPr>
          <w:rFonts w:cs="Arial"/>
        </w:rPr>
        <w:t>7</w:t>
      </w:r>
      <w:r w:rsidRPr="004515C9">
        <w:rPr>
          <w:rFonts w:cs="Arial"/>
        </w:rPr>
        <w:t xml:space="preserve"> </w:t>
      </w:r>
      <w:r w:rsidR="00BD1944">
        <w:rPr>
          <w:rFonts w:cs="Arial"/>
        </w:rPr>
        <w:t xml:space="preserve">mil </w:t>
      </w:r>
      <w:r w:rsidRPr="004515C9">
        <w:rPr>
          <w:rFonts w:cs="Arial"/>
        </w:rPr>
        <w:t>ton</w:t>
      </w:r>
      <w:r w:rsidR="00BD1944">
        <w:rPr>
          <w:rFonts w:cs="Arial"/>
        </w:rPr>
        <w:t>eladas</w:t>
      </w:r>
      <w:r w:rsidRPr="004515C9">
        <w:rPr>
          <w:rFonts w:cs="Arial"/>
        </w:rPr>
        <w:t xml:space="preserve"> a emissão total. </w:t>
      </w:r>
    </w:p>
    <w:p w14:paraId="1C5081F8" w14:textId="51EC620D" w:rsidR="0020756A" w:rsidRPr="004515C9" w:rsidRDefault="000207B2" w:rsidP="0020756A">
      <w:pPr>
        <w:rPr>
          <w:rFonts w:cs="Arial"/>
        </w:rPr>
      </w:pPr>
      <w:r>
        <w:rPr>
          <w:rFonts w:cs="Arial"/>
        </w:rPr>
        <w:t xml:space="preserve">Adicionalmente, </w:t>
      </w:r>
      <w:r w:rsidR="0020756A" w:rsidRPr="004515C9">
        <w:rPr>
          <w:rFonts w:cs="Arial"/>
        </w:rPr>
        <w:t xml:space="preserve">considerando </w:t>
      </w:r>
      <w:r>
        <w:rPr>
          <w:rFonts w:cs="Arial"/>
        </w:rPr>
        <w:t xml:space="preserve">uma possível </w:t>
      </w:r>
      <w:r w:rsidR="0020756A" w:rsidRPr="004515C9">
        <w:rPr>
          <w:rFonts w:cs="Arial"/>
        </w:rPr>
        <w:t xml:space="preserve">precificação de </w:t>
      </w:r>
      <w:r w:rsidR="00497D7A">
        <w:rPr>
          <w:rFonts w:cs="Arial"/>
        </w:rPr>
        <w:t>Carbono</w:t>
      </w:r>
      <w:r w:rsidR="0020756A" w:rsidRPr="004515C9">
        <w:rPr>
          <w:rFonts w:cs="Arial"/>
        </w:rPr>
        <w:t xml:space="preserve"> </w:t>
      </w:r>
      <w:r>
        <w:rPr>
          <w:rFonts w:cs="Arial"/>
        </w:rPr>
        <w:t xml:space="preserve">e </w:t>
      </w:r>
      <w:r w:rsidR="0020756A" w:rsidRPr="004515C9">
        <w:rPr>
          <w:rFonts w:cs="Arial"/>
        </w:rPr>
        <w:t>caso adotássemos as mesmas premissas da RGGI, teríamos também uma minimização de 2,7</w:t>
      </w:r>
      <w:r w:rsidR="00BD1944">
        <w:rPr>
          <w:rFonts w:cs="Arial"/>
        </w:rPr>
        <w:t>3</w:t>
      </w:r>
      <w:r w:rsidR="0020756A" w:rsidRPr="004515C9">
        <w:rPr>
          <w:rFonts w:cs="Arial"/>
        </w:rPr>
        <w:t xml:space="preserve">% dos custos totais, representando uma economia de </w:t>
      </w:r>
      <w:r w:rsidR="00EB653F">
        <w:rPr>
          <w:rFonts w:cs="Arial"/>
        </w:rPr>
        <w:t>USD</w:t>
      </w:r>
      <w:r w:rsidR="0020756A" w:rsidRPr="004515C9">
        <w:rPr>
          <w:rFonts w:cs="Arial"/>
        </w:rPr>
        <w:t xml:space="preserve"> </w:t>
      </w:r>
      <w:r w:rsidR="00BD1944">
        <w:rPr>
          <w:rFonts w:cs="Arial"/>
        </w:rPr>
        <w:t>0,</w:t>
      </w:r>
      <w:r w:rsidR="0020756A" w:rsidRPr="004515C9">
        <w:rPr>
          <w:rFonts w:cs="Arial"/>
        </w:rPr>
        <w:t>8</w:t>
      </w:r>
      <w:r w:rsidR="00BD1944">
        <w:rPr>
          <w:rFonts w:cs="Arial"/>
        </w:rPr>
        <w:t>1</w:t>
      </w:r>
      <w:r w:rsidR="0020756A" w:rsidRPr="004515C9">
        <w:rPr>
          <w:rFonts w:cs="Arial"/>
        </w:rPr>
        <w:t xml:space="preserve"> mil</w:t>
      </w:r>
      <w:r w:rsidR="00BD1944">
        <w:rPr>
          <w:rFonts w:cs="Arial"/>
        </w:rPr>
        <w:t>hões</w:t>
      </w:r>
      <w:r w:rsidR="0020756A" w:rsidRPr="004515C9">
        <w:rPr>
          <w:rFonts w:cs="Arial"/>
        </w:rPr>
        <w:t>.</w:t>
      </w:r>
    </w:p>
    <w:p w14:paraId="72AA86A0" w14:textId="330E43F1" w:rsidR="008154B8" w:rsidRPr="004515C9" w:rsidRDefault="004C0AFC" w:rsidP="004837CB">
      <w:pPr>
        <w:rPr>
          <w:rFonts w:cs="Arial"/>
        </w:rPr>
      </w:pPr>
      <w:r>
        <w:rPr>
          <w:rFonts w:cs="Arial"/>
        </w:rPr>
        <w:t>Através desse</w:t>
      </w:r>
      <w:r w:rsidR="004304BC" w:rsidRPr="004515C9">
        <w:rPr>
          <w:rFonts w:cs="Arial"/>
        </w:rPr>
        <w:t xml:space="preserve"> resultado, apesar de ter apresentado otimização de custo</w:t>
      </w:r>
      <w:r w:rsidR="007035D3">
        <w:rPr>
          <w:rFonts w:cs="Arial"/>
        </w:rPr>
        <w:t>s</w:t>
      </w:r>
      <w:r w:rsidR="004304BC" w:rsidRPr="004515C9">
        <w:rPr>
          <w:rFonts w:cs="Arial"/>
        </w:rPr>
        <w:t xml:space="preserve"> e emissões representativas em relação ao </w:t>
      </w:r>
      <w:r w:rsidR="00021261" w:rsidRPr="004515C9">
        <w:rPr>
          <w:rFonts w:cs="Arial"/>
        </w:rPr>
        <w:t>“</w:t>
      </w:r>
      <w:r w:rsidR="004304BC" w:rsidRPr="004515C9">
        <w:rPr>
          <w:rFonts w:cs="Arial"/>
        </w:rPr>
        <w:t>caso base</w:t>
      </w:r>
      <w:r w:rsidR="00021261" w:rsidRPr="004515C9">
        <w:rPr>
          <w:rFonts w:cs="Arial"/>
        </w:rPr>
        <w:t>”</w:t>
      </w:r>
      <w:r w:rsidR="004304BC" w:rsidRPr="004515C9">
        <w:rPr>
          <w:rFonts w:cs="Arial"/>
        </w:rPr>
        <w:t xml:space="preserve">, foi observado que a otimização poderia ser realizada considerando somente </w:t>
      </w:r>
      <w:r>
        <w:rPr>
          <w:rFonts w:cs="Arial"/>
        </w:rPr>
        <w:t xml:space="preserve">a variável </w:t>
      </w:r>
      <w:r w:rsidR="004304BC" w:rsidRPr="004515C9">
        <w:rPr>
          <w:rFonts w:cs="Arial"/>
        </w:rPr>
        <w:t xml:space="preserve">tempo de execução, pois </w:t>
      </w:r>
      <w:r w:rsidR="00C93671" w:rsidRPr="004515C9">
        <w:rPr>
          <w:rFonts w:cs="Arial"/>
        </w:rPr>
        <w:t>está</w:t>
      </w:r>
      <w:r w:rsidR="004304BC" w:rsidRPr="004515C9">
        <w:rPr>
          <w:rFonts w:cs="Arial"/>
        </w:rPr>
        <w:t xml:space="preserve"> </w:t>
      </w:r>
      <w:r w:rsidR="004E1082" w:rsidRPr="004515C9">
        <w:rPr>
          <w:rFonts w:cs="Arial"/>
        </w:rPr>
        <w:lastRenderedPageBreak/>
        <w:t>linearmente</w:t>
      </w:r>
      <w:r w:rsidR="004304BC" w:rsidRPr="004515C9">
        <w:rPr>
          <w:rFonts w:cs="Arial"/>
        </w:rPr>
        <w:t xml:space="preserve"> relacionada com o</w:t>
      </w:r>
      <w:r>
        <w:rPr>
          <w:rFonts w:cs="Arial"/>
        </w:rPr>
        <w:t>s</w:t>
      </w:r>
      <w:r w:rsidR="004304BC" w:rsidRPr="004515C9">
        <w:rPr>
          <w:rFonts w:cs="Arial"/>
        </w:rPr>
        <w:t xml:space="preserve"> custo</w:t>
      </w:r>
      <w:r>
        <w:rPr>
          <w:rFonts w:cs="Arial"/>
        </w:rPr>
        <w:t xml:space="preserve">s </w:t>
      </w:r>
      <w:r w:rsidR="004304BC" w:rsidRPr="004515C9">
        <w:rPr>
          <w:rFonts w:cs="Arial"/>
        </w:rPr>
        <w:t>e emissões de CO</w:t>
      </w:r>
      <w:r w:rsidR="004304BC" w:rsidRPr="004515C9">
        <w:rPr>
          <w:rFonts w:cs="Arial"/>
          <w:vertAlign w:val="subscript"/>
        </w:rPr>
        <w:t>2</w:t>
      </w:r>
      <w:r w:rsidR="007035D3">
        <w:rPr>
          <w:rFonts w:cs="Arial"/>
        </w:rPr>
        <w:t xml:space="preserve"> e isso seria possível de se obter pela forma tradicional de otimização.</w:t>
      </w:r>
    </w:p>
    <w:p w14:paraId="68A44FBC" w14:textId="152CE01F" w:rsidR="00F72359" w:rsidRPr="004515C9" w:rsidRDefault="00F72359" w:rsidP="004837CB">
      <w:pPr>
        <w:rPr>
          <w:rFonts w:cs="Arial"/>
        </w:rPr>
      </w:pPr>
      <w:r w:rsidRPr="004515C9">
        <w:rPr>
          <w:rFonts w:cs="Arial"/>
        </w:rPr>
        <w:t>Dessa maneira, foi revista a premissa de utilização de embarcações do tipo RSV</w:t>
      </w:r>
      <w:r w:rsidR="00833C46" w:rsidRPr="004515C9">
        <w:rPr>
          <w:rFonts w:cs="Arial"/>
        </w:rPr>
        <w:t xml:space="preserve"> sempre que possível</w:t>
      </w:r>
      <w:r w:rsidR="009414F0">
        <w:rPr>
          <w:rFonts w:cs="Arial"/>
        </w:rPr>
        <w:t xml:space="preserve"> e </w:t>
      </w:r>
      <w:r w:rsidR="00C610AE">
        <w:rPr>
          <w:rFonts w:cs="Arial"/>
        </w:rPr>
        <w:t xml:space="preserve">foi adotado a utilização de </w:t>
      </w:r>
      <w:r w:rsidRPr="004515C9">
        <w:rPr>
          <w:rFonts w:cs="Arial"/>
        </w:rPr>
        <w:t xml:space="preserve">embarcações </w:t>
      </w:r>
      <w:r w:rsidR="00C610AE">
        <w:rPr>
          <w:rFonts w:cs="Arial"/>
        </w:rPr>
        <w:t xml:space="preserve">somente </w:t>
      </w:r>
      <w:r w:rsidRPr="004515C9">
        <w:rPr>
          <w:rFonts w:cs="Arial"/>
        </w:rPr>
        <w:t>do tipo PLSV</w:t>
      </w:r>
      <w:r w:rsidR="009414F0">
        <w:rPr>
          <w:rFonts w:cs="Arial"/>
        </w:rPr>
        <w:t>,</w:t>
      </w:r>
      <w:r w:rsidRPr="004515C9">
        <w:rPr>
          <w:rFonts w:cs="Arial"/>
        </w:rPr>
        <w:t xml:space="preserve"> </w:t>
      </w:r>
      <w:r w:rsidR="00A2162E">
        <w:rPr>
          <w:rFonts w:cs="Arial"/>
        </w:rPr>
        <w:t xml:space="preserve">com a </w:t>
      </w:r>
      <w:r w:rsidR="009414F0">
        <w:rPr>
          <w:rFonts w:cs="Arial"/>
        </w:rPr>
        <w:t xml:space="preserve">premissa de </w:t>
      </w:r>
      <w:r w:rsidRPr="004515C9">
        <w:rPr>
          <w:rFonts w:cs="Arial"/>
        </w:rPr>
        <w:t>velocidade de realização das atividades 6x superior ao RSV</w:t>
      </w:r>
      <w:r w:rsidR="00C610AE">
        <w:rPr>
          <w:rFonts w:cs="Arial"/>
        </w:rPr>
        <w:t xml:space="preserve">. Foram </w:t>
      </w:r>
      <w:r w:rsidRPr="004515C9">
        <w:rPr>
          <w:rFonts w:cs="Arial"/>
        </w:rPr>
        <w:t>realizada</w:t>
      </w:r>
      <w:r w:rsidR="00C610AE">
        <w:rPr>
          <w:rFonts w:cs="Arial"/>
        </w:rPr>
        <w:t>s</w:t>
      </w:r>
      <w:r w:rsidRPr="004515C9">
        <w:rPr>
          <w:rFonts w:cs="Arial"/>
        </w:rPr>
        <w:t xml:space="preserve"> nova</w:t>
      </w:r>
      <w:r w:rsidR="00C610AE">
        <w:rPr>
          <w:rFonts w:cs="Arial"/>
        </w:rPr>
        <w:t>s</w:t>
      </w:r>
      <w:r w:rsidRPr="004515C9">
        <w:rPr>
          <w:rFonts w:cs="Arial"/>
        </w:rPr>
        <w:t xml:space="preserve"> otimizaç</w:t>
      </w:r>
      <w:r w:rsidR="00C610AE">
        <w:rPr>
          <w:rFonts w:cs="Arial"/>
        </w:rPr>
        <w:t>ões,</w:t>
      </w:r>
      <w:r w:rsidR="00AD6657" w:rsidRPr="004515C9">
        <w:rPr>
          <w:rFonts w:cs="Arial"/>
        </w:rPr>
        <w:t xml:space="preserve"> com os resultados apresentados na Tabela 12.</w:t>
      </w:r>
    </w:p>
    <w:p w14:paraId="57248B78" w14:textId="23A20220" w:rsidR="00AD6657" w:rsidRPr="004515C9" w:rsidRDefault="00AD6657" w:rsidP="00AD6657">
      <w:pPr>
        <w:pStyle w:val="Tabela"/>
        <w:rPr>
          <w:rFonts w:cs="Arial"/>
        </w:rPr>
      </w:pPr>
      <w:bookmarkStart w:id="778" w:name="_Toc55897180"/>
      <w:r w:rsidRPr="00891601">
        <w:rPr>
          <w:rFonts w:cs="Arial"/>
          <w:b/>
          <w:bCs/>
        </w:rPr>
        <w:t xml:space="preserve">Tabela 12 </w:t>
      </w:r>
      <w:r w:rsidRPr="004515C9">
        <w:rPr>
          <w:rFonts w:cs="Arial"/>
        </w:rPr>
        <w:t xml:space="preserve">– Resultados das otimizações realizadas para o Estudo de Caso UEP-1, considerando embarcações do tipo </w:t>
      </w:r>
      <w:r w:rsidR="00EF18EF" w:rsidRPr="004515C9">
        <w:rPr>
          <w:rFonts w:cs="Arial"/>
        </w:rPr>
        <w:t>RSV</w:t>
      </w:r>
      <w:r w:rsidR="00B347A2">
        <w:rPr>
          <w:rFonts w:cs="Arial"/>
        </w:rPr>
        <w:t xml:space="preserve"> e PLSV </w:t>
      </w:r>
      <w:r w:rsidR="00EF18EF" w:rsidRPr="004515C9">
        <w:rPr>
          <w:rFonts w:cs="Arial"/>
        </w:rPr>
        <w:t xml:space="preserve">e somente </w:t>
      </w:r>
      <w:r w:rsidRPr="004515C9">
        <w:rPr>
          <w:rFonts w:cs="Arial"/>
        </w:rPr>
        <w:t>PLSV</w:t>
      </w:r>
      <w:bookmarkEnd w:id="778"/>
    </w:p>
    <w:tbl>
      <w:tblPr>
        <w:tblW w:w="8157" w:type="dxa"/>
        <w:tblCellMar>
          <w:left w:w="70" w:type="dxa"/>
          <w:right w:w="70" w:type="dxa"/>
        </w:tblCellMar>
        <w:tblLook w:val="04A0" w:firstRow="1" w:lastRow="0" w:firstColumn="1" w:lastColumn="0" w:noHBand="0" w:noVBand="1"/>
      </w:tblPr>
      <w:tblGrid>
        <w:gridCol w:w="3686"/>
        <w:gridCol w:w="1417"/>
        <w:gridCol w:w="1490"/>
        <w:gridCol w:w="1564"/>
      </w:tblGrid>
      <w:tr w:rsidR="00EF18EF" w:rsidRPr="004515C9" w14:paraId="650E2F33" w14:textId="77777777" w:rsidTr="00794856">
        <w:trPr>
          <w:trHeight w:val="340"/>
        </w:trPr>
        <w:tc>
          <w:tcPr>
            <w:tcW w:w="3686" w:type="dxa"/>
            <w:tcBorders>
              <w:top w:val="nil"/>
              <w:left w:val="nil"/>
              <w:bottom w:val="nil"/>
              <w:right w:val="nil"/>
            </w:tcBorders>
            <w:shd w:val="clear" w:color="auto" w:fill="auto"/>
            <w:noWrap/>
            <w:vAlign w:val="center"/>
            <w:hideMark/>
          </w:tcPr>
          <w:p w14:paraId="5DB7D25E" w14:textId="77777777" w:rsidR="00EF18EF" w:rsidRPr="004515C9" w:rsidRDefault="00EF18EF" w:rsidP="00A219D3">
            <w:pPr>
              <w:spacing w:before="0" w:after="0"/>
              <w:jc w:val="center"/>
              <w:rPr>
                <w:rFonts w:cs="Arial"/>
                <w:sz w:val="20"/>
              </w:rPr>
            </w:pPr>
          </w:p>
        </w:tc>
        <w:tc>
          <w:tcPr>
            <w:tcW w:w="1417" w:type="dxa"/>
            <w:tcBorders>
              <w:top w:val="single" w:sz="8" w:space="0" w:color="auto"/>
              <w:left w:val="single" w:sz="8" w:space="0" w:color="auto"/>
              <w:bottom w:val="single" w:sz="4" w:space="0" w:color="auto"/>
              <w:right w:val="single" w:sz="4" w:space="0" w:color="auto"/>
            </w:tcBorders>
            <w:shd w:val="clear" w:color="000000" w:fill="BFBFBF"/>
            <w:noWrap/>
            <w:vAlign w:val="center"/>
            <w:hideMark/>
          </w:tcPr>
          <w:p w14:paraId="700E37A9" w14:textId="77777777" w:rsidR="00EF18EF" w:rsidRPr="004515C9" w:rsidRDefault="00EF18EF" w:rsidP="00A219D3">
            <w:pPr>
              <w:spacing w:before="0" w:after="0"/>
              <w:jc w:val="center"/>
              <w:rPr>
                <w:rFonts w:cs="Arial"/>
                <w:b/>
                <w:bCs/>
                <w:sz w:val="20"/>
              </w:rPr>
            </w:pPr>
            <w:r w:rsidRPr="004515C9">
              <w:rPr>
                <w:rFonts w:cs="Arial"/>
                <w:b/>
                <w:bCs/>
                <w:sz w:val="20"/>
              </w:rPr>
              <w:t>Padrão</w:t>
            </w:r>
          </w:p>
        </w:tc>
        <w:tc>
          <w:tcPr>
            <w:tcW w:w="1490" w:type="dxa"/>
            <w:tcBorders>
              <w:top w:val="single" w:sz="8" w:space="0" w:color="auto"/>
              <w:left w:val="nil"/>
              <w:bottom w:val="single" w:sz="4" w:space="0" w:color="auto"/>
              <w:right w:val="nil"/>
            </w:tcBorders>
            <w:shd w:val="clear" w:color="000000" w:fill="BFBFBF"/>
            <w:noWrap/>
            <w:vAlign w:val="center"/>
            <w:hideMark/>
          </w:tcPr>
          <w:p w14:paraId="6C7A5497" w14:textId="77777777" w:rsidR="00EF18EF" w:rsidRPr="004515C9" w:rsidRDefault="00EF18EF" w:rsidP="00A219D3">
            <w:pPr>
              <w:spacing w:before="0" w:after="0"/>
              <w:jc w:val="center"/>
              <w:rPr>
                <w:rFonts w:cs="Arial"/>
                <w:b/>
                <w:bCs/>
                <w:sz w:val="20"/>
              </w:rPr>
            </w:pPr>
            <w:r w:rsidRPr="004515C9">
              <w:rPr>
                <w:rFonts w:cs="Arial"/>
                <w:b/>
                <w:bCs/>
                <w:sz w:val="20"/>
              </w:rPr>
              <w:t>RSV e PLSV</w:t>
            </w:r>
          </w:p>
        </w:tc>
        <w:tc>
          <w:tcPr>
            <w:tcW w:w="1564" w:type="dxa"/>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2C0C0AFC" w14:textId="77777777" w:rsidR="00EF18EF" w:rsidRPr="004515C9" w:rsidRDefault="00EF18EF" w:rsidP="00A219D3">
            <w:pPr>
              <w:spacing w:before="0" w:after="0"/>
              <w:jc w:val="center"/>
              <w:rPr>
                <w:rFonts w:cs="Arial"/>
                <w:b/>
                <w:bCs/>
                <w:sz w:val="20"/>
              </w:rPr>
            </w:pPr>
            <w:r w:rsidRPr="004515C9">
              <w:rPr>
                <w:rFonts w:cs="Arial"/>
                <w:b/>
                <w:bCs/>
                <w:sz w:val="20"/>
              </w:rPr>
              <w:t>PLSV</w:t>
            </w:r>
          </w:p>
        </w:tc>
      </w:tr>
      <w:tr w:rsidR="00EF18EF" w:rsidRPr="004515C9" w14:paraId="72614DC1" w14:textId="77777777" w:rsidTr="00794856">
        <w:trPr>
          <w:trHeight w:val="245"/>
        </w:trPr>
        <w:tc>
          <w:tcPr>
            <w:tcW w:w="3686" w:type="dxa"/>
            <w:tcBorders>
              <w:top w:val="nil"/>
              <w:left w:val="nil"/>
              <w:bottom w:val="nil"/>
              <w:right w:val="nil"/>
            </w:tcBorders>
            <w:shd w:val="clear" w:color="auto" w:fill="auto"/>
            <w:noWrap/>
            <w:hideMark/>
          </w:tcPr>
          <w:p w14:paraId="6C35A692" w14:textId="77777777" w:rsidR="00EF18EF" w:rsidRPr="004515C9" w:rsidRDefault="00EF18EF" w:rsidP="00A219D3">
            <w:pPr>
              <w:spacing w:before="0" w:after="0"/>
              <w:jc w:val="center"/>
              <w:rPr>
                <w:rFonts w:cs="Arial"/>
                <w:b/>
                <w:bCs/>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61441038"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0B2F24D1"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2AA40BB1"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7BC37771" w14:textId="77777777" w:rsidTr="00794856">
        <w:trPr>
          <w:trHeight w:val="245"/>
        </w:trPr>
        <w:tc>
          <w:tcPr>
            <w:tcW w:w="3686" w:type="dxa"/>
            <w:tcBorders>
              <w:top w:val="nil"/>
              <w:left w:val="nil"/>
              <w:bottom w:val="nil"/>
              <w:right w:val="nil"/>
            </w:tcBorders>
            <w:shd w:val="clear" w:color="auto" w:fill="auto"/>
            <w:noWrap/>
            <w:hideMark/>
          </w:tcPr>
          <w:p w14:paraId="19F0D7C2"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4791DDA8"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41F14801"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60641D43"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1ABFEEFA" w14:textId="77777777" w:rsidTr="00794856">
        <w:trPr>
          <w:trHeight w:val="245"/>
        </w:trPr>
        <w:tc>
          <w:tcPr>
            <w:tcW w:w="3686" w:type="dxa"/>
            <w:tcBorders>
              <w:top w:val="nil"/>
              <w:left w:val="nil"/>
              <w:bottom w:val="nil"/>
              <w:right w:val="nil"/>
            </w:tcBorders>
            <w:shd w:val="clear" w:color="auto" w:fill="auto"/>
            <w:noWrap/>
            <w:hideMark/>
          </w:tcPr>
          <w:p w14:paraId="14CA1DAB"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28E0E717"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570E1926"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52E79EB2"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68954457" w14:textId="77777777" w:rsidTr="00794856">
        <w:trPr>
          <w:trHeight w:val="245"/>
        </w:trPr>
        <w:tc>
          <w:tcPr>
            <w:tcW w:w="3686" w:type="dxa"/>
            <w:tcBorders>
              <w:top w:val="nil"/>
              <w:left w:val="nil"/>
              <w:bottom w:val="nil"/>
              <w:right w:val="nil"/>
            </w:tcBorders>
            <w:shd w:val="clear" w:color="auto" w:fill="auto"/>
            <w:noWrap/>
            <w:hideMark/>
          </w:tcPr>
          <w:p w14:paraId="503FBE44"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3873218D"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33DAF8D0"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72880E30"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3AB10F52" w14:textId="77777777" w:rsidTr="00794856">
        <w:trPr>
          <w:trHeight w:val="245"/>
        </w:trPr>
        <w:tc>
          <w:tcPr>
            <w:tcW w:w="3686" w:type="dxa"/>
            <w:tcBorders>
              <w:top w:val="nil"/>
              <w:left w:val="nil"/>
              <w:bottom w:val="nil"/>
              <w:right w:val="nil"/>
            </w:tcBorders>
            <w:shd w:val="clear" w:color="auto" w:fill="auto"/>
            <w:noWrap/>
            <w:hideMark/>
          </w:tcPr>
          <w:p w14:paraId="416BB604"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5C328D52" w14:textId="77777777" w:rsidR="00EF18EF" w:rsidRPr="004515C9" w:rsidRDefault="00EF18EF" w:rsidP="00A219D3">
            <w:pPr>
              <w:spacing w:before="0" w:after="0"/>
              <w:jc w:val="center"/>
              <w:rPr>
                <w:rFonts w:cs="Arial"/>
                <w:sz w:val="20"/>
              </w:rPr>
            </w:pPr>
            <w:r w:rsidRPr="004515C9">
              <w:rPr>
                <w:rFonts w:cs="Arial"/>
                <w:sz w:val="20"/>
              </w:rPr>
              <w:t>B</w:t>
            </w:r>
          </w:p>
        </w:tc>
        <w:tc>
          <w:tcPr>
            <w:tcW w:w="1490" w:type="dxa"/>
            <w:tcBorders>
              <w:top w:val="nil"/>
              <w:left w:val="nil"/>
              <w:bottom w:val="single" w:sz="4" w:space="0" w:color="auto"/>
              <w:right w:val="single" w:sz="4" w:space="0" w:color="auto"/>
            </w:tcBorders>
            <w:shd w:val="clear" w:color="000000" w:fill="D9D9D9"/>
            <w:noWrap/>
            <w:hideMark/>
          </w:tcPr>
          <w:p w14:paraId="1A6462C6" w14:textId="77777777" w:rsidR="00EF18EF" w:rsidRPr="004515C9" w:rsidRDefault="00EF18EF" w:rsidP="00A219D3">
            <w:pPr>
              <w:spacing w:before="0" w:after="0"/>
              <w:jc w:val="center"/>
              <w:rPr>
                <w:rFonts w:cs="Arial"/>
                <w:sz w:val="20"/>
              </w:rPr>
            </w:pPr>
            <w:r w:rsidRPr="004515C9">
              <w:rPr>
                <w:rFonts w:cs="Arial"/>
                <w:sz w:val="20"/>
              </w:rPr>
              <w:t>B</w:t>
            </w:r>
          </w:p>
        </w:tc>
        <w:tc>
          <w:tcPr>
            <w:tcW w:w="1564" w:type="dxa"/>
            <w:tcBorders>
              <w:top w:val="nil"/>
              <w:left w:val="single" w:sz="4" w:space="0" w:color="auto"/>
              <w:bottom w:val="single" w:sz="4" w:space="0" w:color="auto"/>
              <w:right w:val="single" w:sz="8" w:space="0" w:color="auto"/>
            </w:tcBorders>
            <w:shd w:val="clear" w:color="000000" w:fill="D9D9D9"/>
            <w:noWrap/>
            <w:hideMark/>
          </w:tcPr>
          <w:p w14:paraId="182E138F" w14:textId="77777777" w:rsidR="00EF18EF" w:rsidRPr="004515C9" w:rsidRDefault="00EF18EF" w:rsidP="00A219D3">
            <w:pPr>
              <w:spacing w:before="0" w:after="0"/>
              <w:jc w:val="center"/>
              <w:rPr>
                <w:rFonts w:cs="Arial"/>
                <w:sz w:val="20"/>
              </w:rPr>
            </w:pPr>
            <w:r w:rsidRPr="004515C9">
              <w:rPr>
                <w:rFonts w:cs="Arial"/>
                <w:sz w:val="20"/>
              </w:rPr>
              <w:t>B</w:t>
            </w:r>
          </w:p>
        </w:tc>
      </w:tr>
      <w:tr w:rsidR="00EF18EF" w:rsidRPr="004515C9" w14:paraId="2146D94F" w14:textId="77777777" w:rsidTr="00794856">
        <w:trPr>
          <w:trHeight w:val="258"/>
        </w:trPr>
        <w:tc>
          <w:tcPr>
            <w:tcW w:w="3686" w:type="dxa"/>
            <w:tcBorders>
              <w:top w:val="nil"/>
              <w:left w:val="nil"/>
              <w:bottom w:val="nil"/>
              <w:right w:val="nil"/>
            </w:tcBorders>
            <w:shd w:val="clear" w:color="auto" w:fill="auto"/>
            <w:noWrap/>
            <w:hideMark/>
          </w:tcPr>
          <w:p w14:paraId="35A5835F"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29ADB166"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077B6063"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232D70A3"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7C6E12FA" w14:textId="77777777" w:rsidTr="00794856">
        <w:trPr>
          <w:trHeight w:val="258"/>
        </w:trPr>
        <w:tc>
          <w:tcPr>
            <w:tcW w:w="3686" w:type="dxa"/>
            <w:tcBorders>
              <w:top w:val="nil"/>
              <w:left w:val="nil"/>
              <w:bottom w:val="nil"/>
              <w:right w:val="nil"/>
            </w:tcBorders>
            <w:shd w:val="clear" w:color="auto" w:fill="auto"/>
            <w:noWrap/>
            <w:hideMark/>
          </w:tcPr>
          <w:p w14:paraId="360B791A"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7131A645"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18C49E61"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49FCA5B6"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4550F27F" w14:textId="77777777" w:rsidTr="00794856">
        <w:trPr>
          <w:trHeight w:val="245"/>
        </w:trPr>
        <w:tc>
          <w:tcPr>
            <w:tcW w:w="3686" w:type="dxa"/>
            <w:tcBorders>
              <w:top w:val="nil"/>
              <w:left w:val="nil"/>
              <w:bottom w:val="nil"/>
              <w:right w:val="nil"/>
            </w:tcBorders>
            <w:shd w:val="clear" w:color="auto" w:fill="auto"/>
            <w:noWrap/>
            <w:hideMark/>
          </w:tcPr>
          <w:p w14:paraId="25DAF530"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5BFCE95C"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10914DBC"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315FDA92"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4F22F729" w14:textId="77777777" w:rsidTr="00C90F50">
        <w:trPr>
          <w:trHeight w:val="58"/>
        </w:trPr>
        <w:tc>
          <w:tcPr>
            <w:tcW w:w="3686" w:type="dxa"/>
            <w:tcBorders>
              <w:top w:val="nil"/>
              <w:left w:val="nil"/>
              <w:bottom w:val="nil"/>
              <w:right w:val="nil"/>
            </w:tcBorders>
            <w:shd w:val="clear" w:color="auto" w:fill="auto"/>
            <w:noWrap/>
            <w:hideMark/>
          </w:tcPr>
          <w:p w14:paraId="4D73DBB6"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70C0AC55"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2AA02334"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5C735223"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0F68B99C" w14:textId="77777777" w:rsidTr="00794856">
        <w:trPr>
          <w:trHeight w:val="245"/>
        </w:trPr>
        <w:tc>
          <w:tcPr>
            <w:tcW w:w="3686" w:type="dxa"/>
            <w:tcBorders>
              <w:top w:val="nil"/>
              <w:left w:val="nil"/>
              <w:bottom w:val="nil"/>
              <w:right w:val="nil"/>
            </w:tcBorders>
            <w:shd w:val="clear" w:color="auto" w:fill="auto"/>
            <w:noWrap/>
            <w:hideMark/>
          </w:tcPr>
          <w:p w14:paraId="0B70AFB2"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7D11044C"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10DEC023"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4C7DC12D"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0C8C5DED" w14:textId="77777777" w:rsidTr="00794856">
        <w:trPr>
          <w:trHeight w:val="245"/>
        </w:trPr>
        <w:tc>
          <w:tcPr>
            <w:tcW w:w="3686" w:type="dxa"/>
            <w:tcBorders>
              <w:top w:val="nil"/>
              <w:left w:val="nil"/>
              <w:bottom w:val="nil"/>
              <w:right w:val="nil"/>
            </w:tcBorders>
            <w:shd w:val="clear" w:color="auto" w:fill="auto"/>
            <w:noWrap/>
            <w:hideMark/>
          </w:tcPr>
          <w:p w14:paraId="3FA55C7B"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45D9A71C" w14:textId="77777777" w:rsidR="00EF18EF" w:rsidRPr="004515C9" w:rsidRDefault="00EF18EF" w:rsidP="00A219D3">
            <w:pPr>
              <w:spacing w:before="0" w:after="0"/>
              <w:jc w:val="center"/>
              <w:rPr>
                <w:rFonts w:cs="Arial"/>
                <w:sz w:val="20"/>
              </w:rPr>
            </w:pPr>
            <w:r w:rsidRPr="004515C9">
              <w:rPr>
                <w:rFonts w:cs="Arial"/>
                <w:sz w:val="20"/>
              </w:rPr>
              <w:t>B</w:t>
            </w:r>
          </w:p>
        </w:tc>
        <w:tc>
          <w:tcPr>
            <w:tcW w:w="1490" w:type="dxa"/>
            <w:tcBorders>
              <w:top w:val="nil"/>
              <w:left w:val="nil"/>
              <w:bottom w:val="single" w:sz="4" w:space="0" w:color="auto"/>
              <w:right w:val="single" w:sz="4" w:space="0" w:color="auto"/>
            </w:tcBorders>
            <w:shd w:val="clear" w:color="000000" w:fill="D9D9D9"/>
            <w:noWrap/>
            <w:hideMark/>
          </w:tcPr>
          <w:p w14:paraId="49ECC180" w14:textId="77777777" w:rsidR="00EF18EF" w:rsidRPr="004515C9" w:rsidRDefault="00EF18EF" w:rsidP="00A219D3">
            <w:pPr>
              <w:spacing w:before="0" w:after="0"/>
              <w:jc w:val="center"/>
              <w:rPr>
                <w:rFonts w:cs="Arial"/>
                <w:sz w:val="20"/>
              </w:rPr>
            </w:pPr>
            <w:r w:rsidRPr="004515C9">
              <w:rPr>
                <w:rFonts w:cs="Arial"/>
                <w:sz w:val="20"/>
              </w:rPr>
              <w:t>B</w:t>
            </w:r>
          </w:p>
        </w:tc>
        <w:tc>
          <w:tcPr>
            <w:tcW w:w="1564" w:type="dxa"/>
            <w:tcBorders>
              <w:top w:val="nil"/>
              <w:left w:val="single" w:sz="4" w:space="0" w:color="auto"/>
              <w:bottom w:val="single" w:sz="4" w:space="0" w:color="auto"/>
              <w:right w:val="single" w:sz="8" w:space="0" w:color="auto"/>
            </w:tcBorders>
            <w:shd w:val="clear" w:color="000000" w:fill="D9D9D9"/>
            <w:noWrap/>
            <w:hideMark/>
          </w:tcPr>
          <w:p w14:paraId="1AC82DA9" w14:textId="77777777" w:rsidR="00EF18EF" w:rsidRPr="004515C9" w:rsidRDefault="00EF18EF" w:rsidP="00A219D3">
            <w:pPr>
              <w:spacing w:before="0" w:after="0"/>
              <w:jc w:val="center"/>
              <w:rPr>
                <w:rFonts w:cs="Arial"/>
                <w:sz w:val="20"/>
              </w:rPr>
            </w:pPr>
            <w:r w:rsidRPr="004515C9">
              <w:rPr>
                <w:rFonts w:cs="Arial"/>
                <w:sz w:val="20"/>
              </w:rPr>
              <w:t>B</w:t>
            </w:r>
          </w:p>
        </w:tc>
      </w:tr>
      <w:tr w:rsidR="00EF18EF" w:rsidRPr="004515C9" w14:paraId="6E2E2FC7" w14:textId="77777777" w:rsidTr="00C90F50">
        <w:trPr>
          <w:trHeight w:val="131"/>
        </w:trPr>
        <w:tc>
          <w:tcPr>
            <w:tcW w:w="3686" w:type="dxa"/>
            <w:tcBorders>
              <w:top w:val="nil"/>
              <w:left w:val="nil"/>
              <w:bottom w:val="nil"/>
              <w:right w:val="nil"/>
            </w:tcBorders>
            <w:shd w:val="clear" w:color="auto" w:fill="auto"/>
            <w:noWrap/>
            <w:hideMark/>
          </w:tcPr>
          <w:p w14:paraId="7FFC030B"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020DB4CF"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62DE2DC2"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008E4D0A"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26980289" w14:textId="77777777" w:rsidTr="00794856">
        <w:trPr>
          <w:trHeight w:val="245"/>
        </w:trPr>
        <w:tc>
          <w:tcPr>
            <w:tcW w:w="3686" w:type="dxa"/>
            <w:tcBorders>
              <w:top w:val="nil"/>
              <w:left w:val="nil"/>
              <w:bottom w:val="nil"/>
              <w:right w:val="nil"/>
            </w:tcBorders>
            <w:shd w:val="clear" w:color="auto" w:fill="auto"/>
            <w:noWrap/>
            <w:hideMark/>
          </w:tcPr>
          <w:p w14:paraId="7CEBD981"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7F042B1C"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5DF6DE1C"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62B3CBA2"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1D4C6F3C" w14:textId="77777777" w:rsidTr="00794856">
        <w:trPr>
          <w:trHeight w:val="245"/>
        </w:trPr>
        <w:tc>
          <w:tcPr>
            <w:tcW w:w="3686" w:type="dxa"/>
            <w:tcBorders>
              <w:top w:val="nil"/>
              <w:left w:val="nil"/>
              <w:bottom w:val="nil"/>
              <w:right w:val="nil"/>
            </w:tcBorders>
            <w:shd w:val="clear" w:color="auto" w:fill="auto"/>
            <w:noWrap/>
            <w:hideMark/>
          </w:tcPr>
          <w:p w14:paraId="30A5FED6"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6B2E3301"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66679057"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2E1957DC"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61B75950" w14:textId="77777777" w:rsidTr="00C90F50">
        <w:trPr>
          <w:trHeight w:val="100"/>
        </w:trPr>
        <w:tc>
          <w:tcPr>
            <w:tcW w:w="3686" w:type="dxa"/>
            <w:tcBorders>
              <w:top w:val="nil"/>
              <w:left w:val="nil"/>
              <w:bottom w:val="nil"/>
              <w:right w:val="nil"/>
            </w:tcBorders>
            <w:shd w:val="clear" w:color="auto" w:fill="auto"/>
            <w:noWrap/>
            <w:hideMark/>
          </w:tcPr>
          <w:p w14:paraId="1854223F"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6EB28F5E"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53330A19"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68175226"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6DB4392C" w14:textId="77777777" w:rsidTr="00794856">
        <w:trPr>
          <w:trHeight w:val="258"/>
        </w:trPr>
        <w:tc>
          <w:tcPr>
            <w:tcW w:w="3686" w:type="dxa"/>
            <w:tcBorders>
              <w:top w:val="nil"/>
              <w:left w:val="nil"/>
              <w:bottom w:val="nil"/>
              <w:right w:val="nil"/>
            </w:tcBorders>
            <w:shd w:val="clear" w:color="auto" w:fill="auto"/>
            <w:noWrap/>
            <w:hideMark/>
          </w:tcPr>
          <w:p w14:paraId="51EA4647"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2396E112"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6E4529C1"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6E5FD67C"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4EDA3B76" w14:textId="77777777" w:rsidTr="00794856">
        <w:trPr>
          <w:trHeight w:val="245"/>
        </w:trPr>
        <w:tc>
          <w:tcPr>
            <w:tcW w:w="3686" w:type="dxa"/>
            <w:tcBorders>
              <w:top w:val="nil"/>
              <w:left w:val="nil"/>
              <w:bottom w:val="nil"/>
              <w:right w:val="nil"/>
            </w:tcBorders>
            <w:shd w:val="clear" w:color="auto" w:fill="auto"/>
            <w:noWrap/>
            <w:hideMark/>
          </w:tcPr>
          <w:p w14:paraId="36023D01"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0EEB181F"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6C091F0C"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34F8FBA2"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6F712734" w14:textId="77777777" w:rsidTr="00C90F50">
        <w:trPr>
          <w:trHeight w:val="58"/>
        </w:trPr>
        <w:tc>
          <w:tcPr>
            <w:tcW w:w="3686" w:type="dxa"/>
            <w:tcBorders>
              <w:top w:val="nil"/>
              <w:left w:val="nil"/>
              <w:bottom w:val="nil"/>
              <w:right w:val="nil"/>
            </w:tcBorders>
            <w:shd w:val="clear" w:color="auto" w:fill="auto"/>
            <w:noWrap/>
            <w:hideMark/>
          </w:tcPr>
          <w:p w14:paraId="2527EDE4"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07DE1D5F"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6F197B4F"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3F9C6F93"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362960AF" w14:textId="77777777" w:rsidTr="00794856">
        <w:trPr>
          <w:trHeight w:val="258"/>
        </w:trPr>
        <w:tc>
          <w:tcPr>
            <w:tcW w:w="3686" w:type="dxa"/>
            <w:tcBorders>
              <w:top w:val="nil"/>
              <w:left w:val="nil"/>
              <w:bottom w:val="nil"/>
              <w:right w:val="nil"/>
            </w:tcBorders>
            <w:shd w:val="clear" w:color="auto" w:fill="auto"/>
            <w:noWrap/>
            <w:hideMark/>
          </w:tcPr>
          <w:p w14:paraId="62F9D6B2"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25AE5E94"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2D6F2D88"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1D32851D"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1521C6DA" w14:textId="77777777" w:rsidTr="00C90F50">
        <w:trPr>
          <w:trHeight w:val="104"/>
        </w:trPr>
        <w:tc>
          <w:tcPr>
            <w:tcW w:w="3686" w:type="dxa"/>
            <w:tcBorders>
              <w:top w:val="nil"/>
              <w:left w:val="nil"/>
              <w:bottom w:val="nil"/>
              <w:right w:val="nil"/>
            </w:tcBorders>
            <w:shd w:val="clear" w:color="auto" w:fill="auto"/>
            <w:noWrap/>
            <w:hideMark/>
          </w:tcPr>
          <w:p w14:paraId="6C6EE76C"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75B10FDE" w14:textId="77777777" w:rsidR="00EF18EF" w:rsidRPr="004515C9" w:rsidRDefault="00EF18EF" w:rsidP="00A219D3">
            <w:pPr>
              <w:spacing w:before="0" w:after="0"/>
              <w:jc w:val="center"/>
              <w:rPr>
                <w:rFonts w:cs="Arial"/>
                <w:sz w:val="20"/>
              </w:rPr>
            </w:pPr>
            <w:r w:rsidRPr="004515C9">
              <w:rPr>
                <w:rFonts w:cs="Arial"/>
                <w:sz w:val="20"/>
              </w:rPr>
              <w:t>D</w:t>
            </w:r>
          </w:p>
        </w:tc>
        <w:tc>
          <w:tcPr>
            <w:tcW w:w="1490" w:type="dxa"/>
            <w:tcBorders>
              <w:top w:val="nil"/>
              <w:left w:val="nil"/>
              <w:bottom w:val="single" w:sz="4" w:space="0" w:color="auto"/>
              <w:right w:val="single" w:sz="4" w:space="0" w:color="auto"/>
            </w:tcBorders>
            <w:shd w:val="clear" w:color="000000" w:fill="FFFF00"/>
            <w:noWrap/>
            <w:hideMark/>
          </w:tcPr>
          <w:p w14:paraId="24BABEBF"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2B346C0C"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47B74D3D" w14:textId="77777777" w:rsidTr="00794856">
        <w:trPr>
          <w:trHeight w:val="258"/>
        </w:trPr>
        <w:tc>
          <w:tcPr>
            <w:tcW w:w="3686" w:type="dxa"/>
            <w:tcBorders>
              <w:top w:val="nil"/>
              <w:left w:val="nil"/>
              <w:bottom w:val="nil"/>
              <w:right w:val="nil"/>
            </w:tcBorders>
            <w:shd w:val="clear" w:color="auto" w:fill="auto"/>
            <w:noWrap/>
            <w:hideMark/>
          </w:tcPr>
          <w:p w14:paraId="4BD65F67"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7A16D3D2"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58C92496"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378D6DBA"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0B6653AC" w14:textId="77777777" w:rsidTr="00794856">
        <w:trPr>
          <w:trHeight w:val="243"/>
        </w:trPr>
        <w:tc>
          <w:tcPr>
            <w:tcW w:w="3686" w:type="dxa"/>
            <w:tcBorders>
              <w:top w:val="nil"/>
              <w:left w:val="nil"/>
              <w:bottom w:val="nil"/>
              <w:right w:val="nil"/>
            </w:tcBorders>
            <w:shd w:val="clear" w:color="auto" w:fill="auto"/>
            <w:noWrap/>
            <w:hideMark/>
          </w:tcPr>
          <w:p w14:paraId="5E1B00BD"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single" w:sz="4" w:space="0" w:color="auto"/>
              <w:right w:val="single" w:sz="4" w:space="0" w:color="auto"/>
            </w:tcBorders>
            <w:shd w:val="clear" w:color="000000" w:fill="D9D9D9"/>
            <w:noWrap/>
            <w:hideMark/>
          </w:tcPr>
          <w:p w14:paraId="4CF83BDC"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single" w:sz="4" w:space="0" w:color="auto"/>
              <w:right w:val="single" w:sz="4" w:space="0" w:color="auto"/>
            </w:tcBorders>
            <w:shd w:val="clear" w:color="000000" w:fill="FFFF00"/>
            <w:noWrap/>
            <w:hideMark/>
          </w:tcPr>
          <w:p w14:paraId="6A1D41A8"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single" w:sz="4" w:space="0" w:color="auto"/>
              <w:right w:val="single" w:sz="8" w:space="0" w:color="auto"/>
            </w:tcBorders>
            <w:shd w:val="clear" w:color="000000" w:fill="FFFF00"/>
            <w:noWrap/>
            <w:hideMark/>
          </w:tcPr>
          <w:p w14:paraId="7F6CC8F5" w14:textId="77777777" w:rsidR="00EF18EF" w:rsidRPr="004515C9" w:rsidRDefault="00EF18EF" w:rsidP="00A219D3">
            <w:pPr>
              <w:spacing w:before="0" w:after="0"/>
              <w:jc w:val="center"/>
              <w:rPr>
                <w:rFonts w:cs="Arial"/>
                <w:sz w:val="20"/>
              </w:rPr>
            </w:pPr>
            <w:r w:rsidRPr="004515C9">
              <w:rPr>
                <w:rFonts w:cs="Arial"/>
                <w:sz w:val="20"/>
              </w:rPr>
              <w:t>D</w:t>
            </w:r>
          </w:p>
        </w:tc>
      </w:tr>
      <w:tr w:rsidR="00EF18EF" w:rsidRPr="004515C9" w14:paraId="3D2F9D00" w14:textId="77777777" w:rsidTr="00C90F50">
        <w:trPr>
          <w:trHeight w:val="58"/>
        </w:trPr>
        <w:tc>
          <w:tcPr>
            <w:tcW w:w="3686" w:type="dxa"/>
            <w:tcBorders>
              <w:top w:val="nil"/>
              <w:left w:val="nil"/>
              <w:bottom w:val="single" w:sz="8" w:space="0" w:color="auto"/>
              <w:right w:val="nil"/>
            </w:tcBorders>
            <w:shd w:val="clear" w:color="auto" w:fill="auto"/>
            <w:noWrap/>
            <w:hideMark/>
          </w:tcPr>
          <w:p w14:paraId="6FA499EA" w14:textId="77777777" w:rsidR="00EF18EF" w:rsidRPr="004515C9" w:rsidRDefault="00EF18EF" w:rsidP="00A219D3">
            <w:pPr>
              <w:spacing w:before="0" w:after="0"/>
              <w:jc w:val="center"/>
              <w:rPr>
                <w:rFonts w:cs="Arial"/>
                <w:sz w:val="20"/>
              </w:rPr>
            </w:pPr>
          </w:p>
        </w:tc>
        <w:tc>
          <w:tcPr>
            <w:tcW w:w="1417" w:type="dxa"/>
            <w:tcBorders>
              <w:top w:val="nil"/>
              <w:left w:val="single" w:sz="8" w:space="0" w:color="auto"/>
              <w:bottom w:val="nil"/>
              <w:right w:val="single" w:sz="4" w:space="0" w:color="auto"/>
            </w:tcBorders>
            <w:shd w:val="clear" w:color="000000" w:fill="D9D9D9"/>
            <w:noWrap/>
            <w:hideMark/>
          </w:tcPr>
          <w:p w14:paraId="18B19B33" w14:textId="77777777" w:rsidR="00EF18EF" w:rsidRPr="004515C9" w:rsidRDefault="00EF18EF" w:rsidP="00A219D3">
            <w:pPr>
              <w:spacing w:before="0" w:after="0"/>
              <w:jc w:val="center"/>
              <w:rPr>
                <w:rFonts w:cs="Arial"/>
                <w:sz w:val="20"/>
              </w:rPr>
            </w:pPr>
            <w:r w:rsidRPr="004515C9">
              <w:rPr>
                <w:rFonts w:cs="Arial"/>
                <w:sz w:val="20"/>
              </w:rPr>
              <w:t>A</w:t>
            </w:r>
          </w:p>
        </w:tc>
        <w:tc>
          <w:tcPr>
            <w:tcW w:w="1490" w:type="dxa"/>
            <w:tcBorders>
              <w:top w:val="nil"/>
              <w:left w:val="nil"/>
              <w:bottom w:val="nil"/>
              <w:right w:val="single" w:sz="4" w:space="0" w:color="auto"/>
            </w:tcBorders>
            <w:shd w:val="clear" w:color="000000" w:fill="FFFF00"/>
            <w:noWrap/>
            <w:hideMark/>
          </w:tcPr>
          <w:p w14:paraId="709BAA4C" w14:textId="77777777" w:rsidR="00EF18EF" w:rsidRPr="004515C9" w:rsidRDefault="00EF18EF" w:rsidP="00A219D3">
            <w:pPr>
              <w:spacing w:before="0" w:after="0"/>
              <w:jc w:val="center"/>
              <w:rPr>
                <w:rFonts w:cs="Arial"/>
                <w:sz w:val="20"/>
              </w:rPr>
            </w:pPr>
            <w:r w:rsidRPr="004515C9">
              <w:rPr>
                <w:rFonts w:cs="Arial"/>
                <w:sz w:val="20"/>
              </w:rPr>
              <w:t>A</w:t>
            </w:r>
          </w:p>
        </w:tc>
        <w:tc>
          <w:tcPr>
            <w:tcW w:w="1564" w:type="dxa"/>
            <w:tcBorders>
              <w:top w:val="nil"/>
              <w:left w:val="single" w:sz="4" w:space="0" w:color="auto"/>
              <w:bottom w:val="nil"/>
              <w:right w:val="single" w:sz="8" w:space="0" w:color="auto"/>
            </w:tcBorders>
            <w:shd w:val="clear" w:color="000000" w:fill="FFFF00"/>
            <w:noWrap/>
            <w:hideMark/>
          </w:tcPr>
          <w:p w14:paraId="1EE11D59" w14:textId="77777777" w:rsidR="00EF18EF" w:rsidRPr="004515C9" w:rsidRDefault="00EF18EF" w:rsidP="00A219D3">
            <w:pPr>
              <w:spacing w:before="0" w:after="0"/>
              <w:jc w:val="center"/>
              <w:rPr>
                <w:rFonts w:cs="Arial"/>
                <w:sz w:val="20"/>
              </w:rPr>
            </w:pPr>
            <w:r w:rsidRPr="004515C9">
              <w:rPr>
                <w:rFonts w:cs="Arial"/>
                <w:sz w:val="20"/>
              </w:rPr>
              <w:t>D</w:t>
            </w:r>
          </w:p>
        </w:tc>
      </w:tr>
      <w:tr w:rsidR="00E439AD" w:rsidRPr="004515C9" w14:paraId="403C6DEB" w14:textId="77777777" w:rsidTr="000E2A19">
        <w:trPr>
          <w:trHeight w:val="258"/>
        </w:trPr>
        <w:tc>
          <w:tcPr>
            <w:tcW w:w="3686" w:type="dxa"/>
            <w:tcBorders>
              <w:top w:val="single" w:sz="8" w:space="0" w:color="auto"/>
              <w:left w:val="single" w:sz="8" w:space="0" w:color="auto"/>
              <w:right w:val="nil"/>
            </w:tcBorders>
            <w:shd w:val="clear" w:color="auto" w:fill="auto"/>
            <w:noWrap/>
            <w:hideMark/>
          </w:tcPr>
          <w:p w14:paraId="66A6CF48" w14:textId="77777777" w:rsidR="00E439AD" w:rsidRPr="000E2A19" w:rsidRDefault="00E439AD" w:rsidP="00E439AD">
            <w:pPr>
              <w:spacing w:before="0" w:after="0"/>
              <w:jc w:val="right"/>
              <w:rPr>
                <w:rFonts w:cs="Arial"/>
                <w:sz w:val="20"/>
              </w:rPr>
            </w:pPr>
            <w:r w:rsidRPr="000E2A19">
              <w:rPr>
                <w:rFonts w:cs="Arial"/>
                <w:sz w:val="20"/>
              </w:rPr>
              <w:t>Custo Riser (USD MM):</w:t>
            </w:r>
          </w:p>
        </w:tc>
        <w:tc>
          <w:tcPr>
            <w:tcW w:w="1417" w:type="dxa"/>
            <w:tcBorders>
              <w:top w:val="single" w:sz="8" w:space="0" w:color="auto"/>
              <w:left w:val="single" w:sz="8" w:space="0" w:color="auto"/>
              <w:bottom w:val="single" w:sz="4" w:space="0" w:color="auto"/>
              <w:right w:val="single" w:sz="4" w:space="0" w:color="auto"/>
            </w:tcBorders>
            <w:shd w:val="clear" w:color="000000" w:fill="D9D9D9"/>
            <w:noWrap/>
            <w:hideMark/>
          </w:tcPr>
          <w:p w14:paraId="286AE588" w14:textId="1E4D9F9C" w:rsidR="00E439AD" w:rsidRPr="00E439AD" w:rsidRDefault="00E439AD" w:rsidP="00E439AD">
            <w:pPr>
              <w:spacing w:before="0" w:after="0"/>
              <w:jc w:val="center"/>
              <w:rPr>
                <w:rFonts w:cs="Arial"/>
                <w:b/>
                <w:bCs/>
                <w:sz w:val="20"/>
                <w:szCs w:val="20"/>
              </w:rPr>
            </w:pPr>
            <w:r w:rsidRPr="00E439AD">
              <w:rPr>
                <w:rFonts w:cs="Arial"/>
                <w:b/>
                <w:bCs/>
                <w:color w:val="000000"/>
                <w:sz w:val="20"/>
                <w:szCs w:val="20"/>
              </w:rPr>
              <w:t>27,13</w:t>
            </w:r>
          </w:p>
        </w:tc>
        <w:tc>
          <w:tcPr>
            <w:tcW w:w="1490" w:type="dxa"/>
            <w:tcBorders>
              <w:top w:val="single" w:sz="8" w:space="0" w:color="auto"/>
              <w:left w:val="nil"/>
              <w:bottom w:val="single" w:sz="4" w:space="0" w:color="auto"/>
              <w:right w:val="single" w:sz="4" w:space="0" w:color="auto"/>
            </w:tcBorders>
            <w:shd w:val="clear" w:color="000000" w:fill="92D050"/>
            <w:noWrap/>
            <w:hideMark/>
          </w:tcPr>
          <w:p w14:paraId="27F46D39" w14:textId="1165A5D6" w:rsidR="00E439AD" w:rsidRPr="00E439AD" w:rsidRDefault="00E439AD" w:rsidP="00E439AD">
            <w:pPr>
              <w:spacing w:before="0" w:after="0"/>
              <w:jc w:val="center"/>
              <w:rPr>
                <w:rFonts w:cs="Arial"/>
                <w:b/>
                <w:bCs/>
                <w:sz w:val="20"/>
                <w:szCs w:val="20"/>
              </w:rPr>
            </w:pPr>
            <w:r w:rsidRPr="00E439AD">
              <w:rPr>
                <w:rFonts w:cs="Arial"/>
                <w:b/>
                <w:bCs/>
                <w:sz w:val="20"/>
                <w:szCs w:val="20"/>
              </w:rPr>
              <w:t>26,58</w:t>
            </w:r>
          </w:p>
        </w:tc>
        <w:tc>
          <w:tcPr>
            <w:tcW w:w="1564" w:type="dxa"/>
            <w:tcBorders>
              <w:top w:val="single" w:sz="8" w:space="0" w:color="auto"/>
              <w:left w:val="single" w:sz="4" w:space="0" w:color="auto"/>
              <w:bottom w:val="single" w:sz="4" w:space="0" w:color="auto"/>
              <w:right w:val="single" w:sz="8" w:space="0" w:color="auto"/>
            </w:tcBorders>
            <w:shd w:val="clear" w:color="000000" w:fill="92D050"/>
            <w:noWrap/>
            <w:hideMark/>
          </w:tcPr>
          <w:p w14:paraId="670EDCE0" w14:textId="6DDA5827" w:rsidR="00E439AD" w:rsidRPr="00E439AD" w:rsidRDefault="00E439AD" w:rsidP="00E439AD">
            <w:pPr>
              <w:spacing w:before="0" w:after="0"/>
              <w:jc w:val="center"/>
              <w:rPr>
                <w:rFonts w:cs="Arial"/>
                <w:b/>
                <w:bCs/>
                <w:sz w:val="20"/>
                <w:szCs w:val="20"/>
              </w:rPr>
            </w:pPr>
            <w:r w:rsidRPr="00E439AD">
              <w:rPr>
                <w:rFonts w:cs="Arial"/>
                <w:b/>
                <w:bCs/>
                <w:sz w:val="20"/>
                <w:szCs w:val="20"/>
              </w:rPr>
              <w:t>22,13</w:t>
            </w:r>
          </w:p>
        </w:tc>
      </w:tr>
      <w:tr w:rsidR="00E439AD" w:rsidRPr="004515C9" w14:paraId="14B32773" w14:textId="77777777" w:rsidTr="000E2A19">
        <w:trPr>
          <w:trHeight w:val="258"/>
        </w:trPr>
        <w:tc>
          <w:tcPr>
            <w:tcW w:w="3686" w:type="dxa"/>
            <w:tcBorders>
              <w:top w:val="nil"/>
              <w:left w:val="single" w:sz="8" w:space="0" w:color="auto"/>
              <w:right w:val="nil"/>
            </w:tcBorders>
            <w:shd w:val="clear" w:color="auto" w:fill="auto"/>
            <w:noWrap/>
            <w:hideMark/>
          </w:tcPr>
          <w:p w14:paraId="6951A377" w14:textId="72863E6F" w:rsidR="00E439AD" w:rsidRPr="000E2A19" w:rsidRDefault="00E439AD" w:rsidP="00E439AD">
            <w:pPr>
              <w:spacing w:before="0" w:after="0"/>
              <w:jc w:val="right"/>
              <w:rPr>
                <w:rFonts w:cs="Arial"/>
                <w:sz w:val="20"/>
              </w:rPr>
            </w:pPr>
            <w:r w:rsidRPr="000E2A19">
              <w:rPr>
                <w:rFonts w:cs="Arial"/>
                <w:sz w:val="20"/>
              </w:rPr>
              <w:t>Emissão CO</w:t>
            </w:r>
            <w:r w:rsidRPr="00C27A79">
              <w:rPr>
                <w:rFonts w:cs="Arial"/>
                <w:sz w:val="20"/>
                <w:vertAlign w:val="subscript"/>
              </w:rPr>
              <w:t>2</w:t>
            </w:r>
            <w:r w:rsidRPr="000E2A19">
              <w:rPr>
                <w:rFonts w:cs="Arial"/>
                <w:sz w:val="20"/>
              </w:rPr>
              <w:t xml:space="preserve"> (</w:t>
            </w:r>
            <w:r w:rsidR="00147739">
              <w:rPr>
                <w:rFonts w:cs="Arial"/>
                <w:sz w:val="20"/>
              </w:rPr>
              <w:t xml:space="preserve">mil </w:t>
            </w:r>
            <w:r w:rsidRPr="000E2A19">
              <w:rPr>
                <w:rFonts w:cs="Arial"/>
                <w:sz w:val="20"/>
              </w:rPr>
              <w:t>Ton):</w:t>
            </w:r>
          </w:p>
        </w:tc>
        <w:tc>
          <w:tcPr>
            <w:tcW w:w="1417" w:type="dxa"/>
            <w:tcBorders>
              <w:top w:val="nil"/>
              <w:left w:val="single" w:sz="8" w:space="0" w:color="auto"/>
              <w:bottom w:val="single" w:sz="4" w:space="0" w:color="auto"/>
              <w:right w:val="single" w:sz="4" w:space="0" w:color="auto"/>
            </w:tcBorders>
            <w:shd w:val="clear" w:color="000000" w:fill="D9D9D9"/>
            <w:noWrap/>
            <w:hideMark/>
          </w:tcPr>
          <w:p w14:paraId="7BF8F6ED" w14:textId="551D8448" w:rsidR="00E439AD" w:rsidRPr="00E439AD" w:rsidRDefault="00E439AD" w:rsidP="00E439AD">
            <w:pPr>
              <w:spacing w:before="0" w:after="0"/>
              <w:jc w:val="center"/>
              <w:rPr>
                <w:rFonts w:cs="Arial"/>
                <w:b/>
                <w:bCs/>
                <w:sz w:val="20"/>
                <w:szCs w:val="20"/>
              </w:rPr>
            </w:pPr>
            <w:r w:rsidRPr="00E439AD">
              <w:rPr>
                <w:rFonts w:cs="Arial"/>
                <w:b/>
                <w:bCs/>
                <w:color w:val="000000"/>
                <w:sz w:val="20"/>
                <w:szCs w:val="20"/>
              </w:rPr>
              <w:t>250,31</w:t>
            </w:r>
          </w:p>
        </w:tc>
        <w:tc>
          <w:tcPr>
            <w:tcW w:w="1490" w:type="dxa"/>
            <w:tcBorders>
              <w:top w:val="nil"/>
              <w:left w:val="nil"/>
              <w:bottom w:val="single" w:sz="4" w:space="0" w:color="auto"/>
              <w:right w:val="single" w:sz="4" w:space="0" w:color="auto"/>
            </w:tcBorders>
            <w:shd w:val="clear" w:color="auto" w:fill="auto"/>
            <w:noWrap/>
            <w:hideMark/>
          </w:tcPr>
          <w:p w14:paraId="1925D51E" w14:textId="0E31B39B" w:rsidR="00E439AD" w:rsidRPr="00E439AD" w:rsidRDefault="00E439AD" w:rsidP="00E439AD">
            <w:pPr>
              <w:spacing w:before="0" w:after="0"/>
              <w:jc w:val="center"/>
              <w:rPr>
                <w:rFonts w:cs="Arial"/>
                <w:sz w:val="20"/>
                <w:szCs w:val="20"/>
              </w:rPr>
            </w:pPr>
            <w:r w:rsidRPr="00E439AD">
              <w:rPr>
                <w:rFonts w:cs="Arial"/>
                <w:sz w:val="20"/>
                <w:szCs w:val="20"/>
              </w:rPr>
              <w:t>224,54</w:t>
            </w:r>
          </w:p>
        </w:tc>
        <w:tc>
          <w:tcPr>
            <w:tcW w:w="1564" w:type="dxa"/>
            <w:tcBorders>
              <w:top w:val="nil"/>
              <w:left w:val="single" w:sz="4" w:space="0" w:color="auto"/>
              <w:bottom w:val="single" w:sz="4" w:space="0" w:color="auto"/>
              <w:right w:val="single" w:sz="8" w:space="0" w:color="auto"/>
            </w:tcBorders>
            <w:shd w:val="clear" w:color="auto" w:fill="auto"/>
            <w:noWrap/>
            <w:hideMark/>
          </w:tcPr>
          <w:p w14:paraId="5B6D8C7B" w14:textId="3294F208" w:rsidR="00E439AD" w:rsidRPr="00E439AD" w:rsidRDefault="00E439AD" w:rsidP="00E439AD">
            <w:pPr>
              <w:spacing w:before="0" w:after="0"/>
              <w:jc w:val="center"/>
              <w:rPr>
                <w:rFonts w:cs="Arial"/>
                <w:sz w:val="20"/>
                <w:szCs w:val="20"/>
              </w:rPr>
            </w:pPr>
            <w:r w:rsidRPr="00E439AD">
              <w:rPr>
                <w:rFonts w:cs="Arial"/>
                <w:sz w:val="20"/>
                <w:szCs w:val="20"/>
              </w:rPr>
              <w:t>127,30</w:t>
            </w:r>
          </w:p>
        </w:tc>
      </w:tr>
      <w:tr w:rsidR="00E439AD" w:rsidRPr="004515C9" w14:paraId="76AF7569" w14:textId="77777777" w:rsidTr="000E2A19">
        <w:trPr>
          <w:trHeight w:val="245"/>
        </w:trPr>
        <w:tc>
          <w:tcPr>
            <w:tcW w:w="3686" w:type="dxa"/>
            <w:tcBorders>
              <w:top w:val="nil"/>
              <w:left w:val="single" w:sz="8" w:space="0" w:color="auto"/>
              <w:bottom w:val="single" w:sz="4" w:space="0" w:color="auto"/>
              <w:right w:val="nil"/>
            </w:tcBorders>
            <w:shd w:val="clear" w:color="auto" w:fill="auto"/>
            <w:noWrap/>
            <w:hideMark/>
          </w:tcPr>
          <w:p w14:paraId="37FD154F" w14:textId="77777777" w:rsidR="00E439AD" w:rsidRPr="000E2A19" w:rsidRDefault="00E439AD" w:rsidP="00E439AD">
            <w:pPr>
              <w:spacing w:before="0" w:after="0"/>
              <w:jc w:val="right"/>
              <w:rPr>
                <w:rFonts w:cs="Arial"/>
                <w:sz w:val="20"/>
              </w:rPr>
            </w:pPr>
            <w:r w:rsidRPr="000E2A19">
              <w:rPr>
                <w:rFonts w:cs="Arial"/>
                <w:sz w:val="20"/>
              </w:rPr>
              <w:t>Custo Riser e CO</w:t>
            </w:r>
            <w:r w:rsidRPr="00C27A79">
              <w:rPr>
                <w:rFonts w:cs="Arial"/>
                <w:sz w:val="20"/>
                <w:vertAlign w:val="subscript"/>
              </w:rPr>
              <w:t>2</w:t>
            </w:r>
            <w:r w:rsidRPr="000E2A19">
              <w:rPr>
                <w:rFonts w:cs="Arial"/>
                <w:sz w:val="20"/>
              </w:rPr>
              <w:t xml:space="preserve"> (USD MM):</w:t>
            </w:r>
          </w:p>
        </w:tc>
        <w:tc>
          <w:tcPr>
            <w:tcW w:w="1417" w:type="dxa"/>
            <w:tcBorders>
              <w:top w:val="nil"/>
              <w:left w:val="single" w:sz="8" w:space="0" w:color="auto"/>
              <w:bottom w:val="single" w:sz="4" w:space="0" w:color="auto"/>
              <w:right w:val="single" w:sz="4" w:space="0" w:color="auto"/>
            </w:tcBorders>
            <w:shd w:val="clear" w:color="000000" w:fill="D9D9D9"/>
            <w:noWrap/>
            <w:hideMark/>
          </w:tcPr>
          <w:p w14:paraId="032749D3" w14:textId="41CD01DE" w:rsidR="00E439AD" w:rsidRPr="00E439AD" w:rsidRDefault="00E439AD" w:rsidP="00E439AD">
            <w:pPr>
              <w:spacing w:before="0" w:after="0"/>
              <w:jc w:val="center"/>
              <w:rPr>
                <w:rFonts w:cs="Arial"/>
                <w:b/>
                <w:bCs/>
                <w:sz w:val="20"/>
                <w:szCs w:val="20"/>
              </w:rPr>
            </w:pPr>
            <w:r w:rsidRPr="00E439AD">
              <w:rPr>
                <w:rFonts w:cs="Arial"/>
                <w:b/>
                <w:bCs/>
                <w:color w:val="000000"/>
                <w:sz w:val="20"/>
                <w:szCs w:val="20"/>
              </w:rPr>
              <w:t>29,63</w:t>
            </w:r>
          </w:p>
        </w:tc>
        <w:tc>
          <w:tcPr>
            <w:tcW w:w="1490" w:type="dxa"/>
            <w:tcBorders>
              <w:top w:val="nil"/>
              <w:left w:val="nil"/>
              <w:bottom w:val="single" w:sz="4" w:space="0" w:color="auto"/>
              <w:right w:val="single" w:sz="4" w:space="0" w:color="auto"/>
            </w:tcBorders>
            <w:shd w:val="clear" w:color="auto" w:fill="auto"/>
            <w:noWrap/>
            <w:hideMark/>
          </w:tcPr>
          <w:p w14:paraId="1547DA21" w14:textId="16353A04" w:rsidR="00E439AD" w:rsidRPr="00E439AD" w:rsidRDefault="00E439AD" w:rsidP="00E439AD">
            <w:pPr>
              <w:spacing w:before="0" w:after="0"/>
              <w:jc w:val="center"/>
              <w:rPr>
                <w:rFonts w:cs="Arial"/>
                <w:sz w:val="20"/>
                <w:szCs w:val="20"/>
              </w:rPr>
            </w:pPr>
            <w:r w:rsidRPr="00E439AD">
              <w:rPr>
                <w:rFonts w:cs="Arial"/>
                <w:sz w:val="20"/>
                <w:szCs w:val="20"/>
              </w:rPr>
              <w:t>28,82</w:t>
            </w:r>
          </w:p>
        </w:tc>
        <w:tc>
          <w:tcPr>
            <w:tcW w:w="1564" w:type="dxa"/>
            <w:tcBorders>
              <w:top w:val="nil"/>
              <w:left w:val="single" w:sz="4" w:space="0" w:color="auto"/>
              <w:bottom w:val="single" w:sz="4" w:space="0" w:color="auto"/>
              <w:right w:val="single" w:sz="8" w:space="0" w:color="auto"/>
            </w:tcBorders>
            <w:shd w:val="clear" w:color="auto" w:fill="auto"/>
            <w:noWrap/>
            <w:hideMark/>
          </w:tcPr>
          <w:p w14:paraId="0087D97E" w14:textId="6B7C1006" w:rsidR="00E439AD" w:rsidRPr="00E439AD" w:rsidRDefault="00E439AD" w:rsidP="00E439AD">
            <w:pPr>
              <w:spacing w:before="0" w:after="0"/>
              <w:jc w:val="center"/>
              <w:rPr>
                <w:rFonts w:cs="Arial"/>
                <w:sz w:val="20"/>
                <w:szCs w:val="20"/>
              </w:rPr>
            </w:pPr>
            <w:r w:rsidRPr="00E439AD">
              <w:rPr>
                <w:rFonts w:cs="Arial"/>
                <w:sz w:val="20"/>
                <w:szCs w:val="20"/>
              </w:rPr>
              <w:t>23,40</w:t>
            </w:r>
          </w:p>
        </w:tc>
      </w:tr>
      <w:tr w:rsidR="00EF18EF" w:rsidRPr="004515C9" w14:paraId="2A01D2BF" w14:textId="77777777" w:rsidTr="000E2A19">
        <w:trPr>
          <w:trHeight w:val="245"/>
        </w:trPr>
        <w:tc>
          <w:tcPr>
            <w:tcW w:w="3686" w:type="dxa"/>
            <w:tcBorders>
              <w:top w:val="single" w:sz="4" w:space="0" w:color="auto"/>
              <w:left w:val="single" w:sz="8" w:space="0" w:color="auto"/>
              <w:right w:val="nil"/>
            </w:tcBorders>
            <w:shd w:val="clear" w:color="auto" w:fill="auto"/>
            <w:noWrap/>
            <w:hideMark/>
          </w:tcPr>
          <w:p w14:paraId="443837A7" w14:textId="77777777" w:rsidR="00EF18EF" w:rsidRPr="000E2A19" w:rsidRDefault="00EF18EF" w:rsidP="000E2A19">
            <w:pPr>
              <w:spacing w:before="0" w:after="0"/>
              <w:jc w:val="right"/>
              <w:rPr>
                <w:rFonts w:cs="Arial"/>
                <w:sz w:val="20"/>
              </w:rPr>
            </w:pPr>
            <w:r w:rsidRPr="000E2A19">
              <w:rPr>
                <w:rFonts w:cs="Arial"/>
                <w:sz w:val="20"/>
              </w:rPr>
              <w:t>Otimização Custo Riser (%):</w:t>
            </w:r>
          </w:p>
        </w:tc>
        <w:tc>
          <w:tcPr>
            <w:tcW w:w="1417" w:type="dxa"/>
            <w:tcBorders>
              <w:top w:val="nil"/>
              <w:left w:val="single" w:sz="8" w:space="0" w:color="auto"/>
              <w:bottom w:val="single" w:sz="4" w:space="0" w:color="auto"/>
              <w:right w:val="single" w:sz="4" w:space="0" w:color="auto"/>
            </w:tcBorders>
            <w:shd w:val="clear" w:color="000000" w:fill="D9D9D9"/>
            <w:noWrap/>
            <w:hideMark/>
          </w:tcPr>
          <w:p w14:paraId="3BBBE672" w14:textId="77777777" w:rsidR="00EF18EF" w:rsidRPr="004515C9" w:rsidRDefault="00EF18EF" w:rsidP="00A219D3">
            <w:pPr>
              <w:spacing w:before="0" w:after="0"/>
              <w:jc w:val="center"/>
              <w:rPr>
                <w:rFonts w:cs="Arial"/>
                <w:sz w:val="20"/>
              </w:rPr>
            </w:pPr>
            <w:r w:rsidRPr="004515C9">
              <w:rPr>
                <w:rFonts w:cs="Arial"/>
                <w:sz w:val="20"/>
              </w:rPr>
              <w:t>100%</w:t>
            </w:r>
          </w:p>
        </w:tc>
        <w:tc>
          <w:tcPr>
            <w:tcW w:w="1490" w:type="dxa"/>
            <w:tcBorders>
              <w:top w:val="single" w:sz="4" w:space="0" w:color="auto"/>
              <w:left w:val="single" w:sz="4" w:space="0" w:color="auto"/>
              <w:bottom w:val="single" w:sz="4" w:space="0" w:color="auto"/>
              <w:right w:val="single" w:sz="4" w:space="0" w:color="auto"/>
            </w:tcBorders>
            <w:shd w:val="clear" w:color="000000" w:fill="B4C6E7"/>
            <w:noWrap/>
            <w:hideMark/>
          </w:tcPr>
          <w:p w14:paraId="32848905" w14:textId="77777777" w:rsidR="00EF18EF" w:rsidRPr="00E439AD" w:rsidRDefault="00EF18EF" w:rsidP="00A219D3">
            <w:pPr>
              <w:spacing w:before="0" w:after="0"/>
              <w:jc w:val="center"/>
              <w:rPr>
                <w:rFonts w:cs="Arial"/>
                <w:b/>
                <w:bCs/>
                <w:sz w:val="20"/>
              </w:rPr>
            </w:pPr>
            <w:r w:rsidRPr="00E439AD">
              <w:rPr>
                <w:rFonts w:cs="Arial"/>
                <w:b/>
                <w:bCs/>
                <w:sz w:val="20"/>
              </w:rPr>
              <w:t>98,0%</w:t>
            </w:r>
          </w:p>
        </w:tc>
        <w:tc>
          <w:tcPr>
            <w:tcW w:w="1564" w:type="dxa"/>
            <w:tcBorders>
              <w:top w:val="single" w:sz="4" w:space="0" w:color="auto"/>
              <w:left w:val="single" w:sz="4" w:space="0" w:color="auto"/>
              <w:bottom w:val="single" w:sz="4" w:space="0" w:color="auto"/>
              <w:right w:val="single" w:sz="8" w:space="0" w:color="auto"/>
            </w:tcBorders>
            <w:shd w:val="clear" w:color="000000" w:fill="B4C6E7"/>
            <w:noWrap/>
            <w:hideMark/>
          </w:tcPr>
          <w:p w14:paraId="218943FC" w14:textId="77777777" w:rsidR="00EF18EF" w:rsidRPr="00E439AD" w:rsidRDefault="00EF18EF" w:rsidP="00A219D3">
            <w:pPr>
              <w:spacing w:before="0" w:after="0"/>
              <w:jc w:val="center"/>
              <w:rPr>
                <w:rFonts w:cs="Arial"/>
                <w:b/>
                <w:bCs/>
                <w:sz w:val="20"/>
              </w:rPr>
            </w:pPr>
            <w:r w:rsidRPr="00E439AD">
              <w:rPr>
                <w:rFonts w:cs="Arial"/>
                <w:b/>
                <w:bCs/>
                <w:sz w:val="20"/>
              </w:rPr>
              <w:t>81,6%</w:t>
            </w:r>
          </w:p>
        </w:tc>
      </w:tr>
      <w:tr w:rsidR="00EF18EF" w:rsidRPr="004515C9" w14:paraId="73928FD0" w14:textId="77777777" w:rsidTr="00C90F50">
        <w:trPr>
          <w:trHeight w:val="58"/>
        </w:trPr>
        <w:tc>
          <w:tcPr>
            <w:tcW w:w="3686" w:type="dxa"/>
            <w:tcBorders>
              <w:top w:val="nil"/>
              <w:left w:val="single" w:sz="8" w:space="0" w:color="auto"/>
              <w:right w:val="nil"/>
            </w:tcBorders>
            <w:shd w:val="clear" w:color="auto" w:fill="auto"/>
            <w:noWrap/>
            <w:hideMark/>
          </w:tcPr>
          <w:p w14:paraId="22FEA5B5" w14:textId="77777777" w:rsidR="00EF18EF" w:rsidRPr="000E2A19" w:rsidRDefault="00EF18EF" w:rsidP="000E2A19">
            <w:pPr>
              <w:spacing w:before="0" w:after="0"/>
              <w:jc w:val="right"/>
              <w:rPr>
                <w:rFonts w:cs="Arial"/>
                <w:sz w:val="20"/>
              </w:rPr>
            </w:pPr>
            <w:r w:rsidRPr="000E2A19">
              <w:rPr>
                <w:rFonts w:cs="Arial"/>
                <w:sz w:val="20"/>
              </w:rPr>
              <w:t>Otimização Emissão CO</w:t>
            </w:r>
            <w:r w:rsidRPr="00E567E5">
              <w:rPr>
                <w:rFonts w:cs="Arial"/>
                <w:sz w:val="20"/>
                <w:vertAlign w:val="subscript"/>
              </w:rPr>
              <w:t>2</w:t>
            </w:r>
            <w:r w:rsidRPr="000E2A19">
              <w:rPr>
                <w:rFonts w:cs="Arial"/>
                <w:sz w:val="20"/>
              </w:rPr>
              <w:t xml:space="preserve"> (%):</w:t>
            </w:r>
          </w:p>
        </w:tc>
        <w:tc>
          <w:tcPr>
            <w:tcW w:w="1417" w:type="dxa"/>
            <w:tcBorders>
              <w:top w:val="nil"/>
              <w:left w:val="single" w:sz="8" w:space="0" w:color="auto"/>
              <w:bottom w:val="single" w:sz="4" w:space="0" w:color="auto"/>
              <w:right w:val="single" w:sz="4" w:space="0" w:color="auto"/>
            </w:tcBorders>
            <w:shd w:val="clear" w:color="000000" w:fill="D9D9D9"/>
            <w:noWrap/>
            <w:hideMark/>
          </w:tcPr>
          <w:p w14:paraId="1E27CCB3" w14:textId="77777777" w:rsidR="00EF18EF" w:rsidRPr="004515C9" w:rsidRDefault="00EF18EF" w:rsidP="00A219D3">
            <w:pPr>
              <w:spacing w:before="0" w:after="0"/>
              <w:jc w:val="center"/>
              <w:rPr>
                <w:rFonts w:cs="Arial"/>
                <w:sz w:val="20"/>
              </w:rPr>
            </w:pPr>
            <w:r w:rsidRPr="004515C9">
              <w:rPr>
                <w:rFonts w:cs="Arial"/>
                <w:sz w:val="20"/>
              </w:rPr>
              <w:t>100%</w:t>
            </w:r>
          </w:p>
        </w:tc>
        <w:tc>
          <w:tcPr>
            <w:tcW w:w="1490" w:type="dxa"/>
            <w:tcBorders>
              <w:top w:val="single" w:sz="4" w:space="0" w:color="auto"/>
              <w:left w:val="single" w:sz="4" w:space="0" w:color="auto"/>
              <w:bottom w:val="single" w:sz="4" w:space="0" w:color="auto"/>
              <w:right w:val="single" w:sz="4" w:space="0" w:color="auto"/>
            </w:tcBorders>
            <w:shd w:val="clear" w:color="000000" w:fill="B4C6E7"/>
            <w:noWrap/>
            <w:hideMark/>
          </w:tcPr>
          <w:p w14:paraId="77E4AE7D" w14:textId="77777777" w:rsidR="00EF18EF" w:rsidRPr="004515C9" w:rsidRDefault="00EF18EF" w:rsidP="00A219D3">
            <w:pPr>
              <w:spacing w:before="0" w:after="0"/>
              <w:jc w:val="center"/>
              <w:rPr>
                <w:rFonts w:cs="Arial"/>
                <w:sz w:val="20"/>
              </w:rPr>
            </w:pPr>
            <w:r w:rsidRPr="004515C9">
              <w:rPr>
                <w:rFonts w:cs="Arial"/>
                <w:sz w:val="20"/>
              </w:rPr>
              <w:t>89,7%</w:t>
            </w:r>
          </w:p>
        </w:tc>
        <w:tc>
          <w:tcPr>
            <w:tcW w:w="1564" w:type="dxa"/>
            <w:tcBorders>
              <w:top w:val="single" w:sz="4" w:space="0" w:color="auto"/>
              <w:left w:val="single" w:sz="4" w:space="0" w:color="auto"/>
              <w:bottom w:val="single" w:sz="4" w:space="0" w:color="auto"/>
              <w:right w:val="single" w:sz="8" w:space="0" w:color="auto"/>
            </w:tcBorders>
            <w:shd w:val="clear" w:color="000000" w:fill="B4C6E7"/>
            <w:noWrap/>
            <w:hideMark/>
          </w:tcPr>
          <w:p w14:paraId="1B06EBD8" w14:textId="77777777" w:rsidR="00EF18EF" w:rsidRPr="004515C9" w:rsidRDefault="00EF18EF" w:rsidP="00A219D3">
            <w:pPr>
              <w:spacing w:before="0" w:after="0"/>
              <w:jc w:val="center"/>
              <w:rPr>
                <w:rFonts w:cs="Arial"/>
                <w:sz w:val="20"/>
              </w:rPr>
            </w:pPr>
            <w:r w:rsidRPr="004515C9">
              <w:rPr>
                <w:rFonts w:cs="Arial"/>
                <w:sz w:val="20"/>
              </w:rPr>
              <w:t>50,9%</w:t>
            </w:r>
          </w:p>
        </w:tc>
      </w:tr>
      <w:tr w:rsidR="00EF18EF" w:rsidRPr="004515C9" w14:paraId="28888AE8" w14:textId="77777777" w:rsidTr="00C90F50">
        <w:trPr>
          <w:trHeight w:val="66"/>
        </w:trPr>
        <w:tc>
          <w:tcPr>
            <w:tcW w:w="3686" w:type="dxa"/>
            <w:tcBorders>
              <w:top w:val="nil"/>
              <w:left w:val="single" w:sz="8" w:space="0" w:color="auto"/>
              <w:bottom w:val="single" w:sz="4" w:space="0" w:color="auto"/>
              <w:right w:val="nil"/>
            </w:tcBorders>
            <w:shd w:val="clear" w:color="auto" w:fill="auto"/>
            <w:noWrap/>
            <w:hideMark/>
          </w:tcPr>
          <w:p w14:paraId="58A4104D" w14:textId="77777777" w:rsidR="00EF18EF" w:rsidRPr="000E2A19" w:rsidRDefault="00EF18EF" w:rsidP="000E2A19">
            <w:pPr>
              <w:spacing w:before="0" w:after="0"/>
              <w:jc w:val="right"/>
              <w:rPr>
                <w:rFonts w:cs="Arial"/>
                <w:sz w:val="20"/>
              </w:rPr>
            </w:pPr>
            <w:r w:rsidRPr="000E2A19">
              <w:rPr>
                <w:rFonts w:cs="Arial"/>
                <w:sz w:val="20"/>
              </w:rPr>
              <w:t>Otimização Custo Riser e CO</w:t>
            </w:r>
            <w:r w:rsidRPr="00E567E5">
              <w:rPr>
                <w:rFonts w:cs="Arial"/>
                <w:sz w:val="20"/>
                <w:vertAlign w:val="subscript"/>
              </w:rPr>
              <w:t>2</w:t>
            </w:r>
            <w:r w:rsidRPr="000E2A19">
              <w:rPr>
                <w:rFonts w:cs="Arial"/>
                <w:sz w:val="20"/>
              </w:rPr>
              <w:t xml:space="preserve"> (%):</w:t>
            </w:r>
          </w:p>
        </w:tc>
        <w:tc>
          <w:tcPr>
            <w:tcW w:w="1417" w:type="dxa"/>
            <w:tcBorders>
              <w:top w:val="nil"/>
              <w:left w:val="single" w:sz="8" w:space="0" w:color="auto"/>
              <w:bottom w:val="single" w:sz="8" w:space="0" w:color="auto"/>
              <w:right w:val="single" w:sz="4" w:space="0" w:color="auto"/>
            </w:tcBorders>
            <w:shd w:val="clear" w:color="000000" w:fill="D9D9D9"/>
            <w:noWrap/>
            <w:hideMark/>
          </w:tcPr>
          <w:p w14:paraId="29124FFD" w14:textId="77777777" w:rsidR="00EF18EF" w:rsidRPr="004515C9" w:rsidRDefault="00EF18EF" w:rsidP="00A219D3">
            <w:pPr>
              <w:spacing w:before="0" w:after="0"/>
              <w:jc w:val="center"/>
              <w:rPr>
                <w:rFonts w:cs="Arial"/>
                <w:sz w:val="20"/>
              </w:rPr>
            </w:pPr>
            <w:r w:rsidRPr="004515C9">
              <w:rPr>
                <w:rFonts w:cs="Arial"/>
                <w:sz w:val="20"/>
              </w:rPr>
              <w:t>100%</w:t>
            </w:r>
          </w:p>
        </w:tc>
        <w:tc>
          <w:tcPr>
            <w:tcW w:w="1490" w:type="dxa"/>
            <w:tcBorders>
              <w:top w:val="single" w:sz="4" w:space="0" w:color="auto"/>
              <w:left w:val="single" w:sz="4" w:space="0" w:color="auto"/>
              <w:bottom w:val="single" w:sz="8" w:space="0" w:color="auto"/>
              <w:right w:val="single" w:sz="4" w:space="0" w:color="auto"/>
            </w:tcBorders>
            <w:shd w:val="clear" w:color="000000" w:fill="B4C6E7"/>
            <w:noWrap/>
            <w:hideMark/>
          </w:tcPr>
          <w:p w14:paraId="3E93539C" w14:textId="77777777" w:rsidR="00EF18EF" w:rsidRPr="004515C9" w:rsidRDefault="00EF18EF" w:rsidP="00A219D3">
            <w:pPr>
              <w:spacing w:before="0" w:after="0"/>
              <w:jc w:val="center"/>
              <w:rPr>
                <w:rFonts w:cs="Arial"/>
                <w:sz w:val="20"/>
              </w:rPr>
            </w:pPr>
            <w:r w:rsidRPr="004515C9">
              <w:rPr>
                <w:rFonts w:cs="Arial"/>
                <w:sz w:val="20"/>
              </w:rPr>
              <w:t>97,3%</w:t>
            </w:r>
          </w:p>
        </w:tc>
        <w:tc>
          <w:tcPr>
            <w:tcW w:w="1564" w:type="dxa"/>
            <w:tcBorders>
              <w:top w:val="single" w:sz="4" w:space="0" w:color="auto"/>
              <w:left w:val="single" w:sz="4" w:space="0" w:color="auto"/>
              <w:bottom w:val="single" w:sz="8" w:space="0" w:color="auto"/>
              <w:right w:val="single" w:sz="8" w:space="0" w:color="auto"/>
            </w:tcBorders>
            <w:shd w:val="clear" w:color="000000" w:fill="B4C6E7"/>
            <w:noWrap/>
            <w:hideMark/>
          </w:tcPr>
          <w:p w14:paraId="34FB5214" w14:textId="77777777" w:rsidR="00EF18EF" w:rsidRPr="004515C9" w:rsidRDefault="00EF18EF" w:rsidP="00A219D3">
            <w:pPr>
              <w:spacing w:before="0" w:after="0"/>
              <w:jc w:val="center"/>
              <w:rPr>
                <w:rFonts w:cs="Arial"/>
                <w:sz w:val="20"/>
              </w:rPr>
            </w:pPr>
            <w:r w:rsidRPr="004515C9">
              <w:rPr>
                <w:rFonts w:cs="Arial"/>
                <w:sz w:val="20"/>
              </w:rPr>
              <w:t>79,0%</w:t>
            </w:r>
          </w:p>
        </w:tc>
      </w:tr>
    </w:tbl>
    <w:p w14:paraId="6FA3E4EA" w14:textId="77777777" w:rsidR="00BC1201" w:rsidRDefault="00BC1201" w:rsidP="00B450D8">
      <w:pPr>
        <w:rPr>
          <w:rFonts w:cs="Arial"/>
        </w:rPr>
      </w:pPr>
    </w:p>
    <w:p w14:paraId="73D98DAE" w14:textId="442D671E" w:rsidR="00B450D8" w:rsidRPr="004515C9" w:rsidRDefault="00AD6657" w:rsidP="00B450D8">
      <w:pPr>
        <w:rPr>
          <w:rFonts w:cs="Arial"/>
        </w:rPr>
      </w:pPr>
      <w:r w:rsidRPr="004515C9">
        <w:rPr>
          <w:rFonts w:cs="Arial"/>
        </w:rPr>
        <w:t xml:space="preserve">Considerando os resultados apresentados na otimização utilizando somente embarcações do tipo PLSV, verificarmos que, apesar do custo da embarcação ser relativamente superior ao RSV, o uso dela é favorável, pois executa as mesmas atividades em menor tempo e, dessa forma, tem um custo final menor para </w:t>
      </w:r>
      <w:r w:rsidR="00960137">
        <w:rPr>
          <w:rFonts w:cs="Arial"/>
        </w:rPr>
        <w:t>o conjunto de alternativ</w:t>
      </w:r>
      <w:r w:rsidRPr="004515C9">
        <w:rPr>
          <w:rFonts w:cs="Arial"/>
        </w:rPr>
        <w:t>as.</w:t>
      </w:r>
      <w:r w:rsidR="00B450D8" w:rsidRPr="004515C9">
        <w:rPr>
          <w:rFonts w:cs="Arial"/>
        </w:rPr>
        <w:t xml:space="preserve"> Nesse caso, conseguimos com a otimização, reduzir os custos do </w:t>
      </w:r>
      <w:r w:rsidR="00B450D8" w:rsidRPr="004515C9">
        <w:rPr>
          <w:rFonts w:cs="Arial"/>
          <w:i/>
          <w:iCs/>
        </w:rPr>
        <w:t>pull out</w:t>
      </w:r>
      <w:r w:rsidR="00B450D8" w:rsidRPr="004515C9">
        <w:rPr>
          <w:rFonts w:cs="Arial"/>
        </w:rPr>
        <w:t xml:space="preserve"> dos risers em até </w:t>
      </w:r>
      <w:r w:rsidR="00EF18EF" w:rsidRPr="004515C9">
        <w:rPr>
          <w:rFonts w:cs="Arial"/>
        </w:rPr>
        <w:t>18,4</w:t>
      </w:r>
      <w:r w:rsidR="005B5AFC">
        <w:rPr>
          <w:rFonts w:cs="Arial"/>
        </w:rPr>
        <w:t>%</w:t>
      </w:r>
      <w:r w:rsidR="005B5AFC" w:rsidRPr="005B5AFC">
        <w:rPr>
          <w:rFonts w:cs="Arial"/>
        </w:rPr>
        <w:t xml:space="preserve"> </w:t>
      </w:r>
      <w:r w:rsidR="005B5AFC" w:rsidRPr="004515C9">
        <w:rPr>
          <w:rFonts w:cs="Arial"/>
        </w:rPr>
        <w:t>em relação ao “caso base</w:t>
      </w:r>
      <w:r w:rsidR="005B5AFC">
        <w:rPr>
          <w:rFonts w:cs="Arial"/>
        </w:rPr>
        <w:t>”</w:t>
      </w:r>
      <w:r w:rsidR="00B450D8" w:rsidRPr="004515C9">
        <w:rPr>
          <w:rFonts w:cs="Arial"/>
        </w:rPr>
        <w:t xml:space="preserve">, representando uma economia de </w:t>
      </w:r>
      <w:r w:rsidR="00EB653F">
        <w:rPr>
          <w:rFonts w:cs="Arial"/>
        </w:rPr>
        <w:t>USD</w:t>
      </w:r>
      <w:r w:rsidR="00B450D8" w:rsidRPr="004515C9">
        <w:rPr>
          <w:rFonts w:cs="Arial"/>
        </w:rPr>
        <w:t xml:space="preserve"> 5</w:t>
      </w:r>
      <w:r w:rsidR="00301BBD">
        <w:rPr>
          <w:rFonts w:cs="Arial"/>
        </w:rPr>
        <w:t xml:space="preserve"> milhões</w:t>
      </w:r>
      <w:r w:rsidR="00B450D8" w:rsidRPr="004515C9">
        <w:rPr>
          <w:rFonts w:cs="Arial"/>
        </w:rPr>
        <w:t>, minimiza</w:t>
      </w:r>
      <w:r w:rsidR="002D2A11" w:rsidRPr="004515C9">
        <w:rPr>
          <w:rFonts w:cs="Arial"/>
        </w:rPr>
        <w:t>r</w:t>
      </w:r>
      <w:r w:rsidR="00B450D8" w:rsidRPr="004515C9">
        <w:rPr>
          <w:rFonts w:cs="Arial"/>
        </w:rPr>
        <w:t xml:space="preserve"> </w:t>
      </w:r>
      <w:r w:rsidR="005B5AFC">
        <w:rPr>
          <w:rFonts w:cs="Arial"/>
        </w:rPr>
        <w:t>~</w:t>
      </w:r>
      <w:r w:rsidR="002D2A11" w:rsidRPr="004515C9">
        <w:rPr>
          <w:rFonts w:cs="Arial"/>
        </w:rPr>
        <w:t>50% da emissão de CO</w:t>
      </w:r>
      <w:r w:rsidR="002D2A11" w:rsidRPr="004515C9">
        <w:rPr>
          <w:rFonts w:cs="Arial"/>
          <w:vertAlign w:val="subscript"/>
        </w:rPr>
        <w:t>2</w:t>
      </w:r>
      <w:r w:rsidR="002D2A11" w:rsidRPr="004515C9">
        <w:rPr>
          <w:rFonts w:cs="Arial"/>
        </w:rPr>
        <w:t xml:space="preserve"> </w:t>
      </w:r>
      <w:r w:rsidR="00EF18EF" w:rsidRPr="004515C9">
        <w:rPr>
          <w:rFonts w:cs="Arial"/>
        </w:rPr>
        <w:t>e</w:t>
      </w:r>
      <w:r w:rsidR="00B450D8" w:rsidRPr="004515C9">
        <w:rPr>
          <w:rFonts w:cs="Arial"/>
        </w:rPr>
        <w:t xml:space="preserve">, considerando a precificação de </w:t>
      </w:r>
      <w:r w:rsidR="00497D7A">
        <w:rPr>
          <w:rFonts w:cs="Arial"/>
        </w:rPr>
        <w:t>Carbono</w:t>
      </w:r>
      <w:r w:rsidR="00EF18EF" w:rsidRPr="004515C9">
        <w:rPr>
          <w:rFonts w:cs="Arial"/>
          <w:vertAlign w:val="subscript"/>
        </w:rPr>
        <w:t xml:space="preserve"> </w:t>
      </w:r>
      <w:r w:rsidR="002D2A11" w:rsidRPr="004515C9">
        <w:rPr>
          <w:rFonts w:cs="Arial"/>
        </w:rPr>
        <w:t xml:space="preserve">aplicado </w:t>
      </w:r>
      <w:r w:rsidR="005B5AFC">
        <w:rPr>
          <w:rFonts w:cs="Arial"/>
        </w:rPr>
        <w:t>pel</w:t>
      </w:r>
      <w:r w:rsidR="002D2A11" w:rsidRPr="004515C9">
        <w:rPr>
          <w:rFonts w:cs="Arial"/>
        </w:rPr>
        <w:t xml:space="preserve">o </w:t>
      </w:r>
      <w:r w:rsidR="00B450D8" w:rsidRPr="004515C9">
        <w:rPr>
          <w:rFonts w:cs="Arial"/>
        </w:rPr>
        <w:t>RGGI, teríamos também uma minimização de 2</w:t>
      </w:r>
      <w:r w:rsidR="00EF18EF" w:rsidRPr="004515C9">
        <w:rPr>
          <w:rFonts w:cs="Arial"/>
        </w:rPr>
        <w:t>1</w:t>
      </w:r>
      <w:r w:rsidR="00B450D8" w:rsidRPr="004515C9">
        <w:rPr>
          <w:rFonts w:cs="Arial"/>
        </w:rPr>
        <w:t xml:space="preserve">% dos custos totais, representando uma economia de </w:t>
      </w:r>
      <w:r w:rsidR="00EB653F">
        <w:rPr>
          <w:rFonts w:cs="Arial"/>
        </w:rPr>
        <w:t>USD</w:t>
      </w:r>
      <w:r w:rsidR="00B450D8" w:rsidRPr="004515C9">
        <w:rPr>
          <w:rFonts w:cs="Arial"/>
        </w:rPr>
        <w:t xml:space="preserve"> </w:t>
      </w:r>
      <w:r w:rsidR="00EF18EF" w:rsidRPr="004515C9">
        <w:rPr>
          <w:rFonts w:cs="Arial"/>
        </w:rPr>
        <w:t>6</w:t>
      </w:r>
      <w:r w:rsidR="00301BBD">
        <w:rPr>
          <w:rFonts w:cs="Arial"/>
        </w:rPr>
        <w:t>,</w:t>
      </w:r>
      <w:r w:rsidR="00EF18EF" w:rsidRPr="004515C9">
        <w:rPr>
          <w:rFonts w:cs="Arial"/>
        </w:rPr>
        <w:t>23</w:t>
      </w:r>
      <w:r w:rsidR="00B450D8" w:rsidRPr="004515C9">
        <w:rPr>
          <w:rFonts w:cs="Arial"/>
        </w:rPr>
        <w:t xml:space="preserve"> mil</w:t>
      </w:r>
      <w:r w:rsidR="00301BBD">
        <w:rPr>
          <w:rFonts w:cs="Arial"/>
        </w:rPr>
        <w:t>hões</w:t>
      </w:r>
      <w:r w:rsidR="00B450D8" w:rsidRPr="004515C9">
        <w:rPr>
          <w:rFonts w:cs="Arial"/>
        </w:rPr>
        <w:t>.</w:t>
      </w:r>
    </w:p>
    <w:p w14:paraId="6D5F46F5" w14:textId="268BF755" w:rsidR="008B52A3" w:rsidRDefault="00EE1C19" w:rsidP="004837CB">
      <w:pPr>
        <w:rPr>
          <w:rFonts w:cs="Arial"/>
        </w:rPr>
      </w:pPr>
      <w:r w:rsidRPr="004515C9">
        <w:rPr>
          <w:rFonts w:cs="Arial"/>
        </w:rPr>
        <w:lastRenderedPageBreak/>
        <w:t>Comparando os resultados</w:t>
      </w:r>
      <w:r w:rsidR="00AD6657" w:rsidRPr="004515C9">
        <w:rPr>
          <w:rFonts w:cs="Arial"/>
        </w:rPr>
        <w:t>, apesar da otimização considerando a premissa</w:t>
      </w:r>
      <w:r w:rsidR="001506F2">
        <w:rPr>
          <w:rFonts w:cs="Arial"/>
        </w:rPr>
        <w:t xml:space="preserve"> de uso da embarcação RSV sempre que possível </w:t>
      </w:r>
      <w:r w:rsidR="00AD6657" w:rsidRPr="004515C9">
        <w:rPr>
          <w:rFonts w:cs="Arial"/>
        </w:rPr>
        <w:t xml:space="preserve">ter mostrado resultados que seriam factíveis de serem alcançados sem a necessidade do uso do GA, quando </w:t>
      </w:r>
      <w:r w:rsidR="003673C3">
        <w:rPr>
          <w:rFonts w:cs="Arial"/>
        </w:rPr>
        <w:t xml:space="preserve">incluímos a variável de escolha de </w:t>
      </w:r>
      <w:r w:rsidRPr="004515C9">
        <w:rPr>
          <w:rFonts w:cs="Arial"/>
        </w:rPr>
        <w:t>embarcações</w:t>
      </w:r>
      <w:r w:rsidR="004E1B6A">
        <w:rPr>
          <w:rFonts w:cs="Arial"/>
        </w:rPr>
        <w:t xml:space="preserve"> e incluímos a opção de uso do PLSV para todas as atividades</w:t>
      </w:r>
      <w:r w:rsidR="00AD6657" w:rsidRPr="004515C9">
        <w:rPr>
          <w:rFonts w:cs="Arial"/>
        </w:rPr>
        <w:t>, verificamos uma otimização considerável do custo final</w:t>
      </w:r>
      <w:r w:rsidR="00637A5F" w:rsidRPr="004515C9">
        <w:rPr>
          <w:rFonts w:cs="Arial"/>
        </w:rPr>
        <w:t xml:space="preserve"> e muito representativa em relação a emissão de CO</w:t>
      </w:r>
      <w:r w:rsidR="00637A5F" w:rsidRPr="004515C9">
        <w:rPr>
          <w:rFonts w:cs="Arial"/>
          <w:vertAlign w:val="subscript"/>
        </w:rPr>
        <w:t>2</w:t>
      </w:r>
      <w:r w:rsidR="00637A5F" w:rsidRPr="004515C9">
        <w:rPr>
          <w:rFonts w:cs="Arial"/>
        </w:rPr>
        <w:t>,</w:t>
      </w:r>
      <w:r w:rsidR="00346C91" w:rsidRPr="004515C9">
        <w:rPr>
          <w:rFonts w:cs="Arial"/>
        </w:rPr>
        <w:t xml:space="preserve"> mostrando que nesse caso, o uso do GA auxiliou positivamente na otimização da</w:t>
      </w:r>
      <w:r w:rsidR="008B5F42">
        <w:rPr>
          <w:rFonts w:cs="Arial"/>
        </w:rPr>
        <w:t>s</w:t>
      </w:r>
      <w:r w:rsidR="00346C91" w:rsidRPr="004515C9">
        <w:rPr>
          <w:rFonts w:cs="Arial"/>
        </w:rPr>
        <w:t xml:space="preserve"> funções objetivo estabelecidas</w:t>
      </w:r>
      <w:r w:rsidR="008B52A3">
        <w:rPr>
          <w:rFonts w:cs="Arial"/>
        </w:rPr>
        <w:t xml:space="preserve">. </w:t>
      </w:r>
    </w:p>
    <w:p w14:paraId="3A576532" w14:textId="577FD6EC" w:rsidR="00346C91" w:rsidRPr="004515C9" w:rsidRDefault="00B01DE4" w:rsidP="00B01DE4">
      <w:pPr>
        <w:rPr>
          <w:rFonts w:cs="Arial"/>
        </w:rPr>
      </w:pPr>
      <w:r>
        <w:rPr>
          <w:rFonts w:cs="Arial"/>
        </w:rPr>
        <w:t xml:space="preserve">Essas otimizações </w:t>
      </w:r>
      <w:r w:rsidR="00994FE1">
        <w:rPr>
          <w:rFonts w:cs="Arial"/>
        </w:rPr>
        <w:t>com escolha de</w:t>
      </w:r>
      <w:r>
        <w:rPr>
          <w:rFonts w:cs="Arial"/>
        </w:rPr>
        <w:t xml:space="preserve"> embarcações seriam difíceis de serem obtidas, pois </w:t>
      </w:r>
      <w:r w:rsidR="00002017">
        <w:rPr>
          <w:rFonts w:cs="Arial"/>
        </w:rPr>
        <w:t xml:space="preserve">sempre que possível </w:t>
      </w:r>
      <w:r>
        <w:rPr>
          <w:rFonts w:cs="Arial"/>
        </w:rPr>
        <w:t xml:space="preserve">é </w:t>
      </w:r>
      <w:r w:rsidR="006F0941">
        <w:rPr>
          <w:rFonts w:cs="Arial"/>
        </w:rPr>
        <w:t>utilizada a</w:t>
      </w:r>
      <w:r>
        <w:rPr>
          <w:rFonts w:cs="Arial"/>
        </w:rPr>
        <w:t xml:space="preserve"> de menor custo</w:t>
      </w:r>
      <w:r w:rsidR="00722756" w:rsidRPr="004515C9">
        <w:rPr>
          <w:rFonts w:cs="Arial"/>
        </w:rPr>
        <w:t>,</w:t>
      </w:r>
      <w:r w:rsidR="00422068" w:rsidRPr="004515C9">
        <w:rPr>
          <w:rFonts w:cs="Arial"/>
        </w:rPr>
        <w:t xml:space="preserve"> considerando que isso minimizaria </w:t>
      </w:r>
      <w:r w:rsidR="00722756" w:rsidRPr="004515C9">
        <w:rPr>
          <w:rFonts w:cs="Arial"/>
        </w:rPr>
        <w:t xml:space="preserve">diretamente </w:t>
      </w:r>
      <w:r w:rsidR="00422068" w:rsidRPr="004515C9">
        <w:rPr>
          <w:rFonts w:cs="Arial"/>
        </w:rPr>
        <w:t>o custo final, porém pelos resultados apresentados</w:t>
      </w:r>
      <w:r w:rsidR="00722756" w:rsidRPr="004515C9">
        <w:rPr>
          <w:rFonts w:cs="Arial"/>
        </w:rPr>
        <w:t xml:space="preserve"> pelo GA</w:t>
      </w:r>
      <w:r w:rsidR="00422068" w:rsidRPr="004515C9">
        <w:rPr>
          <w:rFonts w:cs="Arial"/>
        </w:rPr>
        <w:t>, essa premissa nem sempre é válida</w:t>
      </w:r>
      <w:r w:rsidR="00346C91" w:rsidRPr="004515C9">
        <w:rPr>
          <w:rFonts w:cs="Arial"/>
        </w:rPr>
        <w:t>.</w:t>
      </w:r>
    </w:p>
    <w:p w14:paraId="261FC3D2" w14:textId="056A1C12" w:rsidR="00391940" w:rsidRPr="004515C9" w:rsidRDefault="00391940" w:rsidP="004837CB">
      <w:pPr>
        <w:rPr>
          <w:rFonts w:cs="Arial"/>
        </w:rPr>
      </w:pPr>
      <w:r w:rsidRPr="004515C9">
        <w:rPr>
          <w:rFonts w:cs="Arial"/>
        </w:rPr>
        <w:t xml:space="preserve">Dessa maneira, </w:t>
      </w:r>
      <w:r w:rsidR="002E6D95">
        <w:rPr>
          <w:rFonts w:cs="Arial"/>
        </w:rPr>
        <w:t xml:space="preserve">foi obtido </w:t>
      </w:r>
      <w:r w:rsidRPr="004515C9">
        <w:rPr>
          <w:rFonts w:cs="Arial"/>
        </w:rPr>
        <w:t xml:space="preserve">um resultado </w:t>
      </w:r>
      <w:r w:rsidR="002E6D95">
        <w:rPr>
          <w:rFonts w:cs="Arial"/>
        </w:rPr>
        <w:t>favorável sobre a</w:t>
      </w:r>
      <w:r w:rsidRPr="004515C9">
        <w:rPr>
          <w:rFonts w:cs="Arial"/>
        </w:rPr>
        <w:t xml:space="preserve"> efetividade do uso do GA, não somente na escolha</w:t>
      </w:r>
      <w:r w:rsidR="00D107A0">
        <w:rPr>
          <w:rFonts w:cs="Arial"/>
        </w:rPr>
        <w:t xml:space="preserve"> do conjunto</w:t>
      </w:r>
      <w:r w:rsidRPr="004515C9">
        <w:rPr>
          <w:rFonts w:cs="Arial"/>
        </w:rPr>
        <w:t xml:space="preserve"> de alternativas</w:t>
      </w:r>
      <w:r w:rsidR="00D107A0">
        <w:rPr>
          <w:rFonts w:cs="Arial"/>
        </w:rPr>
        <w:t xml:space="preserve"> de </w:t>
      </w:r>
      <w:r w:rsidR="00D107A0">
        <w:rPr>
          <w:rFonts w:cs="Arial"/>
          <w:i/>
          <w:iCs/>
        </w:rPr>
        <w:t>pull out</w:t>
      </w:r>
      <w:r w:rsidR="00D107A0">
        <w:rPr>
          <w:rFonts w:cs="Arial"/>
        </w:rPr>
        <w:t xml:space="preserve"> dos risers da UEP-1</w:t>
      </w:r>
      <w:r w:rsidRPr="004515C9">
        <w:rPr>
          <w:rFonts w:cs="Arial"/>
        </w:rPr>
        <w:t xml:space="preserve">, como também de </w:t>
      </w:r>
      <w:r w:rsidR="006B5C34">
        <w:rPr>
          <w:rFonts w:cs="Arial"/>
        </w:rPr>
        <w:t xml:space="preserve">embarcações </w:t>
      </w:r>
      <w:r w:rsidRPr="004515C9">
        <w:rPr>
          <w:rFonts w:cs="Arial"/>
        </w:rPr>
        <w:t>mais adequad</w:t>
      </w:r>
      <w:r w:rsidR="006B5C34">
        <w:rPr>
          <w:rFonts w:cs="Arial"/>
        </w:rPr>
        <w:t>a</w:t>
      </w:r>
      <w:r w:rsidRPr="004515C9">
        <w:rPr>
          <w:rFonts w:cs="Arial"/>
        </w:rPr>
        <w:t xml:space="preserve">s para a otimização dos custos </w:t>
      </w:r>
      <w:r w:rsidR="00C62510" w:rsidRPr="004515C9">
        <w:rPr>
          <w:rFonts w:cs="Arial"/>
        </w:rPr>
        <w:t>e emissões de CO</w:t>
      </w:r>
      <w:r w:rsidR="00C62510" w:rsidRPr="004515C9">
        <w:rPr>
          <w:rFonts w:cs="Arial"/>
          <w:vertAlign w:val="subscript"/>
        </w:rPr>
        <w:t>2</w:t>
      </w:r>
      <w:r w:rsidR="00C62510" w:rsidRPr="004515C9">
        <w:rPr>
          <w:rFonts w:cs="Arial"/>
        </w:rPr>
        <w:t xml:space="preserve"> </w:t>
      </w:r>
      <w:r w:rsidRPr="004515C9">
        <w:rPr>
          <w:rFonts w:cs="Arial"/>
        </w:rPr>
        <w:t>do problema em questão.</w:t>
      </w:r>
    </w:p>
    <w:p w14:paraId="467D980A" w14:textId="27B67B23" w:rsidR="00C91E81" w:rsidRPr="004515C9" w:rsidRDefault="00C91E81" w:rsidP="00C91E81">
      <w:pPr>
        <w:pStyle w:val="Ttulo2"/>
        <w:rPr>
          <w:rFonts w:cs="Arial"/>
        </w:rPr>
      </w:pPr>
      <w:bookmarkStart w:id="779" w:name="_Toc55897147"/>
      <w:r w:rsidRPr="004515C9">
        <w:rPr>
          <w:rFonts w:cs="Arial"/>
        </w:rPr>
        <w:t xml:space="preserve">Estudo de Caso </w:t>
      </w:r>
      <w:r w:rsidRPr="004515C9">
        <w:rPr>
          <w:rFonts w:cs="Arial"/>
          <w:i/>
          <w:iCs/>
        </w:rPr>
        <w:t xml:space="preserve">Pull </w:t>
      </w:r>
      <w:r w:rsidRPr="004515C9">
        <w:rPr>
          <w:rFonts w:cs="Arial"/>
        </w:rPr>
        <w:t>Out dos Risers da UEP-</w:t>
      </w:r>
      <w:r w:rsidR="00AB74BA" w:rsidRPr="004515C9">
        <w:rPr>
          <w:rFonts w:cs="Arial"/>
        </w:rPr>
        <w:t>2</w:t>
      </w:r>
      <w:bookmarkEnd w:id="779"/>
    </w:p>
    <w:p w14:paraId="7B54DDDA" w14:textId="7423BAEA" w:rsidR="00D91818" w:rsidRDefault="00037DBD" w:rsidP="00D91818">
      <w:pPr>
        <w:rPr>
          <w:rFonts w:cs="Arial"/>
        </w:rPr>
      </w:pPr>
      <w:r w:rsidRPr="004515C9">
        <w:rPr>
          <w:rFonts w:cs="Arial"/>
        </w:rPr>
        <w:t xml:space="preserve">Para confirmar </w:t>
      </w:r>
      <w:r w:rsidR="009D0C3C" w:rsidRPr="004515C9">
        <w:rPr>
          <w:rFonts w:cs="Arial"/>
        </w:rPr>
        <w:t xml:space="preserve">a efetividade do uso de GA para a “Tomada de Decisão” sobre </w:t>
      </w:r>
      <w:r w:rsidR="00170E74">
        <w:rPr>
          <w:rFonts w:cs="Arial"/>
        </w:rPr>
        <w:t xml:space="preserve">qual conjunto de </w:t>
      </w:r>
      <w:r w:rsidR="009D0C3C" w:rsidRPr="004515C9">
        <w:rPr>
          <w:rFonts w:cs="Arial"/>
        </w:rPr>
        <w:t xml:space="preserve">alternativas de </w:t>
      </w:r>
      <w:r w:rsidR="009D0C3C" w:rsidRPr="004515C9">
        <w:rPr>
          <w:rFonts w:cs="Arial"/>
          <w:i/>
          <w:iCs/>
        </w:rPr>
        <w:t>pull out</w:t>
      </w:r>
      <w:r w:rsidR="009D0C3C" w:rsidRPr="004515C9">
        <w:rPr>
          <w:rFonts w:cs="Arial"/>
        </w:rPr>
        <w:t xml:space="preserve"> de risers de uma UEP em descomissionamento</w:t>
      </w:r>
      <w:r w:rsidRPr="004515C9">
        <w:rPr>
          <w:rFonts w:cs="Arial"/>
        </w:rPr>
        <w:t>, fo</w:t>
      </w:r>
      <w:r w:rsidR="00D91818" w:rsidRPr="004515C9">
        <w:rPr>
          <w:rFonts w:cs="Arial"/>
        </w:rPr>
        <w:t xml:space="preserve">i realizado um </w:t>
      </w:r>
      <w:r w:rsidR="00170E74">
        <w:rPr>
          <w:rFonts w:cs="Arial"/>
        </w:rPr>
        <w:t xml:space="preserve">novo </w:t>
      </w:r>
      <w:r w:rsidR="00D91818" w:rsidRPr="004515C9">
        <w:rPr>
          <w:rFonts w:cs="Arial"/>
        </w:rPr>
        <w:t>Estudo de Caso UEP-2</w:t>
      </w:r>
      <w:r w:rsidR="00170E74">
        <w:rPr>
          <w:rFonts w:cs="Arial"/>
        </w:rPr>
        <w:t>,</w:t>
      </w:r>
      <w:r w:rsidR="00D91818" w:rsidRPr="004515C9">
        <w:rPr>
          <w:rFonts w:cs="Arial"/>
        </w:rPr>
        <w:t xml:space="preserve"> considerando alternativas e variáveis adicionais para aumentar a complexidade do problema e a aproximação com a realidade.</w:t>
      </w:r>
    </w:p>
    <w:p w14:paraId="7198E128" w14:textId="2E342C4A" w:rsidR="00037AD9" w:rsidRPr="000D6BC5" w:rsidRDefault="00037AD9" w:rsidP="00037AD9">
      <w:pPr>
        <w:rPr>
          <w:rFonts w:cs="Arial"/>
        </w:rPr>
      </w:pPr>
      <w:r>
        <w:rPr>
          <w:rFonts w:cs="Arial"/>
        </w:rPr>
        <w:t>As c</w:t>
      </w:r>
      <w:r w:rsidRPr="000D6BC5">
        <w:rPr>
          <w:rFonts w:cs="Arial"/>
        </w:rPr>
        <w:t xml:space="preserve">aracterísticas Principais </w:t>
      </w:r>
      <w:r>
        <w:rPr>
          <w:rFonts w:cs="Arial"/>
        </w:rPr>
        <w:t xml:space="preserve">do caso hipotético </w:t>
      </w:r>
      <w:r w:rsidRPr="000D6BC5">
        <w:rPr>
          <w:rFonts w:cs="Arial"/>
        </w:rPr>
        <w:t>UEP-</w:t>
      </w:r>
      <w:r>
        <w:rPr>
          <w:rFonts w:cs="Arial"/>
        </w:rPr>
        <w:t>2 são:</w:t>
      </w:r>
    </w:p>
    <w:p w14:paraId="099CCA97" w14:textId="5F5C4F07" w:rsidR="00DB3126" w:rsidRPr="004515C9" w:rsidRDefault="00DB3126" w:rsidP="00123FC4">
      <w:pPr>
        <w:pStyle w:val="bullet"/>
      </w:pPr>
      <w:r w:rsidRPr="004515C9">
        <w:t xml:space="preserve">LDA na locação da UEP: ~ </w:t>
      </w:r>
      <w:r w:rsidR="00B46D7F" w:rsidRPr="004515C9">
        <w:t>102</w:t>
      </w:r>
      <w:r w:rsidRPr="004515C9">
        <w:t xml:space="preserve"> m;</w:t>
      </w:r>
    </w:p>
    <w:p w14:paraId="5F14AA31" w14:textId="736759A6" w:rsidR="00DB3126" w:rsidRPr="004515C9" w:rsidRDefault="00DB3126" w:rsidP="00123FC4">
      <w:pPr>
        <w:pStyle w:val="bullet"/>
      </w:pPr>
      <w:r w:rsidRPr="004515C9">
        <w:t>Distância da costa: ~</w:t>
      </w:r>
      <w:r w:rsidR="00B46D7F" w:rsidRPr="004515C9">
        <w:t>125</w:t>
      </w:r>
      <w:r w:rsidRPr="004515C9">
        <w:t xml:space="preserve"> km do litoral;</w:t>
      </w:r>
    </w:p>
    <w:p w14:paraId="36D20181" w14:textId="06E05AEA" w:rsidR="00DB3126" w:rsidRPr="004515C9" w:rsidRDefault="00DB3126" w:rsidP="00123FC4">
      <w:pPr>
        <w:pStyle w:val="bullet"/>
      </w:pPr>
      <w:r w:rsidRPr="004515C9">
        <w:t xml:space="preserve">Quantidade de risers: </w:t>
      </w:r>
      <w:r w:rsidR="00B46D7F" w:rsidRPr="004515C9">
        <w:t>40</w:t>
      </w:r>
    </w:p>
    <w:p w14:paraId="31907453" w14:textId="4BA1EB28" w:rsidR="00DB3126" w:rsidRPr="004515C9" w:rsidRDefault="00DB3126" w:rsidP="00DB3126">
      <w:pPr>
        <w:pStyle w:val="Ttulo3"/>
        <w:ind w:left="1077"/>
      </w:pPr>
      <w:bookmarkStart w:id="780" w:name="_Toc55897148"/>
      <w:r w:rsidRPr="004515C9">
        <w:t xml:space="preserve">Alternativas de </w:t>
      </w:r>
      <w:r w:rsidRPr="004515C9">
        <w:rPr>
          <w:i/>
          <w:iCs/>
        </w:rPr>
        <w:t>Pull Out</w:t>
      </w:r>
      <w:r w:rsidRPr="004515C9">
        <w:t xml:space="preserve"> de risers avaliadas</w:t>
      </w:r>
      <w:bookmarkEnd w:id="780"/>
    </w:p>
    <w:p w14:paraId="4DE7D335" w14:textId="45B15E38" w:rsidR="0007444C" w:rsidRDefault="0007444C" w:rsidP="0007444C">
      <w:pPr>
        <w:rPr>
          <w:rFonts w:cs="Arial"/>
        </w:rPr>
      </w:pPr>
      <w:r>
        <w:rPr>
          <w:rFonts w:cs="Arial"/>
        </w:rPr>
        <w:t xml:space="preserve">As seguintes alternativas apresentadas no subitem 2.1.2. serão adotadas para a otimização proposta para o </w:t>
      </w:r>
      <w:r>
        <w:rPr>
          <w:rFonts w:cs="Arial"/>
          <w:i/>
          <w:iCs/>
        </w:rPr>
        <w:t xml:space="preserve">pull </w:t>
      </w:r>
      <w:r w:rsidRPr="00EB6ED2">
        <w:rPr>
          <w:rFonts w:cs="Arial"/>
          <w:i/>
          <w:iCs/>
        </w:rPr>
        <w:t>out</w:t>
      </w:r>
      <w:r>
        <w:rPr>
          <w:rFonts w:cs="Arial"/>
        </w:rPr>
        <w:t xml:space="preserve"> dos risers d</w:t>
      </w:r>
      <w:r w:rsidRPr="004F5A09">
        <w:rPr>
          <w:rFonts w:cs="Arial"/>
        </w:rPr>
        <w:t>a</w:t>
      </w:r>
      <w:r>
        <w:rPr>
          <w:rFonts w:cs="Arial"/>
        </w:rPr>
        <w:t xml:space="preserve"> UEP-2: </w:t>
      </w:r>
    </w:p>
    <w:p w14:paraId="50F11350" w14:textId="7A48DBC4" w:rsidR="00DB3126" w:rsidRPr="004515C9" w:rsidRDefault="00DB3126" w:rsidP="00123FC4">
      <w:pPr>
        <w:pStyle w:val="bullet"/>
      </w:pPr>
      <w:r w:rsidRPr="004515C9">
        <w:rPr>
          <w:b/>
          <w:bCs/>
        </w:rPr>
        <w:t>Alternativa A</w:t>
      </w:r>
      <w:r w:rsidRPr="004515C9">
        <w:t xml:space="preserve">: Desconexão na CRF, </w:t>
      </w:r>
      <w:r w:rsidRPr="004515C9">
        <w:rPr>
          <w:i/>
          <w:iCs/>
        </w:rPr>
        <w:t>pull out</w:t>
      </w:r>
      <w:r w:rsidRPr="004515C9">
        <w:t xml:space="preserve"> de 1ª extremidade e recolhimento</w:t>
      </w:r>
      <w:r w:rsidR="00CA545E" w:rsidRPr="004515C9">
        <w:t>;</w:t>
      </w:r>
    </w:p>
    <w:p w14:paraId="57DAA716" w14:textId="5823FA2B" w:rsidR="00CA545E" w:rsidRPr="004515C9" w:rsidRDefault="00CA545E" w:rsidP="00123FC4">
      <w:pPr>
        <w:pStyle w:val="bullet"/>
      </w:pPr>
      <w:r w:rsidRPr="004515C9">
        <w:rPr>
          <w:b/>
          <w:bCs/>
        </w:rPr>
        <w:t>Alternativa C</w:t>
      </w:r>
      <w:r w:rsidRPr="004515C9">
        <w:t>: Pull out de 1ª extremidade, deposição temporária no leito e recolhimento posterior;</w:t>
      </w:r>
    </w:p>
    <w:p w14:paraId="5C054D86" w14:textId="77412925" w:rsidR="00DB3126" w:rsidRPr="004515C9" w:rsidRDefault="00DB3126" w:rsidP="00123FC4">
      <w:pPr>
        <w:pStyle w:val="bullet"/>
      </w:pPr>
      <w:r w:rsidRPr="004515C9">
        <w:rPr>
          <w:b/>
          <w:bCs/>
        </w:rPr>
        <w:t>Alternativa D</w:t>
      </w:r>
      <w:r w:rsidRPr="004515C9">
        <w:t xml:space="preserve">: Desconexão na CRF, </w:t>
      </w:r>
      <w:r w:rsidRPr="004515C9">
        <w:rPr>
          <w:i/>
          <w:iCs/>
        </w:rPr>
        <w:t>pull out</w:t>
      </w:r>
      <w:r w:rsidRPr="004515C9">
        <w:t xml:space="preserve"> de 2ª extremidade e recolhimento</w:t>
      </w:r>
      <w:r w:rsidR="00CA545E" w:rsidRPr="004515C9">
        <w:t>.</w:t>
      </w:r>
    </w:p>
    <w:p w14:paraId="7A975E59" w14:textId="1C9433DF" w:rsidR="00B1283F" w:rsidRPr="004515C9" w:rsidRDefault="00B1283F" w:rsidP="00401ED4">
      <w:pPr>
        <w:rPr>
          <w:rFonts w:cs="Arial"/>
        </w:rPr>
      </w:pPr>
      <w:r w:rsidRPr="004515C9">
        <w:rPr>
          <w:rFonts w:cs="Arial"/>
        </w:rPr>
        <w:t>As alternativas B e E não serão utilizadas, pois pode</w:t>
      </w:r>
      <w:r w:rsidR="0064766E">
        <w:rPr>
          <w:rFonts w:cs="Arial"/>
        </w:rPr>
        <w:t>m</w:t>
      </w:r>
      <w:r w:rsidRPr="004515C9">
        <w:rPr>
          <w:rFonts w:cs="Arial"/>
        </w:rPr>
        <w:t xml:space="preserve"> </w:t>
      </w:r>
      <w:r w:rsidR="0064766E">
        <w:rPr>
          <w:rFonts w:cs="Arial"/>
        </w:rPr>
        <w:t>liberar</w:t>
      </w:r>
      <w:r w:rsidRPr="004515C9">
        <w:rPr>
          <w:rFonts w:cs="Arial"/>
        </w:rPr>
        <w:t xml:space="preserve"> fluído hidráulico no leito marinho e somente é escolhido por questões de segurança e integridade, </w:t>
      </w:r>
      <w:r w:rsidR="0007444C">
        <w:rPr>
          <w:rFonts w:cs="Arial"/>
        </w:rPr>
        <w:t xml:space="preserve">o </w:t>
      </w:r>
      <w:r w:rsidRPr="004515C9">
        <w:rPr>
          <w:rFonts w:cs="Arial"/>
        </w:rPr>
        <w:t xml:space="preserve">que não </w:t>
      </w:r>
      <w:r w:rsidR="0007444C">
        <w:rPr>
          <w:rFonts w:cs="Arial"/>
        </w:rPr>
        <w:t xml:space="preserve">são </w:t>
      </w:r>
      <w:r w:rsidRPr="004515C9">
        <w:rPr>
          <w:rFonts w:cs="Arial"/>
        </w:rPr>
        <w:t>aplicáveis na UEP-2 hipotética.</w:t>
      </w:r>
    </w:p>
    <w:p w14:paraId="1E575B58" w14:textId="0A81F20D" w:rsidR="00B9602D" w:rsidRPr="004515C9" w:rsidRDefault="00954C47" w:rsidP="005A6326">
      <w:pPr>
        <w:rPr>
          <w:rFonts w:cs="Arial"/>
        </w:rPr>
      </w:pPr>
      <w:r w:rsidRPr="004515C9">
        <w:rPr>
          <w:rFonts w:cs="Arial"/>
        </w:rPr>
        <w:t xml:space="preserve">Assim como na UEP-1, </w:t>
      </w:r>
      <w:r w:rsidR="005A6326" w:rsidRPr="004515C9">
        <w:rPr>
          <w:rFonts w:cs="Arial"/>
        </w:rPr>
        <w:t xml:space="preserve">as alternativas foram decodificadas, conforme o detalhamento das atividades descritas no item 2.1.2., onde as embarcações </w:t>
      </w:r>
      <w:r w:rsidR="00D7673A">
        <w:rPr>
          <w:rFonts w:cs="Arial"/>
        </w:rPr>
        <w:t>adotadas</w:t>
      </w:r>
      <w:r w:rsidR="005A6326" w:rsidRPr="004515C9">
        <w:rPr>
          <w:rFonts w:cs="Arial"/>
        </w:rPr>
        <w:t xml:space="preserve"> são do tipo RSV e PLSV e o tempo dispendido para cada atividade foi estabelecido conforme experiência de profissionais da área e tipo de embarcação. Também foi considerado como premissa, o uso do RSV sempre que possível</w:t>
      </w:r>
      <w:r w:rsidR="00D7673A">
        <w:rPr>
          <w:rFonts w:cs="Arial"/>
        </w:rPr>
        <w:t>, para a primeira otimização</w:t>
      </w:r>
      <w:r w:rsidR="005A6326" w:rsidRPr="004515C9">
        <w:rPr>
          <w:rFonts w:cs="Arial"/>
        </w:rPr>
        <w:t>. O resultado da codificação do Estudo de Caso UEP-</w:t>
      </w:r>
      <w:r w:rsidR="00401ED4" w:rsidRPr="004515C9">
        <w:rPr>
          <w:rFonts w:cs="Arial"/>
        </w:rPr>
        <w:t>2</w:t>
      </w:r>
      <w:r w:rsidR="005A6326" w:rsidRPr="004515C9">
        <w:rPr>
          <w:rFonts w:cs="Arial"/>
        </w:rPr>
        <w:t xml:space="preserve"> encontra-se na Tabela 13.</w:t>
      </w:r>
    </w:p>
    <w:p w14:paraId="2F087369" w14:textId="46A71749" w:rsidR="00B9602D" w:rsidRPr="004515C9" w:rsidRDefault="00B9602D" w:rsidP="00B9602D">
      <w:pPr>
        <w:pStyle w:val="Tabela"/>
        <w:rPr>
          <w:rFonts w:cs="Arial"/>
        </w:rPr>
      </w:pPr>
      <w:bookmarkStart w:id="781" w:name="_Toc55897181"/>
      <w:r w:rsidRPr="00891601">
        <w:rPr>
          <w:rFonts w:cs="Arial"/>
          <w:b/>
          <w:bCs/>
        </w:rPr>
        <w:lastRenderedPageBreak/>
        <w:t xml:space="preserve">Tabela </w:t>
      </w:r>
      <w:r w:rsidR="004C1A30" w:rsidRPr="00891601">
        <w:rPr>
          <w:rFonts w:cs="Arial"/>
          <w:b/>
          <w:bCs/>
        </w:rPr>
        <w:t>13</w:t>
      </w:r>
      <w:r w:rsidRPr="00891601">
        <w:rPr>
          <w:rFonts w:cs="Arial"/>
          <w:b/>
          <w:bCs/>
        </w:rPr>
        <w:t xml:space="preserve"> </w:t>
      </w:r>
      <w:r w:rsidRPr="004515C9">
        <w:rPr>
          <w:rFonts w:cs="Arial"/>
        </w:rPr>
        <w:t xml:space="preserve">– Decodificação das Alternativas de </w:t>
      </w:r>
      <w:r w:rsidRPr="004515C9">
        <w:rPr>
          <w:rFonts w:cs="Arial"/>
          <w:i/>
          <w:iCs/>
        </w:rPr>
        <w:t>Pull Out</w:t>
      </w:r>
      <w:r w:rsidRPr="004515C9">
        <w:rPr>
          <w:rFonts w:cs="Arial"/>
        </w:rPr>
        <w:t xml:space="preserve"> de Risers para o </w:t>
      </w:r>
      <w:r w:rsidR="004C1A30" w:rsidRPr="004515C9">
        <w:rPr>
          <w:rFonts w:cs="Arial"/>
        </w:rPr>
        <w:t>Estudo de Caso UEP-2</w:t>
      </w:r>
      <w:bookmarkEnd w:id="781"/>
    </w:p>
    <w:tbl>
      <w:tblPr>
        <w:tblW w:w="9065" w:type="dxa"/>
        <w:tblCellMar>
          <w:left w:w="70" w:type="dxa"/>
          <w:right w:w="70" w:type="dxa"/>
        </w:tblCellMar>
        <w:tblLook w:val="04A0" w:firstRow="1" w:lastRow="0" w:firstColumn="1" w:lastColumn="0" w:noHBand="0" w:noVBand="1"/>
      </w:tblPr>
      <w:tblGrid>
        <w:gridCol w:w="4797"/>
        <w:gridCol w:w="1430"/>
        <w:gridCol w:w="2838"/>
      </w:tblGrid>
      <w:tr w:rsidR="00B9602D" w:rsidRPr="004515C9" w14:paraId="38C35B3B" w14:textId="77777777" w:rsidTr="00B9602D">
        <w:trPr>
          <w:trHeight w:val="388"/>
        </w:trPr>
        <w:tc>
          <w:tcPr>
            <w:tcW w:w="4797" w:type="dxa"/>
            <w:tcBorders>
              <w:top w:val="single" w:sz="8" w:space="0" w:color="auto"/>
              <w:left w:val="single" w:sz="8" w:space="0" w:color="auto"/>
              <w:bottom w:val="single" w:sz="4" w:space="0" w:color="auto"/>
              <w:right w:val="nil"/>
            </w:tcBorders>
            <w:shd w:val="clear" w:color="000000" w:fill="BFBFBF"/>
            <w:noWrap/>
            <w:vAlign w:val="center"/>
            <w:hideMark/>
          </w:tcPr>
          <w:p w14:paraId="724056B0" w14:textId="77777777" w:rsidR="00B9602D" w:rsidRPr="004515C9" w:rsidRDefault="00B9602D" w:rsidP="00A219D3">
            <w:pPr>
              <w:spacing w:before="0" w:after="0"/>
              <w:jc w:val="center"/>
              <w:rPr>
                <w:rFonts w:cs="Arial"/>
                <w:b/>
                <w:bCs/>
                <w:sz w:val="20"/>
                <w:szCs w:val="20"/>
              </w:rPr>
            </w:pPr>
          </w:p>
        </w:tc>
        <w:tc>
          <w:tcPr>
            <w:tcW w:w="1430" w:type="dxa"/>
            <w:tcBorders>
              <w:top w:val="single" w:sz="8" w:space="0" w:color="auto"/>
              <w:left w:val="nil"/>
              <w:bottom w:val="single" w:sz="4" w:space="0" w:color="auto"/>
              <w:right w:val="nil"/>
            </w:tcBorders>
            <w:shd w:val="clear" w:color="000000" w:fill="BFBFBF"/>
            <w:vAlign w:val="center"/>
            <w:hideMark/>
          </w:tcPr>
          <w:p w14:paraId="294A8C15" w14:textId="77777777" w:rsidR="00B9602D" w:rsidRPr="004515C9" w:rsidRDefault="00B9602D" w:rsidP="00A219D3">
            <w:pPr>
              <w:spacing w:before="0" w:after="0"/>
              <w:jc w:val="center"/>
              <w:rPr>
                <w:rFonts w:cs="Arial"/>
                <w:b/>
                <w:bCs/>
                <w:sz w:val="20"/>
                <w:szCs w:val="20"/>
              </w:rPr>
            </w:pPr>
            <w:r w:rsidRPr="004515C9">
              <w:rPr>
                <w:rFonts w:cs="Arial"/>
                <w:b/>
                <w:bCs/>
                <w:sz w:val="20"/>
                <w:szCs w:val="20"/>
              </w:rPr>
              <w:t>Embarcação</w:t>
            </w:r>
          </w:p>
        </w:tc>
        <w:tc>
          <w:tcPr>
            <w:tcW w:w="2838" w:type="dxa"/>
            <w:tcBorders>
              <w:top w:val="single" w:sz="8" w:space="0" w:color="auto"/>
              <w:left w:val="nil"/>
              <w:bottom w:val="single" w:sz="4" w:space="0" w:color="auto"/>
              <w:right w:val="single" w:sz="8" w:space="0" w:color="auto"/>
            </w:tcBorders>
            <w:shd w:val="clear" w:color="000000" w:fill="BFBFBF"/>
            <w:vAlign w:val="center"/>
            <w:hideMark/>
          </w:tcPr>
          <w:p w14:paraId="2BECDC12" w14:textId="77777777" w:rsidR="00B9602D" w:rsidRPr="004515C9" w:rsidRDefault="00B9602D" w:rsidP="00A219D3">
            <w:pPr>
              <w:spacing w:before="0" w:after="0"/>
              <w:jc w:val="center"/>
              <w:rPr>
                <w:rFonts w:cs="Arial"/>
                <w:b/>
                <w:bCs/>
                <w:sz w:val="20"/>
                <w:szCs w:val="20"/>
              </w:rPr>
            </w:pPr>
            <w:r w:rsidRPr="004515C9">
              <w:rPr>
                <w:rFonts w:cs="Arial"/>
                <w:b/>
                <w:bCs/>
                <w:sz w:val="20"/>
                <w:szCs w:val="20"/>
              </w:rPr>
              <w:t>Tempo por riser (d)</w:t>
            </w:r>
          </w:p>
        </w:tc>
      </w:tr>
      <w:tr w:rsidR="00B9602D" w:rsidRPr="004515C9" w14:paraId="5B8DC691" w14:textId="77777777" w:rsidTr="00B9602D">
        <w:trPr>
          <w:trHeight w:val="279"/>
        </w:trPr>
        <w:tc>
          <w:tcPr>
            <w:tcW w:w="9065" w:type="dxa"/>
            <w:gridSpan w:val="3"/>
            <w:tcBorders>
              <w:top w:val="nil"/>
              <w:left w:val="single" w:sz="8" w:space="0" w:color="auto"/>
              <w:bottom w:val="nil"/>
              <w:right w:val="single" w:sz="8" w:space="0" w:color="000000"/>
            </w:tcBorders>
            <w:shd w:val="clear" w:color="000000" w:fill="D9D9D9"/>
            <w:noWrap/>
            <w:vAlign w:val="center"/>
            <w:hideMark/>
          </w:tcPr>
          <w:p w14:paraId="398FC538" w14:textId="77777777" w:rsidR="00B9602D" w:rsidRPr="004515C9" w:rsidRDefault="00B9602D" w:rsidP="00FB50C4">
            <w:pPr>
              <w:spacing w:before="0" w:after="0"/>
              <w:jc w:val="left"/>
              <w:rPr>
                <w:rFonts w:cs="Arial"/>
                <w:b/>
                <w:bCs/>
                <w:sz w:val="20"/>
                <w:szCs w:val="20"/>
              </w:rPr>
            </w:pPr>
            <w:r w:rsidRPr="004515C9">
              <w:rPr>
                <w:rFonts w:cs="Arial"/>
                <w:b/>
                <w:bCs/>
                <w:sz w:val="20"/>
                <w:szCs w:val="20"/>
              </w:rPr>
              <w:t xml:space="preserve">Alternativa A: Desconexão na CRF, pull out de 1ª extremidade e recolhimento </w:t>
            </w:r>
          </w:p>
        </w:tc>
      </w:tr>
      <w:tr w:rsidR="00B9602D" w:rsidRPr="004515C9" w14:paraId="58959DA2" w14:textId="77777777" w:rsidTr="00B9602D">
        <w:trPr>
          <w:trHeight w:val="242"/>
        </w:trPr>
        <w:tc>
          <w:tcPr>
            <w:tcW w:w="4797" w:type="dxa"/>
            <w:tcBorders>
              <w:top w:val="nil"/>
              <w:left w:val="single" w:sz="8" w:space="0" w:color="auto"/>
              <w:bottom w:val="nil"/>
              <w:right w:val="nil"/>
            </w:tcBorders>
            <w:shd w:val="clear" w:color="auto" w:fill="auto"/>
            <w:noWrap/>
            <w:hideMark/>
          </w:tcPr>
          <w:p w14:paraId="69077E9E" w14:textId="77777777" w:rsidR="00B9602D" w:rsidRPr="004515C9" w:rsidRDefault="00B9602D" w:rsidP="00FB50C4">
            <w:pPr>
              <w:spacing w:before="0" w:after="0"/>
              <w:jc w:val="left"/>
              <w:rPr>
                <w:rFonts w:cs="Arial"/>
                <w:sz w:val="20"/>
                <w:szCs w:val="20"/>
              </w:rPr>
            </w:pPr>
            <w:r w:rsidRPr="004515C9">
              <w:rPr>
                <w:rFonts w:cs="Arial"/>
                <w:sz w:val="20"/>
                <w:szCs w:val="20"/>
              </w:rPr>
              <w:t>Instalação de peso morto</w:t>
            </w:r>
          </w:p>
        </w:tc>
        <w:tc>
          <w:tcPr>
            <w:tcW w:w="1430" w:type="dxa"/>
            <w:tcBorders>
              <w:top w:val="nil"/>
              <w:left w:val="nil"/>
              <w:bottom w:val="nil"/>
              <w:right w:val="nil"/>
            </w:tcBorders>
            <w:shd w:val="clear" w:color="auto" w:fill="auto"/>
            <w:noWrap/>
            <w:hideMark/>
          </w:tcPr>
          <w:p w14:paraId="5F915A59" w14:textId="77777777" w:rsidR="00B9602D" w:rsidRPr="004515C9" w:rsidRDefault="00B9602D" w:rsidP="00A219D3">
            <w:pPr>
              <w:spacing w:before="0" w:after="0"/>
              <w:jc w:val="center"/>
              <w:rPr>
                <w:rFonts w:cs="Arial"/>
                <w:sz w:val="20"/>
                <w:szCs w:val="20"/>
              </w:rPr>
            </w:pPr>
            <w:r w:rsidRPr="004515C9">
              <w:rPr>
                <w:rFonts w:cs="Arial"/>
                <w:sz w:val="20"/>
                <w:szCs w:val="20"/>
              </w:rPr>
              <w:t>RSV</w:t>
            </w:r>
          </w:p>
        </w:tc>
        <w:tc>
          <w:tcPr>
            <w:tcW w:w="2838" w:type="dxa"/>
            <w:tcBorders>
              <w:top w:val="nil"/>
              <w:left w:val="nil"/>
              <w:bottom w:val="nil"/>
              <w:right w:val="single" w:sz="8" w:space="0" w:color="auto"/>
            </w:tcBorders>
            <w:shd w:val="clear" w:color="auto" w:fill="auto"/>
            <w:noWrap/>
            <w:hideMark/>
          </w:tcPr>
          <w:p w14:paraId="6643F833" w14:textId="77777777" w:rsidR="00B9602D" w:rsidRPr="004515C9" w:rsidRDefault="00B9602D" w:rsidP="00A219D3">
            <w:pPr>
              <w:spacing w:before="0" w:after="0"/>
              <w:jc w:val="center"/>
              <w:rPr>
                <w:rFonts w:cs="Arial"/>
                <w:sz w:val="20"/>
                <w:szCs w:val="20"/>
              </w:rPr>
            </w:pPr>
            <w:r w:rsidRPr="004515C9">
              <w:rPr>
                <w:rFonts w:cs="Arial"/>
                <w:sz w:val="20"/>
                <w:szCs w:val="20"/>
              </w:rPr>
              <w:t>1,00</w:t>
            </w:r>
          </w:p>
        </w:tc>
      </w:tr>
      <w:tr w:rsidR="00B9602D" w:rsidRPr="004515C9" w14:paraId="6FAB3DF9" w14:textId="77777777" w:rsidTr="00B9602D">
        <w:trPr>
          <w:trHeight w:val="242"/>
        </w:trPr>
        <w:tc>
          <w:tcPr>
            <w:tcW w:w="4797" w:type="dxa"/>
            <w:tcBorders>
              <w:top w:val="nil"/>
              <w:left w:val="single" w:sz="8" w:space="0" w:color="auto"/>
              <w:bottom w:val="nil"/>
              <w:right w:val="nil"/>
            </w:tcBorders>
            <w:shd w:val="clear" w:color="auto" w:fill="auto"/>
            <w:noWrap/>
            <w:hideMark/>
          </w:tcPr>
          <w:p w14:paraId="7ECD3946" w14:textId="77777777" w:rsidR="00B9602D" w:rsidRPr="004515C9" w:rsidRDefault="00B9602D" w:rsidP="00FB50C4">
            <w:pPr>
              <w:spacing w:before="0" w:after="0"/>
              <w:jc w:val="left"/>
              <w:rPr>
                <w:rFonts w:cs="Arial"/>
                <w:sz w:val="20"/>
                <w:szCs w:val="20"/>
              </w:rPr>
            </w:pPr>
            <w:r w:rsidRPr="004515C9">
              <w:rPr>
                <w:rFonts w:cs="Arial"/>
                <w:sz w:val="20"/>
                <w:szCs w:val="20"/>
              </w:rPr>
              <w:t>Quebra de conexão</w:t>
            </w:r>
          </w:p>
        </w:tc>
        <w:tc>
          <w:tcPr>
            <w:tcW w:w="1430" w:type="dxa"/>
            <w:tcBorders>
              <w:top w:val="nil"/>
              <w:left w:val="nil"/>
              <w:bottom w:val="nil"/>
              <w:right w:val="nil"/>
            </w:tcBorders>
            <w:shd w:val="clear" w:color="auto" w:fill="auto"/>
            <w:noWrap/>
            <w:hideMark/>
          </w:tcPr>
          <w:p w14:paraId="221B2213" w14:textId="77777777" w:rsidR="00B9602D" w:rsidRPr="004515C9" w:rsidRDefault="00B9602D" w:rsidP="00A219D3">
            <w:pPr>
              <w:spacing w:before="0" w:after="0"/>
              <w:jc w:val="center"/>
              <w:rPr>
                <w:rFonts w:cs="Arial"/>
                <w:sz w:val="20"/>
                <w:szCs w:val="20"/>
              </w:rPr>
            </w:pPr>
            <w:r w:rsidRPr="004515C9">
              <w:rPr>
                <w:rFonts w:cs="Arial"/>
                <w:sz w:val="20"/>
                <w:szCs w:val="20"/>
              </w:rPr>
              <w:t>RSV</w:t>
            </w:r>
          </w:p>
        </w:tc>
        <w:tc>
          <w:tcPr>
            <w:tcW w:w="2838" w:type="dxa"/>
            <w:tcBorders>
              <w:top w:val="nil"/>
              <w:left w:val="nil"/>
              <w:bottom w:val="nil"/>
              <w:right w:val="single" w:sz="8" w:space="0" w:color="auto"/>
            </w:tcBorders>
            <w:shd w:val="clear" w:color="auto" w:fill="auto"/>
            <w:noWrap/>
            <w:hideMark/>
          </w:tcPr>
          <w:p w14:paraId="05F6FF42" w14:textId="77777777" w:rsidR="00B9602D" w:rsidRPr="004515C9" w:rsidRDefault="00B9602D" w:rsidP="00A219D3">
            <w:pPr>
              <w:spacing w:before="0" w:after="0"/>
              <w:jc w:val="center"/>
              <w:rPr>
                <w:rFonts w:cs="Arial"/>
                <w:sz w:val="20"/>
                <w:szCs w:val="20"/>
              </w:rPr>
            </w:pPr>
            <w:r w:rsidRPr="004515C9">
              <w:rPr>
                <w:rFonts w:cs="Arial"/>
                <w:sz w:val="20"/>
                <w:szCs w:val="20"/>
              </w:rPr>
              <w:t>2,00</w:t>
            </w:r>
          </w:p>
        </w:tc>
      </w:tr>
      <w:tr w:rsidR="00B9602D" w:rsidRPr="004515C9" w14:paraId="3DF1A7A3" w14:textId="77777777" w:rsidTr="00B9602D">
        <w:trPr>
          <w:trHeight w:val="242"/>
        </w:trPr>
        <w:tc>
          <w:tcPr>
            <w:tcW w:w="4797" w:type="dxa"/>
            <w:tcBorders>
              <w:top w:val="nil"/>
              <w:left w:val="single" w:sz="8" w:space="0" w:color="auto"/>
              <w:bottom w:val="nil"/>
              <w:right w:val="nil"/>
            </w:tcBorders>
            <w:shd w:val="clear" w:color="auto" w:fill="auto"/>
            <w:noWrap/>
            <w:hideMark/>
          </w:tcPr>
          <w:p w14:paraId="17755FBD" w14:textId="77777777" w:rsidR="00B9602D" w:rsidRPr="004515C9" w:rsidRDefault="00B9602D" w:rsidP="00FB50C4">
            <w:pPr>
              <w:spacing w:before="0" w:after="0"/>
              <w:jc w:val="left"/>
              <w:rPr>
                <w:rFonts w:cs="Arial"/>
                <w:sz w:val="20"/>
                <w:szCs w:val="20"/>
              </w:rPr>
            </w:pPr>
            <w:r w:rsidRPr="004515C9">
              <w:rPr>
                <w:rFonts w:cs="Arial"/>
                <w:i/>
                <w:iCs/>
                <w:sz w:val="20"/>
                <w:szCs w:val="20"/>
              </w:rPr>
              <w:t>Pull out</w:t>
            </w:r>
            <w:r w:rsidRPr="004515C9">
              <w:rPr>
                <w:rFonts w:cs="Arial"/>
                <w:sz w:val="20"/>
                <w:szCs w:val="20"/>
              </w:rPr>
              <w:t xml:space="preserve"> de 1ª extremidade</w:t>
            </w:r>
          </w:p>
        </w:tc>
        <w:tc>
          <w:tcPr>
            <w:tcW w:w="1430" w:type="dxa"/>
            <w:tcBorders>
              <w:top w:val="nil"/>
              <w:left w:val="nil"/>
              <w:bottom w:val="nil"/>
              <w:right w:val="nil"/>
            </w:tcBorders>
            <w:shd w:val="clear" w:color="auto" w:fill="auto"/>
            <w:noWrap/>
            <w:hideMark/>
          </w:tcPr>
          <w:p w14:paraId="0CE686E4" w14:textId="77777777" w:rsidR="00B9602D" w:rsidRPr="004515C9" w:rsidRDefault="00B9602D"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nil"/>
              <w:right w:val="single" w:sz="8" w:space="0" w:color="auto"/>
            </w:tcBorders>
            <w:shd w:val="clear" w:color="auto" w:fill="auto"/>
            <w:noWrap/>
            <w:hideMark/>
          </w:tcPr>
          <w:p w14:paraId="02D19945" w14:textId="77777777" w:rsidR="00B9602D" w:rsidRPr="004515C9" w:rsidRDefault="00B9602D" w:rsidP="00A219D3">
            <w:pPr>
              <w:spacing w:before="0" w:after="0"/>
              <w:jc w:val="center"/>
              <w:rPr>
                <w:rFonts w:cs="Arial"/>
                <w:sz w:val="20"/>
                <w:szCs w:val="20"/>
              </w:rPr>
            </w:pPr>
            <w:r w:rsidRPr="004515C9">
              <w:rPr>
                <w:rFonts w:cs="Arial"/>
                <w:sz w:val="20"/>
                <w:szCs w:val="20"/>
              </w:rPr>
              <w:t>1,00</w:t>
            </w:r>
          </w:p>
        </w:tc>
      </w:tr>
      <w:tr w:rsidR="00B9602D" w:rsidRPr="004515C9" w14:paraId="6C11D12B" w14:textId="77777777" w:rsidTr="00B9602D">
        <w:trPr>
          <w:trHeight w:val="242"/>
        </w:trPr>
        <w:tc>
          <w:tcPr>
            <w:tcW w:w="4797" w:type="dxa"/>
            <w:tcBorders>
              <w:top w:val="nil"/>
              <w:left w:val="single" w:sz="8" w:space="0" w:color="auto"/>
              <w:bottom w:val="nil"/>
              <w:right w:val="nil"/>
            </w:tcBorders>
            <w:shd w:val="clear" w:color="auto" w:fill="auto"/>
            <w:noWrap/>
          </w:tcPr>
          <w:p w14:paraId="672D1C50" w14:textId="7E9E0CE0" w:rsidR="00B9602D" w:rsidRPr="004515C9" w:rsidRDefault="00B9602D" w:rsidP="00FB50C4">
            <w:pPr>
              <w:spacing w:before="0" w:after="0"/>
              <w:jc w:val="left"/>
              <w:rPr>
                <w:rFonts w:cs="Arial"/>
                <w:sz w:val="20"/>
                <w:szCs w:val="20"/>
              </w:rPr>
            </w:pPr>
            <w:r w:rsidRPr="004515C9">
              <w:rPr>
                <w:rFonts w:cs="Arial"/>
                <w:sz w:val="20"/>
                <w:szCs w:val="20"/>
              </w:rPr>
              <w:t>TNP associado a campanha de desmobilização</w:t>
            </w:r>
          </w:p>
        </w:tc>
        <w:tc>
          <w:tcPr>
            <w:tcW w:w="1430" w:type="dxa"/>
            <w:tcBorders>
              <w:top w:val="nil"/>
              <w:left w:val="nil"/>
              <w:bottom w:val="nil"/>
              <w:right w:val="nil"/>
            </w:tcBorders>
            <w:shd w:val="clear" w:color="auto" w:fill="auto"/>
            <w:noWrap/>
          </w:tcPr>
          <w:p w14:paraId="48A42538" w14:textId="66C43B17" w:rsidR="00B9602D" w:rsidRPr="004515C9" w:rsidRDefault="00B9602D"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nil"/>
              <w:right w:val="single" w:sz="8" w:space="0" w:color="auto"/>
            </w:tcBorders>
            <w:shd w:val="clear" w:color="auto" w:fill="auto"/>
            <w:noWrap/>
          </w:tcPr>
          <w:p w14:paraId="5C34AE5B" w14:textId="3A329FAC" w:rsidR="00B9602D" w:rsidRPr="004515C9" w:rsidRDefault="00B9602D" w:rsidP="00A219D3">
            <w:pPr>
              <w:spacing w:before="0" w:after="0"/>
              <w:jc w:val="center"/>
              <w:rPr>
                <w:rFonts w:cs="Arial"/>
                <w:sz w:val="20"/>
                <w:szCs w:val="20"/>
              </w:rPr>
            </w:pPr>
            <w:r w:rsidRPr="004515C9">
              <w:rPr>
                <w:rFonts w:cs="Arial"/>
                <w:sz w:val="20"/>
                <w:szCs w:val="20"/>
              </w:rPr>
              <w:t>1,50</w:t>
            </w:r>
          </w:p>
        </w:tc>
      </w:tr>
      <w:tr w:rsidR="00B9602D" w:rsidRPr="004515C9" w14:paraId="32F45477" w14:textId="77777777" w:rsidTr="00B9602D">
        <w:trPr>
          <w:trHeight w:val="242"/>
        </w:trPr>
        <w:tc>
          <w:tcPr>
            <w:tcW w:w="4797" w:type="dxa"/>
            <w:tcBorders>
              <w:top w:val="nil"/>
              <w:left w:val="single" w:sz="8" w:space="0" w:color="auto"/>
              <w:bottom w:val="single" w:sz="4" w:space="0" w:color="auto"/>
              <w:right w:val="nil"/>
            </w:tcBorders>
            <w:shd w:val="clear" w:color="auto" w:fill="auto"/>
            <w:noWrap/>
            <w:hideMark/>
          </w:tcPr>
          <w:p w14:paraId="7AB8DB33" w14:textId="77777777" w:rsidR="00B9602D" w:rsidRPr="004515C9" w:rsidRDefault="00B9602D" w:rsidP="00FB50C4">
            <w:pPr>
              <w:spacing w:before="0" w:after="0"/>
              <w:jc w:val="left"/>
              <w:rPr>
                <w:rFonts w:cs="Arial"/>
                <w:sz w:val="20"/>
                <w:szCs w:val="20"/>
              </w:rPr>
            </w:pPr>
            <w:r w:rsidRPr="004515C9">
              <w:rPr>
                <w:rFonts w:cs="Arial"/>
                <w:sz w:val="20"/>
                <w:szCs w:val="20"/>
              </w:rPr>
              <w:t>Recolhimento (0,3km/h)</w:t>
            </w:r>
          </w:p>
        </w:tc>
        <w:tc>
          <w:tcPr>
            <w:tcW w:w="1430" w:type="dxa"/>
            <w:tcBorders>
              <w:top w:val="nil"/>
              <w:left w:val="nil"/>
              <w:bottom w:val="single" w:sz="4" w:space="0" w:color="auto"/>
              <w:right w:val="nil"/>
            </w:tcBorders>
            <w:shd w:val="clear" w:color="auto" w:fill="auto"/>
            <w:noWrap/>
            <w:hideMark/>
          </w:tcPr>
          <w:p w14:paraId="20BE3335" w14:textId="77777777" w:rsidR="00B9602D" w:rsidRPr="004515C9" w:rsidRDefault="00B9602D"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single" w:sz="4" w:space="0" w:color="auto"/>
              <w:right w:val="single" w:sz="8" w:space="0" w:color="auto"/>
            </w:tcBorders>
            <w:shd w:val="clear" w:color="auto" w:fill="auto"/>
            <w:noWrap/>
            <w:hideMark/>
          </w:tcPr>
          <w:p w14:paraId="3BBF3F83" w14:textId="509B73D3" w:rsidR="00B9602D" w:rsidRPr="004515C9" w:rsidRDefault="00B9602D" w:rsidP="00A219D3">
            <w:pPr>
              <w:spacing w:before="0" w:after="0"/>
              <w:jc w:val="center"/>
              <w:rPr>
                <w:rFonts w:cs="Arial"/>
                <w:sz w:val="20"/>
                <w:szCs w:val="20"/>
              </w:rPr>
            </w:pPr>
          </w:p>
        </w:tc>
      </w:tr>
      <w:tr w:rsidR="00B9602D" w:rsidRPr="004515C9" w14:paraId="10E6E3C9" w14:textId="77777777" w:rsidTr="00B9602D">
        <w:trPr>
          <w:trHeight w:val="279"/>
        </w:trPr>
        <w:tc>
          <w:tcPr>
            <w:tcW w:w="9065" w:type="dxa"/>
            <w:gridSpan w:val="3"/>
            <w:tcBorders>
              <w:top w:val="nil"/>
              <w:left w:val="single" w:sz="8" w:space="0" w:color="auto"/>
              <w:bottom w:val="nil"/>
              <w:right w:val="single" w:sz="8" w:space="0" w:color="000000"/>
            </w:tcBorders>
            <w:shd w:val="clear" w:color="000000" w:fill="D9D9D9"/>
            <w:noWrap/>
            <w:vAlign w:val="center"/>
            <w:hideMark/>
          </w:tcPr>
          <w:p w14:paraId="625924D5" w14:textId="76D6CF7B" w:rsidR="00B9602D" w:rsidRPr="004515C9" w:rsidRDefault="00B9602D" w:rsidP="00FB50C4">
            <w:pPr>
              <w:spacing w:before="0" w:after="0"/>
              <w:jc w:val="left"/>
              <w:rPr>
                <w:rFonts w:cs="Arial"/>
                <w:b/>
                <w:bCs/>
                <w:sz w:val="20"/>
                <w:szCs w:val="20"/>
              </w:rPr>
            </w:pPr>
            <w:r w:rsidRPr="004515C9">
              <w:rPr>
                <w:rFonts w:cs="Arial"/>
                <w:b/>
                <w:bCs/>
                <w:sz w:val="20"/>
                <w:szCs w:val="20"/>
              </w:rPr>
              <w:t>Alternativa C: Pull out de 1ª extremidade, deposição temporária no leito e recolhimento posterior</w:t>
            </w:r>
          </w:p>
        </w:tc>
      </w:tr>
      <w:tr w:rsidR="00127881" w:rsidRPr="004515C9" w14:paraId="77C7CC84" w14:textId="77777777" w:rsidTr="00127881">
        <w:trPr>
          <w:trHeight w:val="242"/>
        </w:trPr>
        <w:tc>
          <w:tcPr>
            <w:tcW w:w="4797" w:type="dxa"/>
            <w:tcBorders>
              <w:top w:val="nil"/>
              <w:left w:val="single" w:sz="8" w:space="0" w:color="auto"/>
              <w:bottom w:val="nil"/>
              <w:right w:val="nil"/>
            </w:tcBorders>
            <w:shd w:val="clear" w:color="auto" w:fill="auto"/>
            <w:noWrap/>
            <w:hideMark/>
          </w:tcPr>
          <w:p w14:paraId="04BD58C9" w14:textId="5A3AE51C" w:rsidR="00127881" w:rsidRPr="004515C9" w:rsidRDefault="00127881" w:rsidP="00FB50C4">
            <w:pPr>
              <w:spacing w:before="0" w:after="0"/>
              <w:jc w:val="left"/>
              <w:rPr>
                <w:rFonts w:cs="Arial"/>
                <w:sz w:val="20"/>
                <w:szCs w:val="20"/>
              </w:rPr>
            </w:pPr>
            <w:r w:rsidRPr="004515C9">
              <w:rPr>
                <w:rFonts w:cs="Arial"/>
                <w:sz w:val="20"/>
                <w:szCs w:val="20"/>
              </w:rPr>
              <w:t>Pullout de 1ª extremidade</w:t>
            </w:r>
          </w:p>
        </w:tc>
        <w:tc>
          <w:tcPr>
            <w:tcW w:w="1430" w:type="dxa"/>
            <w:tcBorders>
              <w:top w:val="nil"/>
              <w:left w:val="nil"/>
              <w:bottom w:val="nil"/>
              <w:right w:val="nil"/>
            </w:tcBorders>
            <w:shd w:val="clear" w:color="auto" w:fill="auto"/>
            <w:noWrap/>
            <w:hideMark/>
          </w:tcPr>
          <w:p w14:paraId="6F03C46C" w14:textId="4456FEA1"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nil"/>
              <w:right w:val="single" w:sz="8" w:space="0" w:color="auto"/>
            </w:tcBorders>
            <w:shd w:val="clear" w:color="auto" w:fill="auto"/>
            <w:noWrap/>
          </w:tcPr>
          <w:p w14:paraId="7E936648" w14:textId="50F33392" w:rsidR="00127881" w:rsidRPr="004515C9" w:rsidRDefault="00127881" w:rsidP="00A219D3">
            <w:pPr>
              <w:spacing w:before="0" w:after="0"/>
              <w:jc w:val="center"/>
              <w:rPr>
                <w:rFonts w:cs="Arial"/>
                <w:sz w:val="20"/>
                <w:szCs w:val="20"/>
              </w:rPr>
            </w:pPr>
            <w:r w:rsidRPr="004515C9">
              <w:rPr>
                <w:rFonts w:cs="Arial"/>
                <w:sz w:val="20"/>
                <w:szCs w:val="20"/>
              </w:rPr>
              <w:t>1,00</w:t>
            </w:r>
          </w:p>
        </w:tc>
      </w:tr>
      <w:tr w:rsidR="00127881" w:rsidRPr="004515C9" w14:paraId="0656C39A" w14:textId="77777777" w:rsidTr="004515C9">
        <w:trPr>
          <w:trHeight w:val="242"/>
        </w:trPr>
        <w:tc>
          <w:tcPr>
            <w:tcW w:w="4797" w:type="dxa"/>
            <w:tcBorders>
              <w:top w:val="nil"/>
              <w:left w:val="single" w:sz="8" w:space="0" w:color="auto"/>
              <w:right w:val="nil"/>
            </w:tcBorders>
            <w:shd w:val="clear" w:color="auto" w:fill="auto"/>
            <w:noWrap/>
            <w:hideMark/>
          </w:tcPr>
          <w:p w14:paraId="46FDE79A" w14:textId="289A13A4" w:rsidR="00127881" w:rsidRPr="004515C9" w:rsidRDefault="00127881" w:rsidP="00FB50C4">
            <w:pPr>
              <w:spacing w:before="0" w:after="0"/>
              <w:jc w:val="left"/>
              <w:rPr>
                <w:rFonts w:cs="Arial"/>
                <w:sz w:val="20"/>
                <w:szCs w:val="20"/>
              </w:rPr>
            </w:pPr>
            <w:r w:rsidRPr="004515C9">
              <w:rPr>
                <w:rFonts w:cs="Arial"/>
                <w:sz w:val="20"/>
                <w:szCs w:val="20"/>
              </w:rPr>
              <w:t>Deposição no fundo marinho</w:t>
            </w:r>
          </w:p>
        </w:tc>
        <w:tc>
          <w:tcPr>
            <w:tcW w:w="1430" w:type="dxa"/>
            <w:tcBorders>
              <w:top w:val="nil"/>
              <w:left w:val="nil"/>
              <w:right w:val="nil"/>
            </w:tcBorders>
            <w:shd w:val="clear" w:color="auto" w:fill="auto"/>
            <w:noWrap/>
            <w:hideMark/>
          </w:tcPr>
          <w:p w14:paraId="15AADE55" w14:textId="71560F1C"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right w:val="single" w:sz="8" w:space="0" w:color="auto"/>
            </w:tcBorders>
            <w:shd w:val="clear" w:color="auto" w:fill="auto"/>
            <w:noWrap/>
          </w:tcPr>
          <w:p w14:paraId="57201F1F" w14:textId="1D0E4A46" w:rsidR="00127881" w:rsidRPr="004515C9" w:rsidRDefault="00127881" w:rsidP="00A219D3">
            <w:pPr>
              <w:spacing w:before="0" w:after="0"/>
              <w:jc w:val="center"/>
              <w:rPr>
                <w:rFonts w:cs="Arial"/>
                <w:sz w:val="20"/>
                <w:szCs w:val="20"/>
              </w:rPr>
            </w:pPr>
            <w:r w:rsidRPr="004515C9">
              <w:rPr>
                <w:rFonts w:cs="Arial"/>
                <w:sz w:val="20"/>
                <w:szCs w:val="20"/>
              </w:rPr>
              <w:t>0,50</w:t>
            </w:r>
          </w:p>
        </w:tc>
      </w:tr>
      <w:tr w:rsidR="00127881" w:rsidRPr="004515C9" w14:paraId="7A120F4D" w14:textId="77777777" w:rsidTr="004515C9">
        <w:trPr>
          <w:trHeight w:val="242"/>
        </w:trPr>
        <w:tc>
          <w:tcPr>
            <w:tcW w:w="4797" w:type="dxa"/>
            <w:tcBorders>
              <w:top w:val="nil"/>
              <w:left w:val="single" w:sz="8" w:space="0" w:color="auto"/>
              <w:right w:val="nil"/>
            </w:tcBorders>
            <w:shd w:val="clear" w:color="auto" w:fill="auto"/>
            <w:noWrap/>
            <w:hideMark/>
          </w:tcPr>
          <w:p w14:paraId="499AAE88" w14:textId="4FCD0D9E" w:rsidR="00127881" w:rsidRPr="004515C9" w:rsidRDefault="00127881" w:rsidP="00FB50C4">
            <w:pPr>
              <w:spacing w:before="0" w:after="0"/>
              <w:jc w:val="left"/>
              <w:rPr>
                <w:rFonts w:cs="Arial"/>
                <w:sz w:val="20"/>
                <w:szCs w:val="20"/>
              </w:rPr>
            </w:pPr>
            <w:r w:rsidRPr="004515C9">
              <w:rPr>
                <w:rFonts w:cs="Arial"/>
                <w:sz w:val="20"/>
                <w:szCs w:val="20"/>
              </w:rPr>
              <w:t>TNP associado a campanha de desmobilização</w:t>
            </w:r>
          </w:p>
        </w:tc>
        <w:tc>
          <w:tcPr>
            <w:tcW w:w="1430" w:type="dxa"/>
            <w:tcBorders>
              <w:top w:val="nil"/>
              <w:left w:val="nil"/>
              <w:right w:val="nil"/>
            </w:tcBorders>
            <w:shd w:val="clear" w:color="auto" w:fill="auto"/>
            <w:noWrap/>
            <w:hideMark/>
          </w:tcPr>
          <w:p w14:paraId="4E266B1A" w14:textId="77777777"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right w:val="single" w:sz="8" w:space="0" w:color="auto"/>
            </w:tcBorders>
            <w:shd w:val="clear" w:color="auto" w:fill="auto"/>
            <w:noWrap/>
          </w:tcPr>
          <w:p w14:paraId="32E79A2A" w14:textId="484417ED" w:rsidR="00127881" w:rsidRPr="004515C9" w:rsidRDefault="00127881" w:rsidP="00A219D3">
            <w:pPr>
              <w:spacing w:before="0" w:after="0"/>
              <w:jc w:val="center"/>
              <w:rPr>
                <w:rFonts w:cs="Arial"/>
                <w:sz w:val="20"/>
                <w:szCs w:val="20"/>
              </w:rPr>
            </w:pPr>
            <w:r w:rsidRPr="004515C9">
              <w:rPr>
                <w:rFonts w:cs="Arial"/>
                <w:sz w:val="20"/>
                <w:szCs w:val="20"/>
              </w:rPr>
              <w:t>1,50</w:t>
            </w:r>
          </w:p>
        </w:tc>
      </w:tr>
      <w:tr w:rsidR="00127881" w:rsidRPr="004515C9" w14:paraId="0F54979F" w14:textId="77777777" w:rsidTr="004515C9">
        <w:trPr>
          <w:trHeight w:val="242"/>
        </w:trPr>
        <w:tc>
          <w:tcPr>
            <w:tcW w:w="4797" w:type="dxa"/>
            <w:tcBorders>
              <w:left w:val="single" w:sz="8" w:space="0" w:color="auto"/>
              <w:bottom w:val="nil"/>
              <w:right w:val="nil"/>
            </w:tcBorders>
            <w:shd w:val="clear" w:color="auto" w:fill="auto"/>
            <w:noWrap/>
          </w:tcPr>
          <w:p w14:paraId="32FFA3B3" w14:textId="089043B0" w:rsidR="00127881" w:rsidRPr="004515C9" w:rsidRDefault="00127881" w:rsidP="00FB50C4">
            <w:pPr>
              <w:spacing w:before="0" w:after="0"/>
              <w:jc w:val="left"/>
              <w:rPr>
                <w:rFonts w:cs="Arial"/>
                <w:sz w:val="20"/>
                <w:szCs w:val="20"/>
              </w:rPr>
            </w:pPr>
            <w:r w:rsidRPr="004515C9">
              <w:rPr>
                <w:rFonts w:cs="Arial"/>
                <w:sz w:val="20"/>
                <w:szCs w:val="20"/>
              </w:rPr>
              <w:t>Quebra de conexão</w:t>
            </w:r>
          </w:p>
        </w:tc>
        <w:tc>
          <w:tcPr>
            <w:tcW w:w="1430" w:type="dxa"/>
            <w:tcBorders>
              <w:left w:val="nil"/>
              <w:bottom w:val="nil"/>
              <w:right w:val="nil"/>
            </w:tcBorders>
            <w:shd w:val="clear" w:color="auto" w:fill="auto"/>
            <w:noWrap/>
          </w:tcPr>
          <w:p w14:paraId="1437C779" w14:textId="61C694C8" w:rsidR="00127881" w:rsidRPr="004515C9" w:rsidRDefault="00127881" w:rsidP="00A219D3">
            <w:pPr>
              <w:spacing w:before="0" w:after="0"/>
              <w:jc w:val="center"/>
              <w:rPr>
                <w:rFonts w:cs="Arial"/>
                <w:sz w:val="20"/>
                <w:szCs w:val="20"/>
              </w:rPr>
            </w:pPr>
            <w:r w:rsidRPr="004515C9">
              <w:rPr>
                <w:rFonts w:cs="Arial"/>
                <w:sz w:val="20"/>
                <w:szCs w:val="20"/>
              </w:rPr>
              <w:t>RSV</w:t>
            </w:r>
          </w:p>
        </w:tc>
        <w:tc>
          <w:tcPr>
            <w:tcW w:w="2838" w:type="dxa"/>
            <w:tcBorders>
              <w:left w:val="nil"/>
              <w:bottom w:val="nil"/>
              <w:right w:val="single" w:sz="8" w:space="0" w:color="auto"/>
            </w:tcBorders>
            <w:shd w:val="clear" w:color="auto" w:fill="auto"/>
            <w:noWrap/>
          </w:tcPr>
          <w:p w14:paraId="3AEC1E56" w14:textId="7756B749" w:rsidR="00127881" w:rsidRPr="004515C9" w:rsidRDefault="00127881" w:rsidP="00A219D3">
            <w:pPr>
              <w:spacing w:before="0" w:after="0"/>
              <w:jc w:val="center"/>
              <w:rPr>
                <w:rFonts w:cs="Arial"/>
                <w:sz w:val="20"/>
                <w:szCs w:val="20"/>
              </w:rPr>
            </w:pPr>
            <w:r w:rsidRPr="004515C9">
              <w:rPr>
                <w:rFonts w:cs="Arial"/>
                <w:sz w:val="20"/>
                <w:szCs w:val="20"/>
              </w:rPr>
              <w:t>2,00</w:t>
            </w:r>
          </w:p>
        </w:tc>
      </w:tr>
      <w:tr w:rsidR="00127881" w:rsidRPr="004515C9" w14:paraId="6B24124D" w14:textId="77777777" w:rsidTr="00B9602D">
        <w:trPr>
          <w:trHeight w:val="242"/>
        </w:trPr>
        <w:tc>
          <w:tcPr>
            <w:tcW w:w="4797" w:type="dxa"/>
            <w:tcBorders>
              <w:top w:val="nil"/>
              <w:left w:val="single" w:sz="8" w:space="0" w:color="auto"/>
              <w:bottom w:val="nil"/>
              <w:right w:val="nil"/>
            </w:tcBorders>
            <w:shd w:val="clear" w:color="auto" w:fill="auto"/>
            <w:noWrap/>
          </w:tcPr>
          <w:p w14:paraId="17B60D44" w14:textId="21816FE3" w:rsidR="00127881" w:rsidRPr="004515C9" w:rsidRDefault="00127881" w:rsidP="00FB50C4">
            <w:pPr>
              <w:spacing w:before="0" w:after="0"/>
              <w:jc w:val="left"/>
              <w:rPr>
                <w:rFonts w:cs="Arial"/>
                <w:sz w:val="20"/>
                <w:szCs w:val="20"/>
              </w:rPr>
            </w:pPr>
            <w:r w:rsidRPr="004515C9">
              <w:rPr>
                <w:rFonts w:cs="Arial"/>
                <w:sz w:val="20"/>
                <w:szCs w:val="20"/>
              </w:rPr>
              <w:t>Recuperação da extremidade</w:t>
            </w:r>
          </w:p>
        </w:tc>
        <w:tc>
          <w:tcPr>
            <w:tcW w:w="1430" w:type="dxa"/>
            <w:tcBorders>
              <w:top w:val="nil"/>
              <w:left w:val="nil"/>
              <w:bottom w:val="nil"/>
              <w:right w:val="nil"/>
            </w:tcBorders>
            <w:shd w:val="clear" w:color="auto" w:fill="auto"/>
            <w:noWrap/>
          </w:tcPr>
          <w:p w14:paraId="3E27B861" w14:textId="4043DD2E"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nil"/>
              <w:right w:val="single" w:sz="8" w:space="0" w:color="auto"/>
            </w:tcBorders>
            <w:shd w:val="clear" w:color="auto" w:fill="auto"/>
            <w:noWrap/>
          </w:tcPr>
          <w:p w14:paraId="14D93071" w14:textId="54C263B4" w:rsidR="00127881" w:rsidRPr="004515C9" w:rsidRDefault="00127881" w:rsidP="00A219D3">
            <w:pPr>
              <w:spacing w:before="0" w:after="0"/>
              <w:jc w:val="center"/>
              <w:rPr>
                <w:rFonts w:cs="Arial"/>
                <w:sz w:val="20"/>
                <w:szCs w:val="20"/>
              </w:rPr>
            </w:pPr>
            <w:r w:rsidRPr="004515C9">
              <w:rPr>
                <w:rFonts w:cs="Arial"/>
                <w:sz w:val="20"/>
                <w:szCs w:val="20"/>
              </w:rPr>
              <w:t>0,50</w:t>
            </w:r>
          </w:p>
        </w:tc>
      </w:tr>
      <w:tr w:rsidR="00127881" w:rsidRPr="004515C9" w14:paraId="03398EAB" w14:textId="77777777" w:rsidTr="00B9602D">
        <w:trPr>
          <w:trHeight w:val="242"/>
        </w:trPr>
        <w:tc>
          <w:tcPr>
            <w:tcW w:w="4797" w:type="dxa"/>
            <w:tcBorders>
              <w:top w:val="nil"/>
              <w:left w:val="single" w:sz="8" w:space="0" w:color="auto"/>
              <w:bottom w:val="single" w:sz="4" w:space="0" w:color="auto"/>
              <w:right w:val="nil"/>
            </w:tcBorders>
            <w:shd w:val="clear" w:color="auto" w:fill="auto"/>
            <w:noWrap/>
            <w:hideMark/>
          </w:tcPr>
          <w:p w14:paraId="21E1F935" w14:textId="192B8E1F" w:rsidR="00127881" w:rsidRPr="004515C9" w:rsidRDefault="00127881" w:rsidP="00FB50C4">
            <w:pPr>
              <w:spacing w:before="0" w:after="0"/>
              <w:jc w:val="left"/>
              <w:rPr>
                <w:rFonts w:cs="Arial"/>
                <w:sz w:val="20"/>
                <w:szCs w:val="20"/>
              </w:rPr>
            </w:pPr>
            <w:r w:rsidRPr="004515C9">
              <w:rPr>
                <w:rFonts w:cs="Arial"/>
                <w:sz w:val="20"/>
                <w:szCs w:val="20"/>
              </w:rPr>
              <w:t>Recolhimento (0,3km/h)</w:t>
            </w:r>
          </w:p>
        </w:tc>
        <w:tc>
          <w:tcPr>
            <w:tcW w:w="1430" w:type="dxa"/>
            <w:tcBorders>
              <w:top w:val="nil"/>
              <w:left w:val="nil"/>
              <w:bottom w:val="single" w:sz="4" w:space="0" w:color="auto"/>
              <w:right w:val="nil"/>
            </w:tcBorders>
            <w:shd w:val="clear" w:color="auto" w:fill="auto"/>
            <w:noWrap/>
            <w:hideMark/>
          </w:tcPr>
          <w:p w14:paraId="75222005" w14:textId="77777777"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single" w:sz="4" w:space="0" w:color="auto"/>
              <w:right w:val="single" w:sz="8" w:space="0" w:color="auto"/>
            </w:tcBorders>
            <w:shd w:val="clear" w:color="auto" w:fill="auto"/>
            <w:noWrap/>
            <w:hideMark/>
          </w:tcPr>
          <w:p w14:paraId="393361BE" w14:textId="4077D7B8" w:rsidR="00127881" w:rsidRPr="004515C9" w:rsidRDefault="00127881" w:rsidP="00A219D3">
            <w:pPr>
              <w:spacing w:before="0" w:after="0"/>
              <w:jc w:val="center"/>
              <w:rPr>
                <w:rFonts w:cs="Arial"/>
                <w:sz w:val="20"/>
                <w:szCs w:val="20"/>
              </w:rPr>
            </w:pPr>
          </w:p>
        </w:tc>
      </w:tr>
      <w:tr w:rsidR="00127881" w:rsidRPr="004515C9" w14:paraId="1FB90C26" w14:textId="77777777" w:rsidTr="00B9602D">
        <w:trPr>
          <w:trHeight w:val="279"/>
        </w:trPr>
        <w:tc>
          <w:tcPr>
            <w:tcW w:w="9065" w:type="dxa"/>
            <w:gridSpan w:val="3"/>
            <w:tcBorders>
              <w:top w:val="nil"/>
              <w:left w:val="single" w:sz="8" w:space="0" w:color="auto"/>
              <w:bottom w:val="nil"/>
              <w:right w:val="single" w:sz="8" w:space="0" w:color="000000"/>
            </w:tcBorders>
            <w:shd w:val="clear" w:color="000000" w:fill="D9D9D9"/>
            <w:noWrap/>
            <w:vAlign w:val="center"/>
            <w:hideMark/>
          </w:tcPr>
          <w:p w14:paraId="5222E507" w14:textId="77777777" w:rsidR="00127881" w:rsidRPr="004515C9" w:rsidRDefault="00127881" w:rsidP="00FB50C4">
            <w:pPr>
              <w:spacing w:before="0" w:after="0"/>
              <w:jc w:val="left"/>
              <w:rPr>
                <w:rFonts w:cs="Arial"/>
                <w:b/>
                <w:bCs/>
                <w:sz w:val="20"/>
                <w:szCs w:val="20"/>
              </w:rPr>
            </w:pPr>
            <w:r w:rsidRPr="004515C9">
              <w:rPr>
                <w:rFonts w:cs="Arial"/>
                <w:b/>
                <w:bCs/>
                <w:sz w:val="20"/>
                <w:szCs w:val="20"/>
              </w:rPr>
              <w:t>Alternativa D: Desconexão na CRF, pull out de 2ª extremidade e recolhimento</w:t>
            </w:r>
          </w:p>
        </w:tc>
      </w:tr>
      <w:tr w:rsidR="00127881" w:rsidRPr="004515C9" w14:paraId="5E5ED09B" w14:textId="77777777" w:rsidTr="00B9602D">
        <w:trPr>
          <w:trHeight w:val="242"/>
        </w:trPr>
        <w:tc>
          <w:tcPr>
            <w:tcW w:w="4797" w:type="dxa"/>
            <w:tcBorders>
              <w:top w:val="nil"/>
              <w:left w:val="single" w:sz="8" w:space="0" w:color="auto"/>
              <w:bottom w:val="nil"/>
              <w:right w:val="nil"/>
            </w:tcBorders>
            <w:shd w:val="clear" w:color="auto" w:fill="auto"/>
            <w:noWrap/>
            <w:hideMark/>
          </w:tcPr>
          <w:p w14:paraId="1913C6AE" w14:textId="77777777" w:rsidR="00127881" w:rsidRPr="004515C9" w:rsidRDefault="00127881" w:rsidP="00FB50C4">
            <w:pPr>
              <w:spacing w:before="0" w:after="0"/>
              <w:jc w:val="left"/>
              <w:rPr>
                <w:rFonts w:cs="Arial"/>
                <w:sz w:val="20"/>
                <w:szCs w:val="20"/>
              </w:rPr>
            </w:pPr>
            <w:r w:rsidRPr="004515C9">
              <w:rPr>
                <w:rFonts w:cs="Arial"/>
                <w:sz w:val="20"/>
                <w:szCs w:val="20"/>
              </w:rPr>
              <w:t>Instalação de peso morto</w:t>
            </w:r>
          </w:p>
        </w:tc>
        <w:tc>
          <w:tcPr>
            <w:tcW w:w="1430" w:type="dxa"/>
            <w:tcBorders>
              <w:top w:val="nil"/>
              <w:left w:val="nil"/>
              <w:bottom w:val="nil"/>
              <w:right w:val="nil"/>
            </w:tcBorders>
            <w:shd w:val="clear" w:color="auto" w:fill="auto"/>
            <w:noWrap/>
            <w:hideMark/>
          </w:tcPr>
          <w:p w14:paraId="26B9AF85" w14:textId="77777777" w:rsidR="00127881" w:rsidRPr="004515C9" w:rsidRDefault="00127881" w:rsidP="00A219D3">
            <w:pPr>
              <w:spacing w:before="0" w:after="0"/>
              <w:jc w:val="center"/>
              <w:rPr>
                <w:rFonts w:cs="Arial"/>
                <w:sz w:val="20"/>
                <w:szCs w:val="20"/>
              </w:rPr>
            </w:pPr>
            <w:r w:rsidRPr="004515C9">
              <w:rPr>
                <w:rFonts w:cs="Arial"/>
                <w:sz w:val="20"/>
                <w:szCs w:val="20"/>
              </w:rPr>
              <w:t>RSV</w:t>
            </w:r>
          </w:p>
        </w:tc>
        <w:tc>
          <w:tcPr>
            <w:tcW w:w="2838" w:type="dxa"/>
            <w:tcBorders>
              <w:top w:val="nil"/>
              <w:left w:val="nil"/>
              <w:bottom w:val="nil"/>
              <w:right w:val="single" w:sz="8" w:space="0" w:color="auto"/>
            </w:tcBorders>
            <w:shd w:val="clear" w:color="auto" w:fill="auto"/>
            <w:noWrap/>
            <w:hideMark/>
          </w:tcPr>
          <w:p w14:paraId="3C8F3E89" w14:textId="77777777" w:rsidR="00127881" w:rsidRPr="004515C9" w:rsidRDefault="00127881" w:rsidP="00A219D3">
            <w:pPr>
              <w:spacing w:before="0" w:after="0"/>
              <w:jc w:val="center"/>
              <w:rPr>
                <w:rFonts w:cs="Arial"/>
                <w:sz w:val="20"/>
                <w:szCs w:val="20"/>
              </w:rPr>
            </w:pPr>
            <w:r w:rsidRPr="004515C9">
              <w:rPr>
                <w:rFonts w:cs="Arial"/>
                <w:sz w:val="20"/>
                <w:szCs w:val="20"/>
              </w:rPr>
              <w:t>1,00</w:t>
            </w:r>
          </w:p>
        </w:tc>
      </w:tr>
      <w:tr w:rsidR="00127881" w:rsidRPr="004515C9" w14:paraId="49A2A284" w14:textId="77777777" w:rsidTr="00B9602D">
        <w:trPr>
          <w:trHeight w:val="242"/>
        </w:trPr>
        <w:tc>
          <w:tcPr>
            <w:tcW w:w="4797" w:type="dxa"/>
            <w:tcBorders>
              <w:top w:val="nil"/>
              <w:left w:val="single" w:sz="8" w:space="0" w:color="auto"/>
              <w:bottom w:val="nil"/>
              <w:right w:val="nil"/>
            </w:tcBorders>
            <w:shd w:val="clear" w:color="auto" w:fill="auto"/>
            <w:noWrap/>
            <w:hideMark/>
          </w:tcPr>
          <w:p w14:paraId="7675A50B" w14:textId="77777777" w:rsidR="00127881" w:rsidRPr="004515C9" w:rsidRDefault="00127881" w:rsidP="00FB50C4">
            <w:pPr>
              <w:spacing w:before="0" w:after="0"/>
              <w:jc w:val="left"/>
              <w:rPr>
                <w:rFonts w:cs="Arial"/>
                <w:sz w:val="20"/>
                <w:szCs w:val="20"/>
              </w:rPr>
            </w:pPr>
            <w:r w:rsidRPr="004515C9">
              <w:rPr>
                <w:rFonts w:cs="Arial"/>
                <w:sz w:val="20"/>
                <w:szCs w:val="20"/>
              </w:rPr>
              <w:t>Quebra de conexão</w:t>
            </w:r>
          </w:p>
        </w:tc>
        <w:tc>
          <w:tcPr>
            <w:tcW w:w="1430" w:type="dxa"/>
            <w:tcBorders>
              <w:top w:val="nil"/>
              <w:left w:val="nil"/>
              <w:bottom w:val="nil"/>
              <w:right w:val="nil"/>
            </w:tcBorders>
            <w:shd w:val="clear" w:color="auto" w:fill="auto"/>
            <w:noWrap/>
            <w:hideMark/>
          </w:tcPr>
          <w:p w14:paraId="1A4995ED" w14:textId="77777777" w:rsidR="00127881" w:rsidRPr="004515C9" w:rsidRDefault="00127881" w:rsidP="00A219D3">
            <w:pPr>
              <w:spacing w:before="0" w:after="0"/>
              <w:jc w:val="center"/>
              <w:rPr>
                <w:rFonts w:cs="Arial"/>
                <w:sz w:val="20"/>
                <w:szCs w:val="20"/>
              </w:rPr>
            </w:pPr>
            <w:r w:rsidRPr="004515C9">
              <w:rPr>
                <w:rFonts w:cs="Arial"/>
                <w:sz w:val="20"/>
                <w:szCs w:val="20"/>
              </w:rPr>
              <w:t>RSV</w:t>
            </w:r>
          </w:p>
        </w:tc>
        <w:tc>
          <w:tcPr>
            <w:tcW w:w="2838" w:type="dxa"/>
            <w:tcBorders>
              <w:top w:val="nil"/>
              <w:left w:val="nil"/>
              <w:bottom w:val="nil"/>
              <w:right w:val="single" w:sz="8" w:space="0" w:color="auto"/>
            </w:tcBorders>
            <w:shd w:val="clear" w:color="auto" w:fill="auto"/>
            <w:noWrap/>
            <w:hideMark/>
          </w:tcPr>
          <w:p w14:paraId="1409738D" w14:textId="77777777" w:rsidR="00127881" w:rsidRPr="004515C9" w:rsidRDefault="00127881" w:rsidP="00A219D3">
            <w:pPr>
              <w:spacing w:before="0" w:after="0"/>
              <w:jc w:val="center"/>
              <w:rPr>
                <w:rFonts w:cs="Arial"/>
                <w:sz w:val="20"/>
                <w:szCs w:val="20"/>
              </w:rPr>
            </w:pPr>
            <w:r w:rsidRPr="004515C9">
              <w:rPr>
                <w:rFonts w:cs="Arial"/>
                <w:sz w:val="20"/>
                <w:szCs w:val="20"/>
              </w:rPr>
              <w:t>2,00</w:t>
            </w:r>
          </w:p>
        </w:tc>
      </w:tr>
      <w:tr w:rsidR="00127881" w:rsidRPr="004515C9" w14:paraId="1DC6FF6A" w14:textId="77777777" w:rsidTr="00B9602D">
        <w:trPr>
          <w:trHeight w:val="242"/>
        </w:trPr>
        <w:tc>
          <w:tcPr>
            <w:tcW w:w="4797" w:type="dxa"/>
            <w:tcBorders>
              <w:top w:val="nil"/>
              <w:left w:val="single" w:sz="8" w:space="0" w:color="auto"/>
              <w:bottom w:val="nil"/>
              <w:right w:val="nil"/>
            </w:tcBorders>
            <w:shd w:val="clear" w:color="auto" w:fill="auto"/>
            <w:noWrap/>
            <w:hideMark/>
          </w:tcPr>
          <w:p w14:paraId="7F4187ED" w14:textId="77777777" w:rsidR="00127881" w:rsidRPr="004515C9" w:rsidRDefault="00127881" w:rsidP="00FB50C4">
            <w:pPr>
              <w:spacing w:before="0" w:after="0"/>
              <w:jc w:val="left"/>
              <w:rPr>
                <w:rFonts w:cs="Arial"/>
                <w:sz w:val="20"/>
                <w:szCs w:val="20"/>
              </w:rPr>
            </w:pPr>
            <w:r w:rsidRPr="004515C9">
              <w:rPr>
                <w:rFonts w:cs="Arial"/>
                <w:sz w:val="20"/>
                <w:szCs w:val="20"/>
              </w:rPr>
              <w:t>Instalação de cabeça de tração</w:t>
            </w:r>
          </w:p>
        </w:tc>
        <w:tc>
          <w:tcPr>
            <w:tcW w:w="1430" w:type="dxa"/>
            <w:tcBorders>
              <w:top w:val="nil"/>
              <w:left w:val="nil"/>
              <w:bottom w:val="nil"/>
              <w:right w:val="nil"/>
            </w:tcBorders>
            <w:shd w:val="clear" w:color="auto" w:fill="auto"/>
            <w:noWrap/>
            <w:hideMark/>
          </w:tcPr>
          <w:p w14:paraId="10089778" w14:textId="77777777" w:rsidR="00127881" w:rsidRPr="004515C9" w:rsidRDefault="00127881" w:rsidP="00A219D3">
            <w:pPr>
              <w:spacing w:before="0" w:after="0"/>
              <w:jc w:val="center"/>
              <w:rPr>
                <w:rFonts w:cs="Arial"/>
                <w:sz w:val="20"/>
                <w:szCs w:val="20"/>
              </w:rPr>
            </w:pPr>
            <w:r w:rsidRPr="004515C9">
              <w:rPr>
                <w:rFonts w:cs="Arial"/>
                <w:sz w:val="20"/>
                <w:szCs w:val="20"/>
              </w:rPr>
              <w:t>RSV</w:t>
            </w:r>
          </w:p>
        </w:tc>
        <w:tc>
          <w:tcPr>
            <w:tcW w:w="2838" w:type="dxa"/>
            <w:tcBorders>
              <w:top w:val="nil"/>
              <w:left w:val="nil"/>
              <w:bottom w:val="nil"/>
              <w:right w:val="single" w:sz="8" w:space="0" w:color="auto"/>
            </w:tcBorders>
            <w:shd w:val="clear" w:color="auto" w:fill="auto"/>
            <w:noWrap/>
            <w:hideMark/>
          </w:tcPr>
          <w:p w14:paraId="34A7A08D" w14:textId="77777777" w:rsidR="00127881" w:rsidRPr="004515C9" w:rsidRDefault="00127881" w:rsidP="00A219D3">
            <w:pPr>
              <w:spacing w:before="0" w:after="0"/>
              <w:jc w:val="center"/>
              <w:rPr>
                <w:rFonts w:cs="Arial"/>
                <w:sz w:val="20"/>
                <w:szCs w:val="20"/>
              </w:rPr>
            </w:pPr>
            <w:r w:rsidRPr="004515C9">
              <w:rPr>
                <w:rFonts w:cs="Arial"/>
                <w:sz w:val="20"/>
                <w:szCs w:val="20"/>
              </w:rPr>
              <w:t>2,00</w:t>
            </w:r>
          </w:p>
        </w:tc>
      </w:tr>
      <w:tr w:rsidR="00127881" w:rsidRPr="004515C9" w14:paraId="67EE6799" w14:textId="77777777" w:rsidTr="00B9602D">
        <w:trPr>
          <w:trHeight w:val="242"/>
        </w:trPr>
        <w:tc>
          <w:tcPr>
            <w:tcW w:w="4797" w:type="dxa"/>
            <w:tcBorders>
              <w:top w:val="nil"/>
              <w:left w:val="single" w:sz="8" w:space="0" w:color="auto"/>
              <w:bottom w:val="nil"/>
              <w:right w:val="nil"/>
            </w:tcBorders>
            <w:shd w:val="clear" w:color="auto" w:fill="auto"/>
            <w:noWrap/>
            <w:hideMark/>
          </w:tcPr>
          <w:p w14:paraId="76415634" w14:textId="77777777" w:rsidR="00127881" w:rsidRPr="004515C9" w:rsidRDefault="00127881" w:rsidP="00FB50C4">
            <w:pPr>
              <w:spacing w:before="0" w:after="0"/>
              <w:jc w:val="left"/>
              <w:rPr>
                <w:rFonts w:cs="Arial"/>
                <w:sz w:val="20"/>
                <w:szCs w:val="20"/>
              </w:rPr>
            </w:pPr>
            <w:r w:rsidRPr="004515C9">
              <w:rPr>
                <w:rFonts w:cs="Arial"/>
                <w:i/>
                <w:iCs/>
                <w:sz w:val="20"/>
                <w:szCs w:val="20"/>
              </w:rPr>
              <w:t>Pull out</w:t>
            </w:r>
            <w:r w:rsidRPr="004515C9">
              <w:rPr>
                <w:rFonts w:cs="Arial"/>
                <w:sz w:val="20"/>
                <w:szCs w:val="20"/>
              </w:rPr>
              <w:t xml:space="preserve"> de 2ª extremidade</w:t>
            </w:r>
          </w:p>
        </w:tc>
        <w:tc>
          <w:tcPr>
            <w:tcW w:w="1430" w:type="dxa"/>
            <w:tcBorders>
              <w:top w:val="nil"/>
              <w:left w:val="nil"/>
              <w:bottom w:val="nil"/>
              <w:right w:val="nil"/>
            </w:tcBorders>
            <w:shd w:val="clear" w:color="auto" w:fill="auto"/>
            <w:noWrap/>
            <w:hideMark/>
          </w:tcPr>
          <w:p w14:paraId="4394FAC8" w14:textId="77777777"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nil"/>
              <w:right w:val="single" w:sz="8" w:space="0" w:color="auto"/>
            </w:tcBorders>
            <w:shd w:val="clear" w:color="auto" w:fill="auto"/>
            <w:noWrap/>
            <w:hideMark/>
          </w:tcPr>
          <w:p w14:paraId="4565A818" w14:textId="77777777" w:rsidR="00127881" w:rsidRPr="004515C9" w:rsidRDefault="00127881" w:rsidP="00A219D3">
            <w:pPr>
              <w:spacing w:before="0" w:after="0"/>
              <w:jc w:val="center"/>
              <w:rPr>
                <w:rFonts w:cs="Arial"/>
                <w:sz w:val="20"/>
                <w:szCs w:val="20"/>
              </w:rPr>
            </w:pPr>
            <w:r w:rsidRPr="004515C9">
              <w:rPr>
                <w:rFonts w:cs="Arial"/>
                <w:sz w:val="20"/>
                <w:szCs w:val="20"/>
              </w:rPr>
              <w:t>0,50</w:t>
            </w:r>
          </w:p>
        </w:tc>
      </w:tr>
      <w:tr w:rsidR="00127881" w:rsidRPr="004515C9" w14:paraId="05A7984D" w14:textId="77777777" w:rsidTr="00B9602D">
        <w:trPr>
          <w:trHeight w:val="242"/>
        </w:trPr>
        <w:tc>
          <w:tcPr>
            <w:tcW w:w="4797" w:type="dxa"/>
            <w:tcBorders>
              <w:top w:val="nil"/>
              <w:left w:val="single" w:sz="8" w:space="0" w:color="auto"/>
              <w:bottom w:val="nil"/>
              <w:right w:val="nil"/>
            </w:tcBorders>
            <w:shd w:val="clear" w:color="auto" w:fill="auto"/>
            <w:noWrap/>
          </w:tcPr>
          <w:p w14:paraId="6B16B3AE" w14:textId="215AFC59" w:rsidR="00127881" w:rsidRPr="004515C9" w:rsidRDefault="00127881" w:rsidP="00FB50C4">
            <w:pPr>
              <w:spacing w:before="0" w:after="0"/>
              <w:jc w:val="left"/>
              <w:rPr>
                <w:rFonts w:cs="Arial"/>
                <w:i/>
                <w:iCs/>
                <w:sz w:val="20"/>
                <w:szCs w:val="20"/>
              </w:rPr>
            </w:pPr>
            <w:r w:rsidRPr="004515C9">
              <w:rPr>
                <w:rFonts w:cs="Arial"/>
                <w:sz w:val="20"/>
                <w:szCs w:val="20"/>
              </w:rPr>
              <w:t>TNP associado a campanha de desmobilização</w:t>
            </w:r>
          </w:p>
        </w:tc>
        <w:tc>
          <w:tcPr>
            <w:tcW w:w="1430" w:type="dxa"/>
            <w:tcBorders>
              <w:top w:val="nil"/>
              <w:left w:val="nil"/>
              <w:bottom w:val="nil"/>
              <w:right w:val="nil"/>
            </w:tcBorders>
            <w:shd w:val="clear" w:color="auto" w:fill="auto"/>
            <w:noWrap/>
          </w:tcPr>
          <w:p w14:paraId="60F7F94B" w14:textId="0DA29DE5"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nil"/>
              <w:right w:val="single" w:sz="8" w:space="0" w:color="auto"/>
            </w:tcBorders>
            <w:shd w:val="clear" w:color="auto" w:fill="auto"/>
            <w:noWrap/>
          </w:tcPr>
          <w:p w14:paraId="24239F6B" w14:textId="5C6CFB92" w:rsidR="00127881" w:rsidRPr="004515C9" w:rsidRDefault="00127881" w:rsidP="00A219D3">
            <w:pPr>
              <w:spacing w:before="0" w:after="0"/>
              <w:jc w:val="center"/>
              <w:rPr>
                <w:rFonts w:cs="Arial"/>
                <w:sz w:val="20"/>
                <w:szCs w:val="20"/>
              </w:rPr>
            </w:pPr>
            <w:r w:rsidRPr="004515C9">
              <w:rPr>
                <w:rFonts w:cs="Arial"/>
                <w:sz w:val="20"/>
                <w:szCs w:val="20"/>
              </w:rPr>
              <w:t>1,50</w:t>
            </w:r>
          </w:p>
        </w:tc>
      </w:tr>
      <w:tr w:rsidR="00127881" w:rsidRPr="004515C9" w14:paraId="61C10E16" w14:textId="77777777" w:rsidTr="00B9602D">
        <w:trPr>
          <w:trHeight w:val="254"/>
        </w:trPr>
        <w:tc>
          <w:tcPr>
            <w:tcW w:w="4797" w:type="dxa"/>
            <w:tcBorders>
              <w:top w:val="nil"/>
              <w:left w:val="single" w:sz="8" w:space="0" w:color="auto"/>
              <w:bottom w:val="single" w:sz="4" w:space="0" w:color="auto"/>
              <w:right w:val="nil"/>
            </w:tcBorders>
            <w:shd w:val="clear" w:color="auto" w:fill="auto"/>
            <w:noWrap/>
            <w:hideMark/>
          </w:tcPr>
          <w:p w14:paraId="40095257" w14:textId="77777777" w:rsidR="00127881" w:rsidRPr="004515C9" w:rsidRDefault="00127881" w:rsidP="00FB50C4">
            <w:pPr>
              <w:spacing w:before="0" w:after="0"/>
              <w:jc w:val="left"/>
              <w:rPr>
                <w:rFonts w:cs="Arial"/>
                <w:sz w:val="20"/>
                <w:szCs w:val="20"/>
              </w:rPr>
            </w:pPr>
            <w:r w:rsidRPr="004515C9">
              <w:rPr>
                <w:rFonts w:cs="Arial"/>
                <w:sz w:val="20"/>
                <w:szCs w:val="20"/>
              </w:rPr>
              <w:t>Recolhimento (0,3km/h)</w:t>
            </w:r>
          </w:p>
        </w:tc>
        <w:tc>
          <w:tcPr>
            <w:tcW w:w="1430" w:type="dxa"/>
            <w:tcBorders>
              <w:top w:val="nil"/>
              <w:left w:val="nil"/>
              <w:bottom w:val="single" w:sz="4" w:space="0" w:color="auto"/>
              <w:right w:val="nil"/>
            </w:tcBorders>
            <w:shd w:val="clear" w:color="auto" w:fill="auto"/>
            <w:noWrap/>
            <w:hideMark/>
          </w:tcPr>
          <w:p w14:paraId="40A8B3D0" w14:textId="77777777" w:rsidR="00127881" w:rsidRPr="004515C9" w:rsidRDefault="00127881" w:rsidP="00A219D3">
            <w:pPr>
              <w:spacing w:before="0" w:after="0"/>
              <w:jc w:val="center"/>
              <w:rPr>
                <w:rFonts w:cs="Arial"/>
                <w:sz w:val="20"/>
                <w:szCs w:val="20"/>
              </w:rPr>
            </w:pPr>
            <w:r w:rsidRPr="004515C9">
              <w:rPr>
                <w:rFonts w:cs="Arial"/>
                <w:sz w:val="20"/>
                <w:szCs w:val="20"/>
              </w:rPr>
              <w:t>PLSV</w:t>
            </w:r>
          </w:p>
        </w:tc>
        <w:tc>
          <w:tcPr>
            <w:tcW w:w="2838" w:type="dxa"/>
            <w:tcBorders>
              <w:top w:val="nil"/>
              <w:left w:val="nil"/>
              <w:bottom w:val="single" w:sz="4" w:space="0" w:color="auto"/>
              <w:right w:val="single" w:sz="8" w:space="0" w:color="auto"/>
            </w:tcBorders>
            <w:shd w:val="clear" w:color="auto" w:fill="auto"/>
            <w:noWrap/>
            <w:hideMark/>
          </w:tcPr>
          <w:p w14:paraId="23071518" w14:textId="76B75884" w:rsidR="00127881" w:rsidRPr="004515C9" w:rsidRDefault="00127881" w:rsidP="00A219D3">
            <w:pPr>
              <w:spacing w:before="0" w:after="0"/>
              <w:jc w:val="center"/>
              <w:rPr>
                <w:rFonts w:cs="Arial"/>
                <w:sz w:val="20"/>
                <w:szCs w:val="20"/>
              </w:rPr>
            </w:pPr>
          </w:p>
        </w:tc>
      </w:tr>
      <w:tr w:rsidR="00127881" w:rsidRPr="004515C9" w14:paraId="5B566582" w14:textId="77777777" w:rsidTr="00B9602D">
        <w:trPr>
          <w:trHeight w:val="279"/>
        </w:trPr>
        <w:tc>
          <w:tcPr>
            <w:tcW w:w="4797" w:type="dxa"/>
            <w:tcBorders>
              <w:top w:val="single" w:sz="8" w:space="0" w:color="auto"/>
              <w:left w:val="single" w:sz="8" w:space="0" w:color="auto"/>
              <w:bottom w:val="nil"/>
              <w:right w:val="nil"/>
            </w:tcBorders>
            <w:shd w:val="clear" w:color="000000" w:fill="D9D9D9"/>
            <w:noWrap/>
            <w:vAlign w:val="center"/>
            <w:hideMark/>
          </w:tcPr>
          <w:p w14:paraId="46465010" w14:textId="77777777" w:rsidR="00127881" w:rsidRPr="004515C9" w:rsidRDefault="00127881" w:rsidP="00FB50C4">
            <w:pPr>
              <w:spacing w:before="0" w:after="0"/>
              <w:jc w:val="left"/>
              <w:rPr>
                <w:rFonts w:cs="Arial"/>
                <w:b/>
                <w:bCs/>
                <w:sz w:val="20"/>
                <w:szCs w:val="20"/>
              </w:rPr>
            </w:pPr>
            <w:r w:rsidRPr="004515C9">
              <w:rPr>
                <w:rFonts w:cs="Arial"/>
                <w:b/>
                <w:bCs/>
                <w:sz w:val="20"/>
                <w:szCs w:val="20"/>
              </w:rPr>
              <w:t>Totais Adicionais a todas Alternativas</w:t>
            </w:r>
          </w:p>
        </w:tc>
        <w:tc>
          <w:tcPr>
            <w:tcW w:w="1430" w:type="dxa"/>
            <w:tcBorders>
              <w:top w:val="single" w:sz="8" w:space="0" w:color="auto"/>
              <w:left w:val="nil"/>
              <w:bottom w:val="nil"/>
              <w:right w:val="nil"/>
            </w:tcBorders>
            <w:shd w:val="clear" w:color="000000" w:fill="D9D9D9"/>
            <w:noWrap/>
            <w:vAlign w:val="center"/>
            <w:hideMark/>
          </w:tcPr>
          <w:p w14:paraId="127A4923" w14:textId="77777777" w:rsidR="00127881" w:rsidRPr="004515C9" w:rsidRDefault="00127881" w:rsidP="00A219D3">
            <w:pPr>
              <w:spacing w:before="0" w:after="0"/>
              <w:jc w:val="center"/>
              <w:rPr>
                <w:rFonts w:cs="Arial"/>
                <w:b/>
                <w:bCs/>
                <w:sz w:val="20"/>
                <w:szCs w:val="20"/>
              </w:rPr>
            </w:pPr>
            <w:r w:rsidRPr="004515C9">
              <w:rPr>
                <w:rFonts w:cs="Arial"/>
                <w:b/>
                <w:bCs/>
                <w:sz w:val="20"/>
                <w:szCs w:val="20"/>
              </w:rPr>
              <w:t> </w:t>
            </w:r>
          </w:p>
        </w:tc>
        <w:tc>
          <w:tcPr>
            <w:tcW w:w="2838" w:type="dxa"/>
            <w:tcBorders>
              <w:top w:val="single" w:sz="8" w:space="0" w:color="auto"/>
              <w:left w:val="nil"/>
              <w:bottom w:val="nil"/>
              <w:right w:val="single" w:sz="8" w:space="0" w:color="auto"/>
            </w:tcBorders>
            <w:shd w:val="clear" w:color="000000" w:fill="D9D9D9"/>
            <w:noWrap/>
            <w:vAlign w:val="center"/>
            <w:hideMark/>
          </w:tcPr>
          <w:p w14:paraId="78547697" w14:textId="77777777" w:rsidR="00127881" w:rsidRPr="004515C9" w:rsidRDefault="00127881" w:rsidP="00A219D3">
            <w:pPr>
              <w:spacing w:before="0" w:after="0"/>
              <w:jc w:val="center"/>
              <w:rPr>
                <w:rFonts w:cs="Arial"/>
                <w:b/>
                <w:bCs/>
                <w:sz w:val="20"/>
                <w:szCs w:val="20"/>
              </w:rPr>
            </w:pPr>
            <w:r w:rsidRPr="004515C9">
              <w:rPr>
                <w:rFonts w:cs="Arial"/>
                <w:b/>
                <w:bCs/>
                <w:sz w:val="20"/>
                <w:szCs w:val="20"/>
              </w:rPr>
              <w:t> </w:t>
            </w:r>
          </w:p>
        </w:tc>
      </w:tr>
      <w:tr w:rsidR="00127881" w:rsidRPr="004515C9" w14:paraId="59FE01AC" w14:textId="77777777" w:rsidTr="00B9602D">
        <w:trPr>
          <w:trHeight w:val="242"/>
        </w:trPr>
        <w:tc>
          <w:tcPr>
            <w:tcW w:w="4797" w:type="dxa"/>
            <w:tcBorders>
              <w:top w:val="nil"/>
              <w:left w:val="single" w:sz="8" w:space="0" w:color="auto"/>
              <w:bottom w:val="nil"/>
              <w:right w:val="nil"/>
            </w:tcBorders>
            <w:shd w:val="clear" w:color="auto" w:fill="auto"/>
            <w:noWrap/>
          </w:tcPr>
          <w:p w14:paraId="49BCDD20" w14:textId="4DC1261B" w:rsidR="00127881" w:rsidRPr="004515C9" w:rsidRDefault="004C1A30" w:rsidP="00FB50C4">
            <w:pPr>
              <w:spacing w:before="0" w:after="0"/>
              <w:jc w:val="left"/>
              <w:rPr>
                <w:rFonts w:cs="Arial"/>
                <w:sz w:val="20"/>
                <w:szCs w:val="20"/>
              </w:rPr>
            </w:pPr>
            <w:r w:rsidRPr="004515C9">
              <w:rPr>
                <w:rFonts w:cs="Arial"/>
                <w:sz w:val="20"/>
                <w:szCs w:val="20"/>
              </w:rPr>
              <w:t>Tamponamento da linha de óleo</w:t>
            </w:r>
          </w:p>
        </w:tc>
        <w:tc>
          <w:tcPr>
            <w:tcW w:w="1430" w:type="dxa"/>
            <w:tcBorders>
              <w:top w:val="nil"/>
              <w:left w:val="nil"/>
              <w:bottom w:val="nil"/>
              <w:right w:val="nil"/>
            </w:tcBorders>
            <w:shd w:val="clear" w:color="auto" w:fill="auto"/>
            <w:noWrap/>
          </w:tcPr>
          <w:p w14:paraId="6D7BE34C" w14:textId="22F7F793" w:rsidR="00127881" w:rsidRPr="004515C9" w:rsidRDefault="004C1A30" w:rsidP="005077F6">
            <w:pPr>
              <w:spacing w:before="0" w:after="0"/>
              <w:jc w:val="center"/>
              <w:rPr>
                <w:rFonts w:cs="Arial"/>
                <w:sz w:val="20"/>
                <w:szCs w:val="20"/>
              </w:rPr>
            </w:pPr>
            <w:r w:rsidRPr="004515C9">
              <w:rPr>
                <w:rFonts w:cs="Arial"/>
                <w:sz w:val="20"/>
                <w:szCs w:val="20"/>
              </w:rPr>
              <w:t>RSV</w:t>
            </w:r>
          </w:p>
        </w:tc>
        <w:tc>
          <w:tcPr>
            <w:tcW w:w="2838" w:type="dxa"/>
            <w:tcBorders>
              <w:top w:val="nil"/>
              <w:left w:val="nil"/>
              <w:bottom w:val="nil"/>
              <w:right w:val="single" w:sz="8" w:space="0" w:color="auto"/>
            </w:tcBorders>
            <w:shd w:val="clear" w:color="auto" w:fill="auto"/>
            <w:noWrap/>
          </w:tcPr>
          <w:p w14:paraId="44CBD02C" w14:textId="288D2EDF" w:rsidR="00127881" w:rsidRPr="004515C9" w:rsidRDefault="004C1A30" w:rsidP="005077F6">
            <w:pPr>
              <w:spacing w:before="0" w:after="0"/>
              <w:jc w:val="center"/>
              <w:rPr>
                <w:rFonts w:cs="Arial"/>
                <w:sz w:val="20"/>
                <w:szCs w:val="20"/>
              </w:rPr>
            </w:pPr>
            <w:r w:rsidRPr="004515C9">
              <w:rPr>
                <w:rFonts w:cs="Arial"/>
                <w:sz w:val="20"/>
                <w:szCs w:val="20"/>
              </w:rPr>
              <w:t>2,00</w:t>
            </w:r>
          </w:p>
        </w:tc>
      </w:tr>
      <w:tr w:rsidR="00127881" w:rsidRPr="004515C9" w14:paraId="02CAD287" w14:textId="77777777" w:rsidTr="0074102E">
        <w:trPr>
          <w:trHeight w:val="242"/>
        </w:trPr>
        <w:tc>
          <w:tcPr>
            <w:tcW w:w="4797" w:type="dxa"/>
            <w:tcBorders>
              <w:top w:val="nil"/>
              <w:left w:val="single" w:sz="8" w:space="0" w:color="auto"/>
              <w:right w:val="nil"/>
            </w:tcBorders>
            <w:shd w:val="clear" w:color="auto" w:fill="auto"/>
            <w:noWrap/>
            <w:hideMark/>
          </w:tcPr>
          <w:p w14:paraId="1C810060" w14:textId="77777777" w:rsidR="00127881" w:rsidRPr="004515C9" w:rsidRDefault="00127881" w:rsidP="00FB50C4">
            <w:pPr>
              <w:spacing w:before="0" w:after="0"/>
              <w:jc w:val="left"/>
              <w:rPr>
                <w:rFonts w:cs="Arial"/>
                <w:sz w:val="20"/>
                <w:szCs w:val="20"/>
              </w:rPr>
            </w:pPr>
            <w:r w:rsidRPr="004515C9">
              <w:rPr>
                <w:rFonts w:cs="Arial"/>
                <w:sz w:val="20"/>
                <w:szCs w:val="20"/>
              </w:rPr>
              <w:t>Transporte (86km e 30h)</w:t>
            </w:r>
          </w:p>
        </w:tc>
        <w:tc>
          <w:tcPr>
            <w:tcW w:w="1430" w:type="dxa"/>
            <w:tcBorders>
              <w:top w:val="nil"/>
              <w:left w:val="nil"/>
              <w:right w:val="nil"/>
            </w:tcBorders>
            <w:shd w:val="clear" w:color="auto" w:fill="auto"/>
            <w:noWrap/>
            <w:hideMark/>
          </w:tcPr>
          <w:p w14:paraId="1BF815AE" w14:textId="77777777" w:rsidR="00127881" w:rsidRPr="004515C9" w:rsidRDefault="00127881" w:rsidP="005077F6">
            <w:pPr>
              <w:spacing w:before="0" w:after="0"/>
              <w:jc w:val="center"/>
              <w:rPr>
                <w:rFonts w:cs="Arial"/>
                <w:sz w:val="20"/>
                <w:szCs w:val="20"/>
              </w:rPr>
            </w:pPr>
            <w:r w:rsidRPr="004515C9">
              <w:rPr>
                <w:rFonts w:cs="Arial"/>
                <w:sz w:val="20"/>
                <w:szCs w:val="20"/>
              </w:rPr>
              <w:t>PLSV</w:t>
            </w:r>
          </w:p>
        </w:tc>
        <w:tc>
          <w:tcPr>
            <w:tcW w:w="2838" w:type="dxa"/>
            <w:tcBorders>
              <w:top w:val="nil"/>
              <w:left w:val="nil"/>
              <w:right w:val="single" w:sz="8" w:space="0" w:color="auto"/>
            </w:tcBorders>
            <w:shd w:val="clear" w:color="auto" w:fill="auto"/>
            <w:noWrap/>
            <w:hideMark/>
          </w:tcPr>
          <w:p w14:paraId="17646D89" w14:textId="77777777" w:rsidR="00127881" w:rsidRPr="004515C9" w:rsidRDefault="00127881" w:rsidP="005077F6">
            <w:pPr>
              <w:spacing w:before="0" w:after="0"/>
              <w:jc w:val="center"/>
              <w:rPr>
                <w:rFonts w:cs="Arial"/>
                <w:sz w:val="20"/>
                <w:szCs w:val="20"/>
              </w:rPr>
            </w:pPr>
            <w:r w:rsidRPr="004515C9">
              <w:rPr>
                <w:rFonts w:cs="Arial"/>
                <w:sz w:val="20"/>
                <w:szCs w:val="20"/>
              </w:rPr>
              <w:t>1,25</w:t>
            </w:r>
          </w:p>
        </w:tc>
      </w:tr>
      <w:tr w:rsidR="00127881" w:rsidRPr="004515C9" w14:paraId="7DB00DF0" w14:textId="77777777" w:rsidTr="0074102E">
        <w:trPr>
          <w:trHeight w:val="254"/>
        </w:trPr>
        <w:tc>
          <w:tcPr>
            <w:tcW w:w="4797" w:type="dxa"/>
            <w:tcBorders>
              <w:top w:val="nil"/>
              <w:left w:val="single" w:sz="8" w:space="0" w:color="auto"/>
              <w:bottom w:val="single" w:sz="4" w:space="0" w:color="auto"/>
              <w:right w:val="nil"/>
            </w:tcBorders>
            <w:shd w:val="clear" w:color="auto" w:fill="auto"/>
            <w:noWrap/>
            <w:hideMark/>
          </w:tcPr>
          <w:p w14:paraId="39FB2989" w14:textId="77777777" w:rsidR="00127881" w:rsidRPr="004515C9" w:rsidRDefault="00127881" w:rsidP="00FB50C4">
            <w:pPr>
              <w:spacing w:before="0" w:after="0"/>
              <w:jc w:val="left"/>
              <w:rPr>
                <w:rFonts w:cs="Arial"/>
                <w:sz w:val="20"/>
                <w:szCs w:val="20"/>
              </w:rPr>
            </w:pPr>
            <w:r w:rsidRPr="004515C9">
              <w:rPr>
                <w:rFonts w:cs="Arial"/>
                <w:sz w:val="20"/>
                <w:szCs w:val="20"/>
              </w:rPr>
              <w:t>Descarregamento (5un)</w:t>
            </w:r>
          </w:p>
        </w:tc>
        <w:tc>
          <w:tcPr>
            <w:tcW w:w="1430" w:type="dxa"/>
            <w:tcBorders>
              <w:top w:val="nil"/>
              <w:left w:val="nil"/>
              <w:bottom w:val="single" w:sz="4" w:space="0" w:color="auto"/>
              <w:right w:val="nil"/>
            </w:tcBorders>
            <w:shd w:val="clear" w:color="auto" w:fill="auto"/>
            <w:noWrap/>
            <w:hideMark/>
          </w:tcPr>
          <w:p w14:paraId="737531DA" w14:textId="77777777" w:rsidR="00127881" w:rsidRPr="004515C9" w:rsidRDefault="00127881" w:rsidP="005077F6">
            <w:pPr>
              <w:spacing w:before="0" w:after="0"/>
              <w:jc w:val="center"/>
              <w:rPr>
                <w:rFonts w:cs="Arial"/>
                <w:sz w:val="20"/>
                <w:szCs w:val="20"/>
              </w:rPr>
            </w:pPr>
            <w:r w:rsidRPr="004515C9">
              <w:rPr>
                <w:rFonts w:cs="Arial"/>
                <w:sz w:val="20"/>
                <w:szCs w:val="20"/>
              </w:rPr>
              <w:t>PLSV</w:t>
            </w:r>
          </w:p>
        </w:tc>
        <w:tc>
          <w:tcPr>
            <w:tcW w:w="2838" w:type="dxa"/>
            <w:tcBorders>
              <w:top w:val="nil"/>
              <w:left w:val="nil"/>
              <w:bottom w:val="single" w:sz="4" w:space="0" w:color="auto"/>
              <w:right w:val="single" w:sz="8" w:space="0" w:color="auto"/>
            </w:tcBorders>
            <w:shd w:val="clear" w:color="auto" w:fill="auto"/>
            <w:noWrap/>
            <w:hideMark/>
          </w:tcPr>
          <w:p w14:paraId="72067B2B" w14:textId="77777777" w:rsidR="00127881" w:rsidRPr="004515C9" w:rsidRDefault="00127881" w:rsidP="005077F6">
            <w:pPr>
              <w:spacing w:before="0" w:after="0"/>
              <w:jc w:val="center"/>
              <w:rPr>
                <w:rFonts w:cs="Arial"/>
                <w:sz w:val="20"/>
                <w:szCs w:val="20"/>
              </w:rPr>
            </w:pPr>
            <w:r w:rsidRPr="004515C9">
              <w:rPr>
                <w:rFonts w:cs="Arial"/>
                <w:sz w:val="20"/>
                <w:szCs w:val="20"/>
              </w:rPr>
              <w:t>6,00</w:t>
            </w:r>
          </w:p>
        </w:tc>
      </w:tr>
    </w:tbl>
    <w:p w14:paraId="5D9DC232" w14:textId="77777777" w:rsidR="00BC1201" w:rsidRDefault="00BC1201" w:rsidP="005A6326">
      <w:pPr>
        <w:rPr>
          <w:rFonts w:cs="Arial"/>
        </w:rPr>
      </w:pPr>
    </w:p>
    <w:p w14:paraId="249D6909" w14:textId="7D91CE21" w:rsidR="00D846EA" w:rsidRPr="004515C9" w:rsidRDefault="00D846EA" w:rsidP="005A6326">
      <w:pPr>
        <w:rPr>
          <w:rFonts w:cs="Arial"/>
        </w:rPr>
      </w:pPr>
      <w:r w:rsidRPr="004515C9">
        <w:rPr>
          <w:rFonts w:cs="Arial"/>
        </w:rPr>
        <w:t>Algumas melhorias foram incluídas na codificação do Estudo de Caso da UEP-2, como a inclusão do Tempo Não Produtivo (TNP) durante a realização das atividades, que ocasionam aumento de custo</w:t>
      </w:r>
      <w:r w:rsidR="00696348">
        <w:rPr>
          <w:rFonts w:cs="Arial"/>
        </w:rPr>
        <w:t xml:space="preserve">s </w:t>
      </w:r>
      <w:r w:rsidRPr="004515C9">
        <w:rPr>
          <w:rFonts w:cs="Arial"/>
        </w:rPr>
        <w:t xml:space="preserve">e emissões. </w:t>
      </w:r>
      <w:r w:rsidR="00FB50C4">
        <w:rPr>
          <w:rFonts w:cs="Arial"/>
        </w:rPr>
        <w:t>Também fo</w:t>
      </w:r>
      <w:r w:rsidR="00FB5CDB">
        <w:rPr>
          <w:rFonts w:cs="Arial"/>
        </w:rPr>
        <w:t xml:space="preserve">i </w:t>
      </w:r>
      <w:r w:rsidR="00FB50C4">
        <w:rPr>
          <w:rFonts w:cs="Arial"/>
        </w:rPr>
        <w:t>incluída a atividade</w:t>
      </w:r>
      <w:r w:rsidR="00FB5CDB">
        <w:rPr>
          <w:rFonts w:cs="Arial"/>
        </w:rPr>
        <w:t xml:space="preserve"> de “Tamponamento da linha de óleo”</w:t>
      </w:r>
      <w:r w:rsidR="00FB50C4">
        <w:rPr>
          <w:rFonts w:cs="Arial"/>
        </w:rPr>
        <w:t xml:space="preserve"> que deve ser adicionalmente realizada para as tubulações de óleo.</w:t>
      </w:r>
    </w:p>
    <w:p w14:paraId="156F8ECD" w14:textId="1D256FED" w:rsidR="00DB3126" w:rsidRPr="00E4298F" w:rsidRDefault="00F177EB" w:rsidP="000E01C9">
      <w:pPr>
        <w:pStyle w:val="Ttulo3"/>
        <w:ind w:left="1077"/>
      </w:pPr>
      <w:bookmarkStart w:id="782" w:name="_Toc55897149"/>
      <w:r>
        <w:t xml:space="preserve">Características dos </w:t>
      </w:r>
      <w:r w:rsidR="00DB3126" w:rsidRPr="00E4298F">
        <w:t>Risers da UEP-</w:t>
      </w:r>
      <w:r w:rsidR="00E4298F" w:rsidRPr="00E4298F">
        <w:t>2</w:t>
      </w:r>
      <w:bookmarkEnd w:id="782"/>
    </w:p>
    <w:p w14:paraId="73C605D8" w14:textId="075E4548" w:rsidR="00DB3126" w:rsidRPr="00E4298F" w:rsidRDefault="002817F7" w:rsidP="00E4298F">
      <w:pPr>
        <w:rPr>
          <w:rFonts w:cs="Arial"/>
        </w:rPr>
      </w:pPr>
      <w:r>
        <w:rPr>
          <w:rFonts w:cs="Arial"/>
        </w:rPr>
        <w:t>As características dos</w:t>
      </w:r>
      <w:r w:rsidR="00DB3126" w:rsidRPr="00E4298F">
        <w:rPr>
          <w:rFonts w:cs="Arial"/>
        </w:rPr>
        <w:t xml:space="preserve"> risers do Estudo de Caso UEP-</w:t>
      </w:r>
      <w:r w:rsidR="00E4298F" w:rsidRPr="00E4298F">
        <w:rPr>
          <w:rFonts w:cs="Arial"/>
        </w:rPr>
        <w:t>2</w:t>
      </w:r>
      <w:r w:rsidR="00DB3126" w:rsidRPr="00E4298F">
        <w:rPr>
          <w:rFonts w:cs="Arial"/>
        </w:rPr>
        <w:t xml:space="preserve">, </w:t>
      </w:r>
      <w:r w:rsidR="00E4298F" w:rsidRPr="00E4298F">
        <w:rPr>
          <w:rFonts w:cs="Arial"/>
        </w:rPr>
        <w:t xml:space="preserve">considerando a identificação </w:t>
      </w:r>
      <w:r w:rsidR="00A53E33">
        <w:rPr>
          <w:rFonts w:cs="Arial"/>
        </w:rPr>
        <w:t xml:space="preserve">das </w:t>
      </w:r>
      <w:r w:rsidR="00521189">
        <w:rPr>
          <w:rFonts w:cs="Arial"/>
        </w:rPr>
        <w:t xml:space="preserve">restrições </w:t>
      </w:r>
      <w:r w:rsidR="00A53E33">
        <w:rPr>
          <w:rFonts w:cs="Arial"/>
        </w:rPr>
        <w:t>“L</w:t>
      </w:r>
      <w:r w:rsidR="00E4298F" w:rsidRPr="00E4298F">
        <w:rPr>
          <w:rFonts w:cs="Arial"/>
        </w:rPr>
        <w:t>inha de óleo</w:t>
      </w:r>
      <w:r w:rsidR="00A53E33">
        <w:rPr>
          <w:rFonts w:cs="Arial"/>
        </w:rPr>
        <w:t>”</w:t>
      </w:r>
      <w:r w:rsidR="00521189">
        <w:rPr>
          <w:rFonts w:cs="Arial"/>
        </w:rPr>
        <w:t xml:space="preserve">, </w:t>
      </w:r>
      <w:r w:rsidR="00E4298F" w:rsidRPr="00E4298F">
        <w:rPr>
          <w:rFonts w:cs="Arial"/>
        </w:rPr>
        <w:t xml:space="preserve">“Ausência de Integridade do Riser” e “Inexistência de Rota de Abandono”, além das </w:t>
      </w:r>
      <w:r w:rsidR="00DB3126" w:rsidRPr="00E4298F">
        <w:rPr>
          <w:rFonts w:cs="Arial"/>
        </w:rPr>
        <w:t>respectivas alternativas definidas para o cálculo da função objetivo do “caso base”</w:t>
      </w:r>
      <w:r w:rsidR="00A53E33">
        <w:rPr>
          <w:rFonts w:cs="Arial"/>
        </w:rPr>
        <w:t xml:space="preserve"> adotado</w:t>
      </w:r>
      <w:r w:rsidR="00DB3126" w:rsidRPr="00E4298F">
        <w:rPr>
          <w:rFonts w:cs="Arial"/>
        </w:rPr>
        <w:t xml:space="preserve">, estão descritos </w:t>
      </w:r>
      <w:r w:rsidR="00425716">
        <w:rPr>
          <w:rFonts w:cs="Arial"/>
        </w:rPr>
        <w:t xml:space="preserve">na </w:t>
      </w:r>
      <w:r w:rsidR="00DB3126" w:rsidRPr="00E4298F">
        <w:rPr>
          <w:rFonts w:cs="Arial"/>
        </w:rPr>
        <w:t xml:space="preserve">Tabela </w:t>
      </w:r>
      <w:r w:rsidR="00E4298F" w:rsidRPr="00E4298F">
        <w:rPr>
          <w:rFonts w:cs="Arial"/>
        </w:rPr>
        <w:t>14</w:t>
      </w:r>
      <w:r w:rsidR="00DB3126" w:rsidRPr="00E4298F">
        <w:rPr>
          <w:rFonts w:cs="Arial"/>
        </w:rPr>
        <w:t>.</w:t>
      </w:r>
    </w:p>
    <w:p w14:paraId="0B98FAE6" w14:textId="77777777" w:rsidR="00C85B44" w:rsidRDefault="00C85B44">
      <w:pPr>
        <w:spacing w:before="0" w:after="160" w:line="259" w:lineRule="auto"/>
        <w:jc w:val="left"/>
        <w:rPr>
          <w:rFonts w:cs="Arial"/>
          <w:sz w:val="20"/>
          <w:szCs w:val="16"/>
        </w:rPr>
      </w:pPr>
      <w:r>
        <w:rPr>
          <w:rFonts w:cs="Arial"/>
        </w:rPr>
        <w:br w:type="page"/>
      </w:r>
    </w:p>
    <w:p w14:paraId="0EDB123A" w14:textId="0EB68856" w:rsidR="00DB3126" w:rsidRPr="00385F8D" w:rsidRDefault="00DB3126" w:rsidP="00DB3126">
      <w:pPr>
        <w:pStyle w:val="Tabela"/>
        <w:rPr>
          <w:rFonts w:cs="Arial"/>
        </w:rPr>
      </w:pPr>
      <w:bookmarkStart w:id="783" w:name="_Toc55897182"/>
      <w:r w:rsidRPr="00891601">
        <w:rPr>
          <w:rFonts w:cs="Arial"/>
          <w:b/>
          <w:bCs/>
        </w:rPr>
        <w:lastRenderedPageBreak/>
        <w:t xml:space="preserve">Tabela </w:t>
      </w:r>
      <w:r w:rsidR="00E4298F" w:rsidRPr="00891601">
        <w:rPr>
          <w:rFonts w:cs="Arial"/>
          <w:b/>
          <w:bCs/>
        </w:rPr>
        <w:t>14</w:t>
      </w:r>
      <w:r w:rsidRPr="00385F8D">
        <w:rPr>
          <w:rFonts w:cs="Arial"/>
        </w:rPr>
        <w:t xml:space="preserve"> – Comprimento</w:t>
      </w:r>
      <w:r w:rsidR="00E4298F" w:rsidRPr="00385F8D">
        <w:rPr>
          <w:rFonts w:cs="Arial"/>
        </w:rPr>
        <w:t>, tipo de linha, restrições</w:t>
      </w:r>
      <w:r w:rsidRPr="00385F8D">
        <w:rPr>
          <w:rFonts w:cs="Arial"/>
        </w:rPr>
        <w:t xml:space="preserve"> e alternativas de </w:t>
      </w:r>
      <w:r w:rsidRPr="00385F8D">
        <w:rPr>
          <w:rFonts w:cs="Arial"/>
          <w:i/>
          <w:iCs/>
        </w:rPr>
        <w:t>Pull out</w:t>
      </w:r>
      <w:r w:rsidRPr="00385F8D">
        <w:rPr>
          <w:rFonts w:cs="Arial"/>
        </w:rPr>
        <w:t xml:space="preserve"> dos risers do Estudo de Caso UEP-</w:t>
      </w:r>
      <w:r w:rsidR="00E4298F" w:rsidRPr="00385F8D">
        <w:rPr>
          <w:rFonts w:cs="Arial"/>
        </w:rPr>
        <w:t>2</w:t>
      </w:r>
      <w:bookmarkEnd w:id="783"/>
    </w:p>
    <w:tbl>
      <w:tblPr>
        <w:tblW w:w="8909" w:type="dxa"/>
        <w:tblCellMar>
          <w:left w:w="70" w:type="dxa"/>
          <w:right w:w="70" w:type="dxa"/>
        </w:tblCellMar>
        <w:tblLook w:val="04A0" w:firstRow="1" w:lastRow="0" w:firstColumn="1" w:lastColumn="0" w:noHBand="0" w:noVBand="1"/>
      </w:tblPr>
      <w:tblGrid>
        <w:gridCol w:w="1006"/>
        <w:gridCol w:w="1223"/>
        <w:gridCol w:w="1400"/>
        <w:gridCol w:w="1994"/>
        <w:gridCol w:w="1816"/>
        <w:gridCol w:w="1470"/>
      </w:tblGrid>
      <w:tr w:rsidR="00E74D76" w:rsidRPr="002A6704" w14:paraId="1819C14D" w14:textId="77777777" w:rsidTr="00E74D76">
        <w:trPr>
          <w:trHeight w:val="501"/>
        </w:trPr>
        <w:tc>
          <w:tcPr>
            <w:tcW w:w="1006" w:type="dxa"/>
            <w:tcBorders>
              <w:top w:val="single" w:sz="8" w:space="0" w:color="auto"/>
              <w:left w:val="single" w:sz="8" w:space="0" w:color="auto"/>
              <w:bottom w:val="single" w:sz="4" w:space="0" w:color="auto"/>
              <w:right w:val="nil"/>
            </w:tcBorders>
            <w:shd w:val="clear" w:color="000000" w:fill="BFBFBF"/>
            <w:vAlign w:val="center"/>
            <w:hideMark/>
          </w:tcPr>
          <w:p w14:paraId="0B774216" w14:textId="77777777" w:rsidR="002A6704" w:rsidRPr="002A6704" w:rsidRDefault="002A6704" w:rsidP="002A6704">
            <w:pPr>
              <w:spacing w:before="0" w:after="0"/>
              <w:jc w:val="center"/>
              <w:rPr>
                <w:rFonts w:cs="Arial"/>
                <w:b/>
                <w:bCs/>
                <w:sz w:val="20"/>
                <w:szCs w:val="20"/>
              </w:rPr>
            </w:pPr>
            <w:r w:rsidRPr="002A6704">
              <w:rPr>
                <w:rFonts w:cs="Arial"/>
                <w:b/>
                <w:bCs/>
                <w:sz w:val="20"/>
                <w:szCs w:val="20"/>
              </w:rPr>
              <w:t>Index</w:t>
            </w:r>
          </w:p>
        </w:tc>
        <w:tc>
          <w:tcPr>
            <w:tcW w:w="1223" w:type="dxa"/>
            <w:tcBorders>
              <w:top w:val="single" w:sz="8" w:space="0" w:color="auto"/>
              <w:left w:val="nil"/>
              <w:bottom w:val="single" w:sz="4" w:space="0" w:color="auto"/>
              <w:right w:val="nil"/>
            </w:tcBorders>
            <w:shd w:val="clear" w:color="000000" w:fill="BFBFBF"/>
            <w:vAlign w:val="center"/>
            <w:hideMark/>
          </w:tcPr>
          <w:p w14:paraId="792EECE0" w14:textId="77777777" w:rsidR="002A6704" w:rsidRPr="002A6704" w:rsidRDefault="002A6704" w:rsidP="002A6704">
            <w:pPr>
              <w:spacing w:before="0" w:after="0"/>
              <w:jc w:val="center"/>
              <w:rPr>
                <w:rFonts w:cs="Arial"/>
                <w:b/>
                <w:bCs/>
                <w:sz w:val="20"/>
                <w:szCs w:val="20"/>
              </w:rPr>
            </w:pPr>
            <w:r w:rsidRPr="002A6704">
              <w:rPr>
                <w:rFonts w:cs="Arial"/>
                <w:b/>
                <w:bCs/>
                <w:sz w:val="20"/>
                <w:szCs w:val="20"/>
              </w:rPr>
              <w:t>Comp. (m)</w:t>
            </w:r>
          </w:p>
        </w:tc>
        <w:tc>
          <w:tcPr>
            <w:tcW w:w="1400" w:type="dxa"/>
            <w:tcBorders>
              <w:top w:val="single" w:sz="8" w:space="0" w:color="auto"/>
              <w:left w:val="nil"/>
              <w:bottom w:val="single" w:sz="4" w:space="0" w:color="auto"/>
              <w:right w:val="nil"/>
            </w:tcBorders>
            <w:shd w:val="clear" w:color="000000" w:fill="BFBFBF"/>
            <w:vAlign w:val="center"/>
            <w:hideMark/>
          </w:tcPr>
          <w:p w14:paraId="184257FF" w14:textId="77777777" w:rsidR="002A6704" w:rsidRPr="002A6704" w:rsidRDefault="002A6704" w:rsidP="002A6704">
            <w:pPr>
              <w:spacing w:before="0" w:after="0"/>
              <w:jc w:val="center"/>
              <w:rPr>
                <w:rFonts w:cs="Arial"/>
                <w:b/>
                <w:bCs/>
                <w:sz w:val="20"/>
                <w:szCs w:val="20"/>
              </w:rPr>
            </w:pPr>
            <w:r w:rsidRPr="002A6704">
              <w:rPr>
                <w:rFonts w:cs="Arial"/>
                <w:b/>
                <w:bCs/>
                <w:sz w:val="20"/>
                <w:szCs w:val="20"/>
              </w:rPr>
              <w:t>Linha de óleo</w:t>
            </w:r>
          </w:p>
        </w:tc>
        <w:tc>
          <w:tcPr>
            <w:tcW w:w="1994" w:type="dxa"/>
            <w:tcBorders>
              <w:top w:val="single" w:sz="8" w:space="0" w:color="auto"/>
              <w:left w:val="nil"/>
              <w:bottom w:val="single" w:sz="4" w:space="0" w:color="auto"/>
              <w:right w:val="nil"/>
            </w:tcBorders>
            <w:shd w:val="clear" w:color="000000" w:fill="BFBFBF"/>
            <w:vAlign w:val="center"/>
            <w:hideMark/>
          </w:tcPr>
          <w:p w14:paraId="4436869C" w14:textId="77777777" w:rsidR="002A6704" w:rsidRPr="002A6704" w:rsidRDefault="002A6704" w:rsidP="002A6704">
            <w:pPr>
              <w:spacing w:before="0" w:after="0"/>
              <w:jc w:val="center"/>
              <w:rPr>
                <w:rFonts w:cs="Arial"/>
                <w:b/>
                <w:bCs/>
                <w:sz w:val="20"/>
                <w:szCs w:val="20"/>
              </w:rPr>
            </w:pPr>
            <w:r w:rsidRPr="002A6704">
              <w:rPr>
                <w:rFonts w:cs="Arial"/>
                <w:b/>
                <w:bCs/>
                <w:sz w:val="20"/>
                <w:szCs w:val="20"/>
              </w:rPr>
              <w:t>Ausência de integridade de riser</w:t>
            </w:r>
          </w:p>
        </w:tc>
        <w:tc>
          <w:tcPr>
            <w:tcW w:w="1816" w:type="dxa"/>
            <w:tcBorders>
              <w:top w:val="single" w:sz="8" w:space="0" w:color="auto"/>
              <w:left w:val="nil"/>
              <w:bottom w:val="single" w:sz="4" w:space="0" w:color="auto"/>
              <w:right w:val="nil"/>
            </w:tcBorders>
            <w:shd w:val="clear" w:color="000000" w:fill="BFBFBF"/>
            <w:vAlign w:val="center"/>
            <w:hideMark/>
          </w:tcPr>
          <w:p w14:paraId="7AD6F89E" w14:textId="77777777" w:rsidR="002A6704" w:rsidRPr="002A6704" w:rsidRDefault="002A6704" w:rsidP="002A6704">
            <w:pPr>
              <w:spacing w:before="0" w:after="0"/>
              <w:jc w:val="center"/>
              <w:rPr>
                <w:rFonts w:cs="Arial"/>
                <w:b/>
                <w:bCs/>
                <w:sz w:val="20"/>
                <w:szCs w:val="20"/>
              </w:rPr>
            </w:pPr>
            <w:r w:rsidRPr="002A6704">
              <w:rPr>
                <w:rFonts w:cs="Arial"/>
                <w:b/>
                <w:bCs/>
                <w:sz w:val="20"/>
                <w:szCs w:val="20"/>
              </w:rPr>
              <w:t xml:space="preserve">Inexistência de rota de abandono </w:t>
            </w:r>
          </w:p>
        </w:tc>
        <w:tc>
          <w:tcPr>
            <w:tcW w:w="1470" w:type="dxa"/>
            <w:tcBorders>
              <w:top w:val="single" w:sz="8" w:space="0" w:color="auto"/>
              <w:left w:val="nil"/>
              <w:bottom w:val="single" w:sz="4" w:space="0" w:color="auto"/>
              <w:right w:val="single" w:sz="8" w:space="0" w:color="auto"/>
            </w:tcBorders>
            <w:shd w:val="clear" w:color="000000" w:fill="BFBFBF"/>
            <w:noWrap/>
            <w:vAlign w:val="center"/>
            <w:hideMark/>
          </w:tcPr>
          <w:p w14:paraId="240CBF75" w14:textId="77777777" w:rsidR="002A6704" w:rsidRPr="002A6704" w:rsidRDefault="002A6704" w:rsidP="002A6704">
            <w:pPr>
              <w:spacing w:before="0" w:after="0"/>
              <w:jc w:val="center"/>
              <w:rPr>
                <w:rFonts w:cs="Arial"/>
                <w:b/>
                <w:bCs/>
                <w:color w:val="000000"/>
                <w:sz w:val="20"/>
                <w:szCs w:val="20"/>
              </w:rPr>
            </w:pPr>
            <w:r w:rsidRPr="002A6704">
              <w:rPr>
                <w:rFonts w:cs="Arial"/>
                <w:b/>
                <w:bCs/>
                <w:color w:val="000000"/>
                <w:sz w:val="20"/>
                <w:szCs w:val="20"/>
              </w:rPr>
              <w:t>Alternativas</w:t>
            </w:r>
          </w:p>
        </w:tc>
      </w:tr>
      <w:tr w:rsidR="00E74D76" w:rsidRPr="002A6704" w14:paraId="3D3DAC2F"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2F1959A0"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w:t>
            </w:r>
          </w:p>
        </w:tc>
        <w:tc>
          <w:tcPr>
            <w:tcW w:w="1223" w:type="dxa"/>
            <w:tcBorders>
              <w:top w:val="nil"/>
              <w:left w:val="nil"/>
              <w:bottom w:val="single" w:sz="4" w:space="0" w:color="auto"/>
              <w:right w:val="nil"/>
            </w:tcBorders>
            <w:shd w:val="clear" w:color="auto" w:fill="auto"/>
            <w:hideMark/>
          </w:tcPr>
          <w:p w14:paraId="7A9020DE" w14:textId="77777777" w:rsidR="002A6704" w:rsidRPr="002A6704" w:rsidRDefault="002A6704" w:rsidP="002A6704">
            <w:pPr>
              <w:spacing w:before="0" w:after="0"/>
              <w:jc w:val="center"/>
              <w:rPr>
                <w:rFonts w:cs="Arial"/>
                <w:sz w:val="20"/>
                <w:szCs w:val="20"/>
              </w:rPr>
            </w:pPr>
            <w:r w:rsidRPr="002A6704">
              <w:rPr>
                <w:rFonts w:cs="Arial"/>
                <w:sz w:val="20"/>
                <w:szCs w:val="20"/>
              </w:rPr>
              <w:t>2560</w:t>
            </w:r>
          </w:p>
        </w:tc>
        <w:tc>
          <w:tcPr>
            <w:tcW w:w="1400" w:type="dxa"/>
            <w:tcBorders>
              <w:top w:val="nil"/>
              <w:left w:val="nil"/>
              <w:bottom w:val="single" w:sz="4" w:space="0" w:color="auto"/>
              <w:right w:val="nil"/>
            </w:tcBorders>
            <w:shd w:val="clear" w:color="auto" w:fill="auto"/>
            <w:noWrap/>
            <w:hideMark/>
          </w:tcPr>
          <w:p w14:paraId="0649EB6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5CD765C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E67EA4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03931949"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01E9219E"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0203566D"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w:t>
            </w:r>
          </w:p>
        </w:tc>
        <w:tc>
          <w:tcPr>
            <w:tcW w:w="1223" w:type="dxa"/>
            <w:tcBorders>
              <w:top w:val="nil"/>
              <w:left w:val="nil"/>
              <w:bottom w:val="single" w:sz="4" w:space="0" w:color="auto"/>
              <w:right w:val="nil"/>
            </w:tcBorders>
            <w:shd w:val="clear" w:color="auto" w:fill="auto"/>
            <w:hideMark/>
          </w:tcPr>
          <w:p w14:paraId="551754C9" w14:textId="77777777" w:rsidR="002A6704" w:rsidRPr="002A6704" w:rsidRDefault="002A6704" w:rsidP="002A6704">
            <w:pPr>
              <w:spacing w:before="0" w:after="0"/>
              <w:jc w:val="center"/>
              <w:rPr>
                <w:rFonts w:cs="Arial"/>
                <w:sz w:val="20"/>
                <w:szCs w:val="20"/>
              </w:rPr>
            </w:pPr>
            <w:r w:rsidRPr="002A6704">
              <w:rPr>
                <w:rFonts w:cs="Arial"/>
                <w:sz w:val="20"/>
                <w:szCs w:val="20"/>
              </w:rPr>
              <w:t>1358</w:t>
            </w:r>
          </w:p>
        </w:tc>
        <w:tc>
          <w:tcPr>
            <w:tcW w:w="1400" w:type="dxa"/>
            <w:tcBorders>
              <w:top w:val="nil"/>
              <w:left w:val="nil"/>
              <w:bottom w:val="single" w:sz="4" w:space="0" w:color="auto"/>
              <w:right w:val="nil"/>
            </w:tcBorders>
            <w:shd w:val="clear" w:color="auto" w:fill="auto"/>
            <w:noWrap/>
            <w:hideMark/>
          </w:tcPr>
          <w:p w14:paraId="7B1C7DE8"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0F172AC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06D1447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253BCB0B"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677353B"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67BB5BD9"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w:t>
            </w:r>
          </w:p>
        </w:tc>
        <w:tc>
          <w:tcPr>
            <w:tcW w:w="1223" w:type="dxa"/>
            <w:tcBorders>
              <w:top w:val="nil"/>
              <w:left w:val="nil"/>
              <w:bottom w:val="single" w:sz="4" w:space="0" w:color="auto"/>
              <w:right w:val="nil"/>
            </w:tcBorders>
            <w:shd w:val="clear" w:color="auto" w:fill="auto"/>
            <w:hideMark/>
          </w:tcPr>
          <w:p w14:paraId="19BF8F8B" w14:textId="77777777" w:rsidR="002A6704" w:rsidRPr="002A6704" w:rsidRDefault="002A6704" w:rsidP="002A6704">
            <w:pPr>
              <w:spacing w:before="0" w:after="0"/>
              <w:jc w:val="center"/>
              <w:rPr>
                <w:rFonts w:cs="Arial"/>
                <w:sz w:val="20"/>
                <w:szCs w:val="20"/>
              </w:rPr>
            </w:pPr>
            <w:r w:rsidRPr="002A6704">
              <w:rPr>
                <w:rFonts w:cs="Arial"/>
                <w:sz w:val="20"/>
                <w:szCs w:val="20"/>
              </w:rPr>
              <w:t>3579</w:t>
            </w:r>
          </w:p>
        </w:tc>
        <w:tc>
          <w:tcPr>
            <w:tcW w:w="1400" w:type="dxa"/>
            <w:tcBorders>
              <w:top w:val="single" w:sz="4" w:space="0" w:color="auto"/>
              <w:left w:val="nil"/>
              <w:bottom w:val="single" w:sz="4" w:space="0" w:color="auto"/>
              <w:right w:val="nil"/>
            </w:tcBorders>
            <w:shd w:val="clear" w:color="000000" w:fill="D9D9D9"/>
            <w:noWrap/>
            <w:hideMark/>
          </w:tcPr>
          <w:p w14:paraId="64F28DB4"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994" w:type="dxa"/>
            <w:tcBorders>
              <w:top w:val="nil"/>
              <w:left w:val="nil"/>
              <w:bottom w:val="single" w:sz="4" w:space="0" w:color="auto"/>
              <w:right w:val="nil"/>
            </w:tcBorders>
            <w:shd w:val="clear" w:color="auto" w:fill="auto"/>
            <w:noWrap/>
            <w:hideMark/>
          </w:tcPr>
          <w:p w14:paraId="483313C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6A8B580B"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7EBD7D27"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508E2DCF"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66420035" w14:textId="77777777" w:rsidR="002A6704" w:rsidRPr="002A6704" w:rsidRDefault="002A6704" w:rsidP="002A6704">
            <w:pPr>
              <w:spacing w:before="0" w:after="0"/>
              <w:jc w:val="center"/>
              <w:rPr>
                <w:rFonts w:cs="Arial"/>
                <w:b/>
                <w:bCs/>
                <w:sz w:val="20"/>
                <w:szCs w:val="20"/>
              </w:rPr>
            </w:pPr>
            <w:r w:rsidRPr="002A6704">
              <w:rPr>
                <w:rFonts w:cs="Arial"/>
                <w:b/>
                <w:bCs/>
                <w:sz w:val="20"/>
                <w:szCs w:val="20"/>
              </w:rPr>
              <w:t>4</w:t>
            </w:r>
          </w:p>
        </w:tc>
        <w:tc>
          <w:tcPr>
            <w:tcW w:w="1223" w:type="dxa"/>
            <w:tcBorders>
              <w:top w:val="nil"/>
              <w:left w:val="nil"/>
              <w:bottom w:val="single" w:sz="4" w:space="0" w:color="auto"/>
              <w:right w:val="nil"/>
            </w:tcBorders>
            <w:shd w:val="clear" w:color="auto" w:fill="auto"/>
            <w:hideMark/>
          </w:tcPr>
          <w:p w14:paraId="0D0EE10D" w14:textId="77777777" w:rsidR="002A6704" w:rsidRPr="002A6704" w:rsidRDefault="002A6704" w:rsidP="002A6704">
            <w:pPr>
              <w:spacing w:before="0" w:after="0"/>
              <w:jc w:val="center"/>
              <w:rPr>
                <w:rFonts w:cs="Arial"/>
                <w:sz w:val="20"/>
                <w:szCs w:val="20"/>
              </w:rPr>
            </w:pPr>
            <w:r w:rsidRPr="002A6704">
              <w:rPr>
                <w:rFonts w:cs="Arial"/>
                <w:sz w:val="20"/>
                <w:szCs w:val="20"/>
              </w:rPr>
              <w:t>987</w:t>
            </w:r>
          </w:p>
        </w:tc>
        <w:tc>
          <w:tcPr>
            <w:tcW w:w="1400" w:type="dxa"/>
            <w:tcBorders>
              <w:top w:val="nil"/>
              <w:left w:val="nil"/>
              <w:bottom w:val="single" w:sz="4" w:space="0" w:color="auto"/>
              <w:right w:val="nil"/>
            </w:tcBorders>
            <w:shd w:val="clear" w:color="auto" w:fill="auto"/>
            <w:noWrap/>
            <w:hideMark/>
          </w:tcPr>
          <w:p w14:paraId="0EDC638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37E1ECAF"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7141BE7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02354469"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C0D4445"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79804AD8" w14:textId="77777777" w:rsidR="002A6704" w:rsidRPr="002A6704" w:rsidRDefault="002A6704" w:rsidP="002A6704">
            <w:pPr>
              <w:spacing w:before="0" w:after="0"/>
              <w:jc w:val="center"/>
              <w:rPr>
                <w:rFonts w:cs="Arial"/>
                <w:b/>
                <w:bCs/>
                <w:sz w:val="20"/>
                <w:szCs w:val="20"/>
              </w:rPr>
            </w:pPr>
            <w:r w:rsidRPr="002A6704">
              <w:rPr>
                <w:rFonts w:cs="Arial"/>
                <w:b/>
                <w:bCs/>
                <w:sz w:val="20"/>
                <w:szCs w:val="20"/>
              </w:rPr>
              <w:t>5</w:t>
            </w:r>
          </w:p>
        </w:tc>
        <w:tc>
          <w:tcPr>
            <w:tcW w:w="1223" w:type="dxa"/>
            <w:tcBorders>
              <w:top w:val="nil"/>
              <w:left w:val="nil"/>
              <w:bottom w:val="single" w:sz="4" w:space="0" w:color="auto"/>
              <w:right w:val="nil"/>
            </w:tcBorders>
            <w:shd w:val="clear" w:color="auto" w:fill="auto"/>
            <w:hideMark/>
          </w:tcPr>
          <w:p w14:paraId="49C43FD9" w14:textId="77777777" w:rsidR="002A6704" w:rsidRPr="002A6704" w:rsidRDefault="002A6704" w:rsidP="002A6704">
            <w:pPr>
              <w:spacing w:before="0" w:after="0"/>
              <w:jc w:val="center"/>
              <w:rPr>
                <w:rFonts w:cs="Arial"/>
                <w:sz w:val="20"/>
                <w:szCs w:val="20"/>
              </w:rPr>
            </w:pPr>
            <w:r w:rsidRPr="002A6704">
              <w:rPr>
                <w:rFonts w:cs="Arial"/>
                <w:sz w:val="20"/>
                <w:szCs w:val="20"/>
              </w:rPr>
              <w:t>2687</w:t>
            </w:r>
          </w:p>
        </w:tc>
        <w:tc>
          <w:tcPr>
            <w:tcW w:w="1400" w:type="dxa"/>
            <w:tcBorders>
              <w:top w:val="nil"/>
              <w:left w:val="nil"/>
              <w:bottom w:val="single" w:sz="4" w:space="0" w:color="auto"/>
              <w:right w:val="nil"/>
            </w:tcBorders>
            <w:shd w:val="clear" w:color="auto" w:fill="auto"/>
            <w:noWrap/>
            <w:hideMark/>
          </w:tcPr>
          <w:p w14:paraId="08D2399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03F7C321"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3056CB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12290E10"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0C206F2"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3400D758" w14:textId="77777777" w:rsidR="002A6704" w:rsidRPr="002A6704" w:rsidRDefault="002A6704" w:rsidP="002A6704">
            <w:pPr>
              <w:spacing w:before="0" w:after="0"/>
              <w:jc w:val="center"/>
              <w:rPr>
                <w:rFonts w:cs="Arial"/>
                <w:b/>
                <w:bCs/>
                <w:sz w:val="20"/>
                <w:szCs w:val="20"/>
              </w:rPr>
            </w:pPr>
            <w:r w:rsidRPr="002A6704">
              <w:rPr>
                <w:rFonts w:cs="Arial"/>
                <w:b/>
                <w:bCs/>
                <w:sz w:val="20"/>
                <w:szCs w:val="20"/>
              </w:rPr>
              <w:t>6</w:t>
            </w:r>
          </w:p>
        </w:tc>
        <w:tc>
          <w:tcPr>
            <w:tcW w:w="1223" w:type="dxa"/>
            <w:tcBorders>
              <w:top w:val="nil"/>
              <w:left w:val="nil"/>
              <w:bottom w:val="single" w:sz="4" w:space="0" w:color="auto"/>
              <w:right w:val="nil"/>
            </w:tcBorders>
            <w:shd w:val="clear" w:color="auto" w:fill="auto"/>
            <w:hideMark/>
          </w:tcPr>
          <w:p w14:paraId="1F52215D" w14:textId="77777777" w:rsidR="002A6704" w:rsidRPr="002A6704" w:rsidRDefault="002A6704" w:rsidP="002A6704">
            <w:pPr>
              <w:spacing w:before="0" w:after="0"/>
              <w:jc w:val="center"/>
              <w:rPr>
                <w:rFonts w:cs="Arial"/>
                <w:sz w:val="20"/>
                <w:szCs w:val="20"/>
              </w:rPr>
            </w:pPr>
            <w:r w:rsidRPr="002A6704">
              <w:rPr>
                <w:rFonts w:cs="Arial"/>
                <w:sz w:val="20"/>
                <w:szCs w:val="20"/>
              </w:rPr>
              <w:t>3651</w:t>
            </w:r>
          </w:p>
        </w:tc>
        <w:tc>
          <w:tcPr>
            <w:tcW w:w="1400" w:type="dxa"/>
            <w:tcBorders>
              <w:top w:val="nil"/>
              <w:left w:val="nil"/>
              <w:bottom w:val="single" w:sz="4" w:space="0" w:color="auto"/>
              <w:right w:val="nil"/>
            </w:tcBorders>
            <w:shd w:val="clear" w:color="auto" w:fill="auto"/>
            <w:noWrap/>
            <w:hideMark/>
          </w:tcPr>
          <w:p w14:paraId="2CD6B0D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434A3F6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1270425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77ACF1B8"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340BBBAC"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6E91495A" w14:textId="77777777" w:rsidR="002A6704" w:rsidRPr="002A6704" w:rsidRDefault="002A6704" w:rsidP="002A6704">
            <w:pPr>
              <w:spacing w:before="0" w:after="0"/>
              <w:jc w:val="center"/>
              <w:rPr>
                <w:rFonts w:cs="Arial"/>
                <w:b/>
                <w:bCs/>
                <w:sz w:val="20"/>
                <w:szCs w:val="20"/>
              </w:rPr>
            </w:pPr>
            <w:r w:rsidRPr="002A6704">
              <w:rPr>
                <w:rFonts w:cs="Arial"/>
                <w:b/>
                <w:bCs/>
                <w:sz w:val="20"/>
                <w:szCs w:val="20"/>
              </w:rPr>
              <w:t>7</w:t>
            </w:r>
          </w:p>
        </w:tc>
        <w:tc>
          <w:tcPr>
            <w:tcW w:w="1223" w:type="dxa"/>
            <w:tcBorders>
              <w:top w:val="nil"/>
              <w:left w:val="nil"/>
              <w:bottom w:val="single" w:sz="4" w:space="0" w:color="auto"/>
              <w:right w:val="nil"/>
            </w:tcBorders>
            <w:shd w:val="clear" w:color="auto" w:fill="auto"/>
            <w:hideMark/>
          </w:tcPr>
          <w:p w14:paraId="56B800EC" w14:textId="77777777" w:rsidR="002A6704" w:rsidRPr="002A6704" w:rsidRDefault="002A6704" w:rsidP="002A6704">
            <w:pPr>
              <w:spacing w:before="0" w:after="0"/>
              <w:jc w:val="center"/>
              <w:rPr>
                <w:rFonts w:cs="Arial"/>
                <w:sz w:val="20"/>
                <w:szCs w:val="20"/>
              </w:rPr>
            </w:pPr>
            <w:r w:rsidRPr="002A6704">
              <w:rPr>
                <w:rFonts w:cs="Arial"/>
                <w:sz w:val="20"/>
                <w:szCs w:val="20"/>
              </w:rPr>
              <w:t>1243</w:t>
            </w:r>
          </w:p>
        </w:tc>
        <w:tc>
          <w:tcPr>
            <w:tcW w:w="1400" w:type="dxa"/>
            <w:tcBorders>
              <w:top w:val="nil"/>
              <w:left w:val="nil"/>
              <w:bottom w:val="single" w:sz="4" w:space="0" w:color="auto"/>
              <w:right w:val="nil"/>
            </w:tcBorders>
            <w:shd w:val="clear" w:color="auto" w:fill="auto"/>
            <w:noWrap/>
            <w:hideMark/>
          </w:tcPr>
          <w:p w14:paraId="6C08480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14C137A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37FB663"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6584D5D2"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01A80F5A"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412B7BEB" w14:textId="77777777" w:rsidR="002A6704" w:rsidRPr="002A6704" w:rsidRDefault="002A6704" w:rsidP="002A6704">
            <w:pPr>
              <w:spacing w:before="0" w:after="0"/>
              <w:jc w:val="center"/>
              <w:rPr>
                <w:rFonts w:cs="Arial"/>
                <w:b/>
                <w:bCs/>
                <w:sz w:val="20"/>
                <w:szCs w:val="20"/>
              </w:rPr>
            </w:pPr>
            <w:r w:rsidRPr="002A6704">
              <w:rPr>
                <w:rFonts w:cs="Arial"/>
                <w:b/>
                <w:bCs/>
                <w:sz w:val="20"/>
                <w:szCs w:val="20"/>
              </w:rPr>
              <w:t>8</w:t>
            </w:r>
          </w:p>
        </w:tc>
        <w:tc>
          <w:tcPr>
            <w:tcW w:w="1223" w:type="dxa"/>
            <w:tcBorders>
              <w:top w:val="nil"/>
              <w:left w:val="nil"/>
              <w:bottom w:val="single" w:sz="4" w:space="0" w:color="auto"/>
              <w:right w:val="nil"/>
            </w:tcBorders>
            <w:shd w:val="clear" w:color="auto" w:fill="auto"/>
            <w:hideMark/>
          </w:tcPr>
          <w:p w14:paraId="3C3DB652" w14:textId="77777777" w:rsidR="002A6704" w:rsidRPr="002A6704" w:rsidRDefault="002A6704" w:rsidP="002A6704">
            <w:pPr>
              <w:spacing w:before="0" w:after="0"/>
              <w:jc w:val="center"/>
              <w:rPr>
                <w:rFonts w:cs="Arial"/>
                <w:sz w:val="20"/>
                <w:szCs w:val="20"/>
              </w:rPr>
            </w:pPr>
            <w:r w:rsidRPr="002A6704">
              <w:rPr>
                <w:rFonts w:cs="Arial"/>
                <w:sz w:val="20"/>
                <w:szCs w:val="20"/>
              </w:rPr>
              <w:t>4253</w:t>
            </w:r>
          </w:p>
        </w:tc>
        <w:tc>
          <w:tcPr>
            <w:tcW w:w="1400" w:type="dxa"/>
            <w:tcBorders>
              <w:top w:val="single" w:sz="4" w:space="0" w:color="auto"/>
              <w:left w:val="nil"/>
              <w:bottom w:val="single" w:sz="4" w:space="0" w:color="auto"/>
              <w:right w:val="nil"/>
            </w:tcBorders>
            <w:shd w:val="clear" w:color="000000" w:fill="D9D9D9"/>
            <w:noWrap/>
            <w:hideMark/>
          </w:tcPr>
          <w:p w14:paraId="26883A5D"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994" w:type="dxa"/>
            <w:tcBorders>
              <w:top w:val="nil"/>
              <w:left w:val="nil"/>
              <w:bottom w:val="single" w:sz="4" w:space="0" w:color="auto"/>
              <w:right w:val="nil"/>
            </w:tcBorders>
            <w:shd w:val="clear" w:color="auto" w:fill="auto"/>
            <w:noWrap/>
            <w:hideMark/>
          </w:tcPr>
          <w:p w14:paraId="5333BBB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02B4D1E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6DE4E813"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11FD9DAA"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2761B036" w14:textId="77777777" w:rsidR="002A6704" w:rsidRPr="002A6704" w:rsidRDefault="002A6704" w:rsidP="002A6704">
            <w:pPr>
              <w:spacing w:before="0" w:after="0"/>
              <w:jc w:val="center"/>
              <w:rPr>
                <w:rFonts w:cs="Arial"/>
                <w:b/>
                <w:bCs/>
                <w:sz w:val="20"/>
                <w:szCs w:val="20"/>
              </w:rPr>
            </w:pPr>
            <w:r w:rsidRPr="002A6704">
              <w:rPr>
                <w:rFonts w:cs="Arial"/>
                <w:b/>
                <w:bCs/>
                <w:sz w:val="20"/>
                <w:szCs w:val="20"/>
              </w:rPr>
              <w:t>9</w:t>
            </w:r>
          </w:p>
        </w:tc>
        <w:tc>
          <w:tcPr>
            <w:tcW w:w="1223" w:type="dxa"/>
            <w:tcBorders>
              <w:top w:val="nil"/>
              <w:left w:val="nil"/>
              <w:bottom w:val="single" w:sz="4" w:space="0" w:color="auto"/>
              <w:right w:val="nil"/>
            </w:tcBorders>
            <w:shd w:val="clear" w:color="auto" w:fill="auto"/>
            <w:hideMark/>
          </w:tcPr>
          <w:p w14:paraId="69B1CA27" w14:textId="77777777" w:rsidR="002A6704" w:rsidRPr="002A6704" w:rsidRDefault="002A6704" w:rsidP="002A6704">
            <w:pPr>
              <w:spacing w:before="0" w:after="0"/>
              <w:jc w:val="center"/>
              <w:rPr>
                <w:rFonts w:cs="Arial"/>
                <w:sz w:val="20"/>
                <w:szCs w:val="20"/>
              </w:rPr>
            </w:pPr>
            <w:r w:rsidRPr="002A6704">
              <w:rPr>
                <w:rFonts w:cs="Arial"/>
                <w:sz w:val="20"/>
                <w:szCs w:val="20"/>
              </w:rPr>
              <w:t>1897</w:t>
            </w:r>
          </w:p>
        </w:tc>
        <w:tc>
          <w:tcPr>
            <w:tcW w:w="1400" w:type="dxa"/>
            <w:tcBorders>
              <w:top w:val="nil"/>
              <w:left w:val="nil"/>
              <w:bottom w:val="single" w:sz="4" w:space="0" w:color="auto"/>
              <w:right w:val="nil"/>
            </w:tcBorders>
            <w:shd w:val="clear" w:color="auto" w:fill="auto"/>
            <w:noWrap/>
            <w:hideMark/>
          </w:tcPr>
          <w:p w14:paraId="64A52AE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F6B8AE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BBD89F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41631A88"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43FBE76"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49963675"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10</w:t>
            </w:r>
          </w:p>
        </w:tc>
        <w:tc>
          <w:tcPr>
            <w:tcW w:w="1223" w:type="dxa"/>
            <w:tcBorders>
              <w:top w:val="nil"/>
              <w:left w:val="nil"/>
              <w:bottom w:val="single" w:sz="4" w:space="0" w:color="auto"/>
              <w:right w:val="nil"/>
            </w:tcBorders>
            <w:shd w:val="clear" w:color="auto" w:fill="auto"/>
            <w:hideMark/>
          </w:tcPr>
          <w:p w14:paraId="22B40D15" w14:textId="77777777" w:rsidR="002A6704" w:rsidRPr="002A6704" w:rsidRDefault="002A6704" w:rsidP="002A6704">
            <w:pPr>
              <w:spacing w:before="0" w:after="0"/>
              <w:jc w:val="center"/>
              <w:rPr>
                <w:rFonts w:cs="Arial"/>
                <w:sz w:val="20"/>
                <w:szCs w:val="20"/>
              </w:rPr>
            </w:pPr>
            <w:r w:rsidRPr="002A6704">
              <w:rPr>
                <w:rFonts w:cs="Arial"/>
                <w:sz w:val="20"/>
                <w:szCs w:val="20"/>
              </w:rPr>
              <w:t>2635</w:t>
            </w:r>
          </w:p>
        </w:tc>
        <w:tc>
          <w:tcPr>
            <w:tcW w:w="1400" w:type="dxa"/>
            <w:tcBorders>
              <w:top w:val="nil"/>
              <w:left w:val="nil"/>
              <w:bottom w:val="single" w:sz="4" w:space="0" w:color="auto"/>
              <w:right w:val="nil"/>
            </w:tcBorders>
            <w:shd w:val="clear" w:color="auto" w:fill="auto"/>
            <w:noWrap/>
            <w:hideMark/>
          </w:tcPr>
          <w:p w14:paraId="7066ABA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DD41B6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3D2B3FDD"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3F3DE324"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21C89FEB"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5C7A7B4C"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11</w:t>
            </w:r>
          </w:p>
        </w:tc>
        <w:tc>
          <w:tcPr>
            <w:tcW w:w="1223" w:type="dxa"/>
            <w:tcBorders>
              <w:top w:val="nil"/>
              <w:left w:val="nil"/>
              <w:bottom w:val="single" w:sz="4" w:space="0" w:color="auto"/>
              <w:right w:val="nil"/>
            </w:tcBorders>
            <w:shd w:val="clear" w:color="auto" w:fill="auto"/>
            <w:hideMark/>
          </w:tcPr>
          <w:p w14:paraId="61D908EB" w14:textId="77777777" w:rsidR="002A6704" w:rsidRPr="002A6704" w:rsidRDefault="002A6704" w:rsidP="002A6704">
            <w:pPr>
              <w:spacing w:before="0" w:after="0"/>
              <w:jc w:val="center"/>
              <w:rPr>
                <w:rFonts w:cs="Arial"/>
                <w:sz w:val="20"/>
                <w:szCs w:val="20"/>
              </w:rPr>
            </w:pPr>
            <w:r w:rsidRPr="002A6704">
              <w:rPr>
                <w:rFonts w:cs="Arial"/>
                <w:sz w:val="20"/>
                <w:szCs w:val="20"/>
              </w:rPr>
              <w:t>1856</w:t>
            </w:r>
          </w:p>
        </w:tc>
        <w:tc>
          <w:tcPr>
            <w:tcW w:w="1400" w:type="dxa"/>
            <w:tcBorders>
              <w:top w:val="nil"/>
              <w:left w:val="nil"/>
              <w:bottom w:val="single" w:sz="4" w:space="0" w:color="auto"/>
              <w:right w:val="nil"/>
            </w:tcBorders>
            <w:shd w:val="clear" w:color="auto" w:fill="auto"/>
            <w:noWrap/>
            <w:hideMark/>
          </w:tcPr>
          <w:p w14:paraId="5E38184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909489F"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6433BEE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302F4DCE"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1C380CD3"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28ABCA2C"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12</w:t>
            </w:r>
          </w:p>
        </w:tc>
        <w:tc>
          <w:tcPr>
            <w:tcW w:w="1223" w:type="dxa"/>
            <w:tcBorders>
              <w:top w:val="nil"/>
              <w:left w:val="nil"/>
              <w:bottom w:val="single" w:sz="4" w:space="0" w:color="auto"/>
              <w:right w:val="nil"/>
            </w:tcBorders>
            <w:shd w:val="clear" w:color="auto" w:fill="auto"/>
            <w:hideMark/>
          </w:tcPr>
          <w:p w14:paraId="6177BE9E" w14:textId="77777777" w:rsidR="002A6704" w:rsidRPr="002A6704" w:rsidRDefault="002A6704" w:rsidP="002A6704">
            <w:pPr>
              <w:spacing w:before="0" w:after="0"/>
              <w:jc w:val="center"/>
              <w:rPr>
                <w:rFonts w:cs="Arial"/>
                <w:sz w:val="20"/>
                <w:szCs w:val="20"/>
              </w:rPr>
            </w:pPr>
            <w:r w:rsidRPr="002A6704">
              <w:rPr>
                <w:rFonts w:cs="Arial"/>
                <w:sz w:val="20"/>
                <w:szCs w:val="20"/>
              </w:rPr>
              <w:t>1589</w:t>
            </w:r>
          </w:p>
        </w:tc>
        <w:tc>
          <w:tcPr>
            <w:tcW w:w="1400" w:type="dxa"/>
            <w:tcBorders>
              <w:top w:val="nil"/>
              <w:left w:val="nil"/>
              <w:bottom w:val="single" w:sz="4" w:space="0" w:color="auto"/>
              <w:right w:val="nil"/>
            </w:tcBorders>
            <w:shd w:val="clear" w:color="auto" w:fill="auto"/>
            <w:noWrap/>
            <w:hideMark/>
          </w:tcPr>
          <w:p w14:paraId="49D89BE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single" w:sz="4" w:space="0" w:color="auto"/>
              <w:left w:val="nil"/>
              <w:bottom w:val="single" w:sz="4" w:space="0" w:color="auto"/>
              <w:right w:val="nil"/>
            </w:tcBorders>
            <w:shd w:val="clear" w:color="000000" w:fill="D9D9D9"/>
            <w:noWrap/>
            <w:hideMark/>
          </w:tcPr>
          <w:p w14:paraId="15E2957D"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816" w:type="dxa"/>
            <w:tcBorders>
              <w:top w:val="nil"/>
              <w:left w:val="nil"/>
              <w:bottom w:val="single" w:sz="4" w:space="0" w:color="auto"/>
              <w:right w:val="nil"/>
            </w:tcBorders>
            <w:shd w:val="clear" w:color="auto" w:fill="auto"/>
            <w:noWrap/>
            <w:hideMark/>
          </w:tcPr>
          <w:p w14:paraId="308D8D5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D9D9D9"/>
            <w:noWrap/>
            <w:hideMark/>
          </w:tcPr>
          <w:p w14:paraId="41740D89"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D</w:t>
            </w:r>
          </w:p>
        </w:tc>
      </w:tr>
      <w:tr w:rsidR="00E74D76" w:rsidRPr="002A6704" w14:paraId="517C365A"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2D50BC24"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13</w:t>
            </w:r>
          </w:p>
        </w:tc>
        <w:tc>
          <w:tcPr>
            <w:tcW w:w="1223" w:type="dxa"/>
            <w:tcBorders>
              <w:top w:val="nil"/>
              <w:left w:val="nil"/>
              <w:bottom w:val="single" w:sz="4" w:space="0" w:color="auto"/>
              <w:right w:val="nil"/>
            </w:tcBorders>
            <w:shd w:val="clear" w:color="auto" w:fill="auto"/>
            <w:hideMark/>
          </w:tcPr>
          <w:p w14:paraId="0D4E817B" w14:textId="77777777" w:rsidR="002A6704" w:rsidRPr="002A6704" w:rsidRDefault="002A6704" w:rsidP="002A6704">
            <w:pPr>
              <w:spacing w:before="0" w:after="0"/>
              <w:jc w:val="center"/>
              <w:rPr>
                <w:rFonts w:cs="Arial"/>
                <w:sz w:val="20"/>
                <w:szCs w:val="20"/>
              </w:rPr>
            </w:pPr>
            <w:r w:rsidRPr="002A6704">
              <w:rPr>
                <w:rFonts w:cs="Arial"/>
                <w:sz w:val="20"/>
                <w:szCs w:val="20"/>
              </w:rPr>
              <w:t>854</w:t>
            </w:r>
          </w:p>
        </w:tc>
        <w:tc>
          <w:tcPr>
            <w:tcW w:w="1400" w:type="dxa"/>
            <w:tcBorders>
              <w:top w:val="nil"/>
              <w:left w:val="nil"/>
              <w:bottom w:val="single" w:sz="4" w:space="0" w:color="auto"/>
              <w:right w:val="nil"/>
            </w:tcBorders>
            <w:shd w:val="clear" w:color="auto" w:fill="auto"/>
            <w:noWrap/>
            <w:hideMark/>
          </w:tcPr>
          <w:p w14:paraId="17C9FB5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3ABC002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95F10A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2F0E4510"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0E083C19"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253DF5BC"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14</w:t>
            </w:r>
          </w:p>
        </w:tc>
        <w:tc>
          <w:tcPr>
            <w:tcW w:w="1223" w:type="dxa"/>
            <w:tcBorders>
              <w:top w:val="nil"/>
              <w:left w:val="nil"/>
              <w:bottom w:val="single" w:sz="4" w:space="0" w:color="auto"/>
              <w:right w:val="nil"/>
            </w:tcBorders>
            <w:shd w:val="clear" w:color="auto" w:fill="auto"/>
            <w:hideMark/>
          </w:tcPr>
          <w:p w14:paraId="5508FB5F" w14:textId="77777777" w:rsidR="002A6704" w:rsidRPr="002A6704" w:rsidRDefault="002A6704" w:rsidP="002A6704">
            <w:pPr>
              <w:spacing w:before="0" w:after="0"/>
              <w:jc w:val="center"/>
              <w:rPr>
                <w:rFonts w:cs="Arial"/>
                <w:sz w:val="20"/>
                <w:szCs w:val="20"/>
              </w:rPr>
            </w:pPr>
            <w:r w:rsidRPr="002A6704">
              <w:rPr>
                <w:rFonts w:cs="Arial"/>
                <w:sz w:val="20"/>
                <w:szCs w:val="20"/>
              </w:rPr>
              <w:t>956</w:t>
            </w:r>
          </w:p>
        </w:tc>
        <w:tc>
          <w:tcPr>
            <w:tcW w:w="1400" w:type="dxa"/>
            <w:tcBorders>
              <w:top w:val="nil"/>
              <w:left w:val="nil"/>
              <w:bottom w:val="single" w:sz="4" w:space="0" w:color="auto"/>
              <w:right w:val="nil"/>
            </w:tcBorders>
            <w:shd w:val="clear" w:color="auto" w:fill="auto"/>
            <w:noWrap/>
            <w:hideMark/>
          </w:tcPr>
          <w:p w14:paraId="54A04FB1"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51E0D86"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single" w:sz="4" w:space="0" w:color="auto"/>
              <w:left w:val="nil"/>
              <w:bottom w:val="single" w:sz="4" w:space="0" w:color="auto"/>
              <w:right w:val="nil"/>
            </w:tcBorders>
            <w:shd w:val="clear" w:color="000000" w:fill="D9D9D9"/>
            <w:noWrap/>
            <w:hideMark/>
          </w:tcPr>
          <w:p w14:paraId="0CF98774"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5BCE2257"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A</w:t>
            </w:r>
          </w:p>
        </w:tc>
      </w:tr>
      <w:tr w:rsidR="00E74D76" w:rsidRPr="002A6704" w14:paraId="461A1483"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6CF65269"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15</w:t>
            </w:r>
          </w:p>
        </w:tc>
        <w:tc>
          <w:tcPr>
            <w:tcW w:w="1223" w:type="dxa"/>
            <w:tcBorders>
              <w:top w:val="nil"/>
              <w:left w:val="nil"/>
              <w:bottom w:val="single" w:sz="4" w:space="0" w:color="auto"/>
              <w:right w:val="nil"/>
            </w:tcBorders>
            <w:shd w:val="clear" w:color="auto" w:fill="auto"/>
            <w:hideMark/>
          </w:tcPr>
          <w:p w14:paraId="40C4835A" w14:textId="77777777" w:rsidR="002A6704" w:rsidRPr="002A6704" w:rsidRDefault="002A6704" w:rsidP="002A6704">
            <w:pPr>
              <w:spacing w:before="0" w:after="0"/>
              <w:jc w:val="center"/>
              <w:rPr>
                <w:rFonts w:cs="Arial"/>
                <w:sz w:val="20"/>
                <w:szCs w:val="20"/>
              </w:rPr>
            </w:pPr>
            <w:r w:rsidRPr="002A6704">
              <w:rPr>
                <w:rFonts w:cs="Arial"/>
                <w:sz w:val="20"/>
                <w:szCs w:val="20"/>
              </w:rPr>
              <w:t>1456</w:t>
            </w:r>
          </w:p>
        </w:tc>
        <w:tc>
          <w:tcPr>
            <w:tcW w:w="1400" w:type="dxa"/>
            <w:tcBorders>
              <w:top w:val="nil"/>
              <w:left w:val="nil"/>
              <w:bottom w:val="single" w:sz="4" w:space="0" w:color="auto"/>
              <w:right w:val="nil"/>
            </w:tcBorders>
            <w:shd w:val="clear" w:color="auto" w:fill="auto"/>
            <w:noWrap/>
            <w:hideMark/>
          </w:tcPr>
          <w:p w14:paraId="4DEFDB4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05BB120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74AE451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5C9E75CD"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737D333"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7191B3AA"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16</w:t>
            </w:r>
          </w:p>
        </w:tc>
        <w:tc>
          <w:tcPr>
            <w:tcW w:w="1223" w:type="dxa"/>
            <w:tcBorders>
              <w:top w:val="nil"/>
              <w:left w:val="nil"/>
              <w:bottom w:val="single" w:sz="4" w:space="0" w:color="auto"/>
              <w:right w:val="nil"/>
            </w:tcBorders>
            <w:shd w:val="clear" w:color="auto" w:fill="auto"/>
            <w:hideMark/>
          </w:tcPr>
          <w:p w14:paraId="7DA664EF" w14:textId="77777777" w:rsidR="002A6704" w:rsidRPr="002A6704" w:rsidRDefault="002A6704" w:rsidP="002A6704">
            <w:pPr>
              <w:spacing w:before="0" w:after="0"/>
              <w:jc w:val="center"/>
              <w:rPr>
                <w:rFonts w:cs="Arial"/>
                <w:sz w:val="20"/>
                <w:szCs w:val="20"/>
              </w:rPr>
            </w:pPr>
            <w:r w:rsidRPr="002A6704">
              <w:rPr>
                <w:rFonts w:cs="Arial"/>
                <w:sz w:val="20"/>
                <w:szCs w:val="20"/>
              </w:rPr>
              <w:t>2514</w:t>
            </w:r>
          </w:p>
        </w:tc>
        <w:tc>
          <w:tcPr>
            <w:tcW w:w="1400" w:type="dxa"/>
            <w:tcBorders>
              <w:top w:val="nil"/>
              <w:left w:val="nil"/>
              <w:bottom w:val="single" w:sz="4" w:space="0" w:color="auto"/>
              <w:right w:val="nil"/>
            </w:tcBorders>
            <w:shd w:val="clear" w:color="auto" w:fill="auto"/>
            <w:noWrap/>
            <w:hideMark/>
          </w:tcPr>
          <w:p w14:paraId="737B1F7B"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557398D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EBC0E68"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1F81877F"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1D97665E"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43AE30FB"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17</w:t>
            </w:r>
          </w:p>
        </w:tc>
        <w:tc>
          <w:tcPr>
            <w:tcW w:w="1223" w:type="dxa"/>
            <w:tcBorders>
              <w:top w:val="nil"/>
              <w:left w:val="nil"/>
              <w:bottom w:val="single" w:sz="4" w:space="0" w:color="auto"/>
              <w:right w:val="nil"/>
            </w:tcBorders>
            <w:shd w:val="clear" w:color="auto" w:fill="auto"/>
            <w:hideMark/>
          </w:tcPr>
          <w:p w14:paraId="0C99E4C7" w14:textId="77777777" w:rsidR="002A6704" w:rsidRPr="002A6704" w:rsidRDefault="002A6704" w:rsidP="002A6704">
            <w:pPr>
              <w:spacing w:before="0" w:after="0"/>
              <w:jc w:val="center"/>
              <w:rPr>
                <w:rFonts w:cs="Arial"/>
                <w:sz w:val="20"/>
                <w:szCs w:val="20"/>
              </w:rPr>
            </w:pPr>
            <w:r w:rsidRPr="002A6704">
              <w:rPr>
                <w:rFonts w:cs="Arial"/>
                <w:sz w:val="20"/>
                <w:szCs w:val="20"/>
              </w:rPr>
              <w:t>1032</w:t>
            </w:r>
          </w:p>
        </w:tc>
        <w:tc>
          <w:tcPr>
            <w:tcW w:w="1400" w:type="dxa"/>
            <w:tcBorders>
              <w:top w:val="nil"/>
              <w:left w:val="nil"/>
              <w:bottom w:val="single" w:sz="4" w:space="0" w:color="auto"/>
              <w:right w:val="nil"/>
            </w:tcBorders>
            <w:shd w:val="clear" w:color="auto" w:fill="auto"/>
            <w:noWrap/>
            <w:hideMark/>
          </w:tcPr>
          <w:p w14:paraId="06EA66B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6973F5DD"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20AC08A3"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02D41788"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3BBE8C10"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543EF333"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18</w:t>
            </w:r>
          </w:p>
        </w:tc>
        <w:tc>
          <w:tcPr>
            <w:tcW w:w="1223" w:type="dxa"/>
            <w:tcBorders>
              <w:top w:val="nil"/>
              <w:left w:val="nil"/>
              <w:bottom w:val="single" w:sz="4" w:space="0" w:color="auto"/>
              <w:right w:val="nil"/>
            </w:tcBorders>
            <w:shd w:val="clear" w:color="auto" w:fill="auto"/>
            <w:hideMark/>
          </w:tcPr>
          <w:p w14:paraId="0E04CE36" w14:textId="77777777" w:rsidR="002A6704" w:rsidRPr="002A6704" w:rsidRDefault="002A6704" w:rsidP="002A6704">
            <w:pPr>
              <w:spacing w:before="0" w:after="0"/>
              <w:jc w:val="center"/>
              <w:rPr>
                <w:rFonts w:cs="Arial"/>
                <w:sz w:val="20"/>
                <w:szCs w:val="20"/>
              </w:rPr>
            </w:pPr>
            <w:r w:rsidRPr="002A6704">
              <w:rPr>
                <w:rFonts w:cs="Arial"/>
                <w:sz w:val="20"/>
                <w:szCs w:val="20"/>
              </w:rPr>
              <w:t>798</w:t>
            </w:r>
          </w:p>
        </w:tc>
        <w:tc>
          <w:tcPr>
            <w:tcW w:w="1400" w:type="dxa"/>
            <w:tcBorders>
              <w:top w:val="nil"/>
              <w:left w:val="nil"/>
              <w:bottom w:val="single" w:sz="4" w:space="0" w:color="auto"/>
              <w:right w:val="nil"/>
            </w:tcBorders>
            <w:shd w:val="clear" w:color="auto" w:fill="auto"/>
            <w:noWrap/>
            <w:hideMark/>
          </w:tcPr>
          <w:p w14:paraId="6967A98F"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48E0B8C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701D7E5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368587FB"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DE53598"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18102086" w14:textId="77777777" w:rsidR="002A6704" w:rsidRPr="002A6704" w:rsidRDefault="002A6704" w:rsidP="002A6704">
            <w:pPr>
              <w:spacing w:before="0" w:after="0"/>
              <w:jc w:val="center"/>
              <w:rPr>
                <w:rFonts w:cs="Arial"/>
                <w:b/>
                <w:bCs/>
                <w:sz w:val="20"/>
                <w:szCs w:val="20"/>
              </w:rPr>
            </w:pPr>
            <w:r w:rsidRPr="002A6704">
              <w:rPr>
                <w:rFonts w:cs="Arial"/>
                <w:b/>
                <w:bCs/>
                <w:sz w:val="20"/>
                <w:szCs w:val="20"/>
              </w:rPr>
              <w:t>19</w:t>
            </w:r>
          </w:p>
        </w:tc>
        <w:tc>
          <w:tcPr>
            <w:tcW w:w="1223" w:type="dxa"/>
            <w:tcBorders>
              <w:top w:val="nil"/>
              <w:left w:val="nil"/>
              <w:bottom w:val="single" w:sz="4" w:space="0" w:color="auto"/>
              <w:right w:val="nil"/>
            </w:tcBorders>
            <w:shd w:val="clear" w:color="auto" w:fill="auto"/>
            <w:hideMark/>
          </w:tcPr>
          <w:p w14:paraId="3DBC7EEF" w14:textId="77777777" w:rsidR="002A6704" w:rsidRPr="002A6704" w:rsidRDefault="002A6704" w:rsidP="002A6704">
            <w:pPr>
              <w:spacing w:before="0" w:after="0"/>
              <w:jc w:val="center"/>
              <w:rPr>
                <w:rFonts w:cs="Arial"/>
                <w:sz w:val="20"/>
                <w:szCs w:val="20"/>
              </w:rPr>
            </w:pPr>
            <w:r w:rsidRPr="002A6704">
              <w:rPr>
                <w:rFonts w:cs="Arial"/>
                <w:sz w:val="20"/>
                <w:szCs w:val="20"/>
              </w:rPr>
              <w:t>2987</w:t>
            </w:r>
          </w:p>
        </w:tc>
        <w:tc>
          <w:tcPr>
            <w:tcW w:w="1400" w:type="dxa"/>
            <w:tcBorders>
              <w:top w:val="nil"/>
              <w:left w:val="nil"/>
              <w:bottom w:val="single" w:sz="4" w:space="0" w:color="auto"/>
              <w:right w:val="nil"/>
            </w:tcBorders>
            <w:shd w:val="clear" w:color="auto" w:fill="auto"/>
            <w:noWrap/>
            <w:hideMark/>
          </w:tcPr>
          <w:p w14:paraId="035E70E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591D9B0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FD1C20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0D0D2F88"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03FCDE0"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6D45E31B"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20</w:t>
            </w:r>
          </w:p>
        </w:tc>
        <w:tc>
          <w:tcPr>
            <w:tcW w:w="1223" w:type="dxa"/>
            <w:tcBorders>
              <w:top w:val="nil"/>
              <w:left w:val="nil"/>
              <w:bottom w:val="single" w:sz="4" w:space="0" w:color="auto"/>
              <w:right w:val="nil"/>
            </w:tcBorders>
            <w:shd w:val="clear" w:color="auto" w:fill="auto"/>
            <w:hideMark/>
          </w:tcPr>
          <w:p w14:paraId="2D266950" w14:textId="77777777" w:rsidR="002A6704" w:rsidRPr="002A6704" w:rsidRDefault="002A6704" w:rsidP="002A6704">
            <w:pPr>
              <w:spacing w:before="0" w:after="0"/>
              <w:jc w:val="center"/>
              <w:rPr>
                <w:rFonts w:cs="Arial"/>
                <w:sz w:val="20"/>
                <w:szCs w:val="20"/>
              </w:rPr>
            </w:pPr>
            <w:r w:rsidRPr="002A6704">
              <w:rPr>
                <w:rFonts w:cs="Arial"/>
                <w:sz w:val="20"/>
                <w:szCs w:val="20"/>
              </w:rPr>
              <w:t>1568</w:t>
            </w:r>
          </w:p>
        </w:tc>
        <w:tc>
          <w:tcPr>
            <w:tcW w:w="1400" w:type="dxa"/>
            <w:tcBorders>
              <w:top w:val="nil"/>
              <w:left w:val="nil"/>
              <w:bottom w:val="single" w:sz="4" w:space="0" w:color="auto"/>
              <w:right w:val="nil"/>
            </w:tcBorders>
            <w:shd w:val="clear" w:color="auto" w:fill="auto"/>
            <w:noWrap/>
            <w:hideMark/>
          </w:tcPr>
          <w:p w14:paraId="35A2E81F"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45AFC0BB"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0281AD1D"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43DAE995"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2EFF8466"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6AC9E58F"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21</w:t>
            </w:r>
          </w:p>
        </w:tc>
        <w:tc>
          <w:tcPr>
            <w:tcW w:w="1223" w:type="dxa"/>
            <w:tcBorders>
              <w:top w:val="nil"/>
              <w:left w:val="nil"/>
              <w:bottom w:val="single" w:sz="4" w:space="0" w:color="auto"/>
              <w:right w:val="nil"/>
            </w:tcBorders>
            <w:shd w:val="clear" w:color="auto" w:fill="auto"/>
            <w:hideMark/>
          </w:tcPr>
          <w:p w14:paraId="5E78A153" w14:textId="77777777" w:rsidR="002A6704" w:rsidRPr="002A6704" w:rsidRDefault="002A6704" w:rsidP="002A6704">
            <w:pPr>
              <w:spacing w:before="0" w:after="0"/>
              <w:jc w:val="center"/>
              <w:rPr>
                <w:rFonts w:cs="Arial"/>
                <w:sz w:val="20"/>
                <w:szCs w:val="20"/>
              </w:rPr>
            </w:pPr>
            <w:r w:rsidRPr="002A6704">
              <w:rPr>
                <w:rFonts w:cs="Arial"/>
                <w:sz w:val="20"/>
                <w:szCs w:val="20"/>
              </w:rPr>
              <w:t>1698</w:t>
            </w:r>
          </w:p>
        </w:tc>
        <w:tc>
          <w:tcPr>
            <w:tcW w:w="1400" w:type="dxa"/>
            <w:tcBorders>
              <w:top w:val="nil"/>
              <w:left w:val="nil"/>
              <w:bottom w:val="single" w:sz="4" w:space="0" w:color="auto"/>
              <w:right w:val="nil"/>
            </w:tcBorders>
            <w:shd w:val="clear" w:color="auto" w:fill="auto"/>
            <w:noWrap/>
            <w:hideMark/>
          </w:tcPr>
          <w:p w14:paraId="54D1C91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0F1C4C5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BA8E53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296F543E"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5E3FDEFC"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1B870789"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22</w:t>
            </w:r>
          </w:p>
        </w:tc>
        <w:tc>
          <w:tcPr>
            <w:tcW w:w="1223" w:type="dxa"/>
            <w:tcBorders>
              <w:top w:val="nil"/>
              <w:left w:val="nil"/>
              <w:bottom w:val="single" w:sz="4" w:space="0" w:color="auto"/>
              <w:right w:val="nil"/>
            </w:tcBorders>
            <w:shd w:val="clear" w:color="auto" w:fill="auto"/>
            <w:hideMark/>
          </w:tcPr>
          <w:p w14:paraId="2638DB60" w14:textId="77777777" w:rsidR="002A6704" w:rsidRPr="002A6704" w:rsidRDefault="002A6704" w:rsidP="002A6704">
            <w:pPr>
              <w:spacing w:before="0" w:after="0"/>
              <w:jc w:val="center"/>
              <w:rPr>
                <w:rFonts w:cs="Arial"/>
                <w:sz w:val="20"/>
                <w:szCs w:val="20"/>
              </w:rPr>
            </w:pPr>
            <w:r w:rsidRPr="002A6704">
              <w:rPr>
                <w:rFonts w:cs="Arial"/>
                <w:sz w:val="20"/>
                <w:szCs w:val="20"/>
              </w:rPr>
              <w:t>4568</w:t>
            </w:r>
          </w:p>
        </w:tc>
        <w:tc>
          <w:tcPr>
            <w:tcW w:w="1400" w:type="dxa"/>
            <w:tcBorders>
              <w:top w:val="single" w:sz="4" w:space="0" w:color="auto"/>
              <w:left w:val="nil"/>
              <w:bottom w:val="single" w:sz="4" w:space="0" w:color="auto"/>
              <w:right w:val="nil"/>
            </w:tcBorders>
            <w:shd w:val="clear" w:color="000000" w:fill="D9D9D9"/>
            <w:noWrap/>
            <w:hideMark/>
          </w:tcPr>
          <w:p w14:paraId="6E44CC16"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994" w:type="dxa"/>
            <w:tcBorders>
              <w:top w:val="nil"/>
              <w:left w:val="nil"/>
              <w:bottom w:val="single" w:sz="4" w:space="0" w:color="auto"/>
              <w:right w:val="nil"/>
            </w:tcBorders>
            <w:shd w:val="clear" w:color="auto" w:fill="auto"/>
            <w:noWrap/>
            <w:hideMark/>
          </w:tcPr>
          <w:p w14:paraId="60565C81"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6C27AC1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49019F0F"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575C66B5"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535A4FE6"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23</w:t>
            </w:r>
          </w:p>
        </w:tc>
        <w:tc>
          <w:tcPr>
            <w:tcW w:w="1223" w:type="dxa"/>
            <w:tcBorders>
              <w:top w:val="nil"/>
              <w:left w:val="nil"/>
              <w:bottom w:val="single" w:sz="4" w:space="0" w:color="auto"/>
              <w:right w:val="nil"/>
            </w:tcBorders>
            <w:shd w:val="clear" w:color="auto" w:fill="auto"/>
            <w:hideMark/>
          </w:tcPr>
          <w:p w14:paraId="4AB8090A" w14:textId="77777777" w:rsidR="002A6704" w:rsidRPr="002A6704" w:rsidRDefault="002A6704" w:rsidP="002A6704">
            <w:pPr>
              <w:spacing w:before="0" w:after="0"/>
              <w:jc w:val="center"/>
              <w:rPr>
                <w:rFonts w:cs="Arial"/>
                <w:sz w:val="20"/>
                <w:szCs w:val="20"/>
              </w:rPr>
            </w:pPr>
            <w:r w:rsidRPr="002A6704">
              <w:rPr>
                <w:rFonts w:cs="Arial"/>
                <w:sz w:val="20"/>
                <w:szCs w:val="20"/>
              </w:rPr>
              <w:t>1789</w:t>
            </w:r>
          </w:p>
        </w:tc>
        <w:tc>
          <w:tcPr>
            <w:tcW w:w="1400" w:type="dxa"/>
            <w:tcBorders>
              <w:top w:val="nil"/>
              <w:left w:val="nil"/>
              <w:bottom w:val="single" w:sz="4" w:space="0" w:color="auto"/>
              <w:right w:val="nil"/>
            </w:tcBorders>
            <w:shd w:val="clear" w:color="auto" w:fill="auto"/>
            <w:noWrap/>
            <w:hideMark/>
          </w:tcPr>
          <w:p w14:paraId="113FA059"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50F7366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36EEA62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7C68B107"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344D56EC"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0EDD0FB0"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24</w:t>
            </w:r>
          </w:p>
        </w:tc>
        <w:tc>
          <w:tcPr>
            <w:tcW w:w="1223" w:type="dxa"/>
            <w:tcBorders>
              <w:top w:val="nil"/>
              <w:left w:val="nil"/>
              <w:bottom w:val="single" w:sz="4" w:space="0" w:color="auto"/>
              <w:right w:val="nil"/>
            </w:tcBorders>
            <w:shd w:val="clear" w:color="auto" w:fill="auto"/>
            <w:hideMark/>
          </w:tcPr>
          <w:p w14:paraId="51AF95EC" w14:textId="77777777" w:rsidR="002A6704" w:rsidRPr="002A6704" w:rsidRDefault="002A6704" w:rsidP="002A6704">
            <w:pPr>
              <w:spacing w:before="0" w:after="0"/>
              <w:jc w:val="center"/>
              <w:rPr>
                <w:rFonts w:cs="Arial"/>
                <w:sz w:val="20"/>
                <w:szCs w:val="20"/>
              </w:rPr>
            </w:pPr>
            <w:r w:rsidRPr="002A6704">
              <w:rPr>
                <w:rFonts w:cs="Arial"/>
                <w:sz w:val="20"/>
                <w:szCs w:val="20"/>
              </w:rPr>
              <w:t>2036</w:t>
            </w:r>
          </w:p>
        </w:tc>
        <w:tc>
          <w:tcPr>
            <w:tcW w:w="1400" w:type="dxa"/>
            <w:tcBorders>
              <w:top w:val="nil"/>
              <w:left w:val="nil"/>
              <w:bottom w:val="single" w:sz="4" w:space="0" w:color="auto"/>
              <w:right w:val="nil"/>
            </w:tcBorders>
            <w:shd w:val="clear" w:color="auto" w:fill="auto"/>
            <w:noWrap/>
            <w:hideMark/>
          </w:tcPr>
          <w:p w14:paraId="58176768"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14E6F778"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7BB085A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3E03D69F"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12981844"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160C6850"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25</w:t>
            </w:r>
          </w:p>
        </w:tc>
        <w:tc>
          <w:tcPr>
            <w:tcW w:w="1223" w:type="dxa"/>
            <w:tcBorders>
              <w:top w:val="nil"/>
              <w:left w:val="nil"/>
              <w:bottom w:val="single" w:sz="4" w:space="0" w:color="auto"/>
              <w:right w:val="nil"/>
            </w:tcBorders>
            <w:shd w:val="clear" w:color="auto" w:fill="auto"/>
            <w:hideMark/>
          </w:tcPr>
          <w:p w14:paraId="750A90F6" w14:textId="77777777" w:rsidR="002A6704" w:rsidRPr="002A6704" w:rsidRDefault="002A6704" w:rsidP="002A6704">
            <w:pPr>
              <w:spacing w:before="0" w:after="0"/>
              <w:jc w:val="center"/>
              <w:rPr>
                <w:rFonts w:cs="Arial"/>
                <w:sz w:val="20"/>
                <w:szCs w:val="20"/>
              </w:rPr>
            </w:pPr>
            <w:r w:rsidRPr="002A6704">
              <w:rPr>
                <w:rFonts w:cs="Arial"/>
                <w:sz w:val="20"/>
                <w:szCs w:val="20"/>
              </w:rPr>
              <w:t>5014</w:t>
            </w:r>
          </w:p>
        </w:tc>
        <w:tc>
          <w:tcPr>
            <w:tcW w:w="1400" w:type="dxa"/>
            <w:tcBorders>
              <w:top w:val="single" w:sz="4" w:space="0" w:color="auto"/>
              <w:left w:val="nil"/>
              <w:bottom w:val="single" w:sz="4" w:space="0" w:color="auto"/>
              <w:right w:val="nil"/>
            </w:tcBorders>
            <w:shd w:val="clear" w:color="000000" w:fill="D9D9D9"/>
            <w:noWrap/>
            <w:hideMark/>
          </w:tcPr>
          <w:p w14:paraId="31682DA5"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994" w:type="dxa"/>
            <w:tcBorders>
              <w:top w:val="nil"/>
              <w:left w:val="nil"/>
              <w:bottom w:val="single" w:sz="4" w:space="0" w:color="auto"/>
              <w:right w:val="nil"/>
            </w:tcBorders>
            <w:shd w:val="clear" w:color="auto" w:fill="auto"/>
            <w:noWrap/>
            <w:hideMark/>
          </w:tcPr>
          <w:p w14:paraId="04ABEB96"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2798866"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1B727FA8"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21B55F82"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6FE7A013"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26</w:t>
            </w:r>
          </w:p>
        </w:tc>
        <w:tc>
          <w:tcPr>
            <w:tcW w:w="1223" w:type="dxa"/>
            <w:tcBorders>
              <w:top w:val="nil"/>
              <w:left w:val="nil"/>
              <w:bottom w:val="single" w:sz="4" w:space="0" w:color="auto"/>
              <w:right w:val="nil"/>
            </w:tcBorders>
            <w:shd w:val="clear" w:color="auto" w:fill="auto"/>
            <w:hideMark/>
          </w:tcPr>
          <w:p w14:paraId="23F4DBA9" w14:textId="77777777" w:rsidR="002A6704" w:rsidRPr="002A6704" w:rsidRDefault="002A6704" w:rsidP="002A6704">
            <w:pPr>
              <w:spacing w:before="0" w:after="0"/>
              <w:jc w:val="center"/>
              <w:rPr>
                <w:rFonts w:cs="Arial"/>
                <w:sz w:val="20"/>
                <w:szCs w:val="20"/>
              </w:rPr>
            </w:pPr>
            <w:r w:rsidRPr="002A6704">
              <w:rPr>
                <w:rFonts w:cs="Arial"/>
                <w:sz w:val="20"/>
                <w:szCs w:val="20"/>
              </w:rPr>
              <w:t>1056</w:t>
            </w:r>
          </w:p>
        </w:tc>
        <w:tc>
          <w:tcPr>
            <w:tcW w:w="1400" w:type="dxa"/>
            <w:tcBorders>
              <w:top w:val="nil"/>
              <w:left w:val="nil"/>
              <w:bottom w:val="single" w:sz="4" w:space="0" w:color="auto"/>
              <w:right w:val="nil"/>
            </w:tcBorders>
            <w:shd w:val="clear" w:color="auto" w:fill="auto"/>
            <w:noWrap/>
            <w:hideMark/>
          </w:tcPr>
          <w:p w14:paraId="039BA576"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052742C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E39E539"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1E1B8B22"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2E274FF"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461DD4FE"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27</w:t>
            </w:r>
          </w:p>
        </w:tc>
        <w:tc>
          <w:tcPr>
            <w:tcW w:w="1223" w:type="dxa"/>
            <w:tcBorders>
              <w:top w:val="nil"/>
              <w:left w:val="nil"/>
              <w:bottom w:val="single" w:sz="4" w:space="0" w:color="auto"/>
              <w:right w:val="nil"/>
            </w:tcBorders>
            <w:shd w:val="clear" w:color="auto" w:fill="auto"/>
            <w:hideMark/>
          </w:tcPr>
          <w:p w14:paraId="0180FB27" w14:textId="77777777" w:rsidR="002A6704" w:rsidRPr="002A6704" w:rsidRDefault="002A6704" w:rsidP="002A6704">
            <w:pPr>
              <w:spacing w:before="0" w:after="0"/>
              <w:jc w:val="center"/>
              <w:rPr>
                <w:rFonts w:cs="Arial"/>
                <w:sz w:val="20"/>
                <w:szCs w:val="20"/>
              </w:rPr>
            </w:pPr>
            <w:r w:rsidRPr="002A6704">
              <w:rPr>
                <w:rFonts w:cs="Arial"/>
                <w:sz w:val="20"/>
                <w:szCs w:val="20"/>
              </w:rPr>
              <w:t>987</w:t>
            </w:r>
          </w:p>
        </w:tc>
        <w:tc>
          <w:tcPr>
            <w:tcW w:w="1400" w:type="dxa"/>
            <w:tcBorders>
              <w:top w:val="nil"/>
              <w:left w:val="nil"/>
              <w:bottom w:val="single" w:sz="4" w:space="0" w:color="auto"/>
              <w:right w:val="nil"/>
            </w:tcBorders>
            <w:shd w:val="clear" w:color="auto" w:fill="auto"/>
            <w:noWrap/>
            <w:hideMark/>
          </w:tcPr>
          <w:p w14:paraId="4C2FC9B4"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single" w:sz="4" w:space="0" w:color="auto"/>
              <w:left w:val="nil"/>
              <w:bottom w:val="single" w:sz="4" w:space="0" w:color="auto"/>
              <w:right w:val="nil"/>
            </w:tcBorders>
            <w:shd w:val="clear" w:color="000000" w:fill="D9D9D9"/>
            <w:noWrap/>
            <w:hideMark/>
          </w:tcPr>
          <w:p w14:paraId="6059E39E"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816" w:type="dxa"/>
            <w:tcBorders>
              <w:top w:val="nil"/>
              <w:left w:val="nil"/>
              <w:bottom w:val="single" w:sz="4" w:space="0" w:color="auto"/>
              <w:right w:val="nil"/>
            </w:tcBorders>
            <w:shd w:val="clear" w:color="auto" w:fill="auto"/>
            <w:noWrap/>
            <w:hideMark/>
          </w:tcPr>
          <w:p w14:paraId="737E18E9"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D9D9D9"/>
            <w:noWrap/>
            <w:hideMark/>
          </w:tcPr>
          <w:p w14:paraId="478E8DCB"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D</w:t>
            </w:r>
          </w:p>
        </w:tc>
      </w:tr>
      <w:tr w:rsidR="00E74D76" w:rsidRPr="002A6704" w14:paraId="04BE638F"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04AF22B9"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28</w:t>
            </w:r>
          </w:p>
        </w:tc>
        <w:tc>
          <w:tcPr>
            <w:tcW w:w="1223" w:type="dxa"/>
            <w:tcBorders>
              <w:top w:val="nil"/>
              <w:left w:val="nil"/>
              <w:bottom w:val="single" w:sz="4" w:space="0" w:color="auto"/>
              <w:right w:val="nil"/>
            </w:tcBorders>
            <w:shd w:val="clear" w:color="auto" w:fill="auto"/>
            <w:hideMark/>
          </w:tcPr>
          <w:p w14:paraId="4DD3BCA4" w14:textId="77777777" w:rsidR="002A6704" w:rsidRPr="002A6704" w:rsidRDefault="002A6704" w:rsidP="002A6704">
            <w:pPr>
              <w:spacing w:before="0" w:after="0"/>
              <w:jc w:val="center"/>
              <w:rPr>
                <w:rFonts w:cs="Arial"/>
                <w:sz w:val="20"/>
                <w:szCs w:val="20"/>
              </w:rPr>
            </w:pPr>
            <w:r w:rsidRPr="002A6704">
              <w:rPr>
                <w:rFonts w:cs="Arial"/>
                <w:sz w:val="20"/>
                <w:szCs w:val="20"/>
              </w:rPr>
              <w:t>1120</w:t>
            </w:r>
          </w:p>
        </w:tc>
        <w:tc>
          <w:tcPr>
            <w:tcW w:w="1400" w:type="dxa"/>
            <w:tcBorders>
              <w:top w:val="nil"/>
              <w:left w:val="nil"/>
              <w:bottom w:val="single" w:sz="4" w:space="0" w:color="auto"/>
              <w:right w:val="nil"/>
            </w:tcBorders>
            <w:shd w:val="clear" w:color="auto" w:fill="auto"/>
            <w:noWrap/>
            <w:hideMark/>
          </w:tcPr>
          <w:p w14:paraId="4EF8CA93"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398051E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0AD3D9D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7C59311F"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7432DE78"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16FE0AA4" w14:textId="77777777" w:rsidR="002A6704" w:rsidRPr="002A6704" w:rsidRDefault="002A6704" w:rsidP="002A6704">
            <w:pPr>
              <w:spacing w:before="0" w:after="0"/>
              <w:jc w:val="center"/>
              <w:rPr>
                <w:rFonts w:cs="Arial"/>
                <w:b/>
                <w:bCs/>
                <w:sz w:val="20"/>
                <w:szCs w:val="20"/>
              </w:rPr>
            </w:pPr>
            <w:r w:rsidRPr="002A6704">
              <w:rPr>
                <w:rFonts w:cs="Arial"/>
                <w:b/>
                <w:bCs/>
                <w:sz w:val="20"/>
                <w:szCs w:val="20"/>
              </w:rPr>
              <w:t>29</w:t>
            </w:r>
          </w:p>
        </w:tc>
        <w:tc>
          <w:tcPr>
            <w:tcW w:w="1223" w:type="dxa"/>
            <w:tcBorders>
              <w:top w:val="nil"/>
              <w:left w:val="nil"/>
              <w:bottom w:val="single" w:sz="4" w:space="0" w:color="auto"/>
              <w:right w:val="nil"/>
            </w:tcBorders>
            <w:shd w:val="clear" w:color="auto" w:fill="auto"/>
            <w:hideMark/>
          </w:tcPr>
          <w:p w14:paraId="2AEAF711" w14:textId="77777777" w:rsidR="002A6704" w:rsidRPr="002A6704" w:rsidRDefault="002A6704" w:rsidP="002A6704">
            <w:pPr>
              <w:spacing w:before="0" w:after="0"/>
              <w:jc w:val="center"/>
              <w:rPr>
                <w:rFonts w:cs="Arial"/>
                <w:sz w:val="20"/>
                <w:szCs w:val="20"/>
              </w:rPr>
            </w:pPr>
            <w:r w:rsidRPr="002A6704">
              <w:rPr>
                <w:rFonts w:cs="Arial"/>
                <w:sz w:val="20"/>
                <w:szCs w:val="20"/>
              </w:rPr>
              <w:t>4015</w:t>
            </w:r>
          </w:p>
        </w:tc>
        <w:tc>
          <w:tcPr>
            <w:tcW w:w="1400" w:type="dxa"/>
            <w:tcBorders>
              <w:top w:val="single" w:sz="4" w:space="0" w:color="auto"/>
              <w:left w:val="nil"/>
              <w:bottom w:val="single" w:sz="4" w:space="0" w:color="auto"/>
              <w:right w:val="nil"/>
            </w:tcBorders>
            <w:shd w:val="clear" w:color="000000" w:fill="D9D9D9"/>
            <w:noWrap/>
            <w:hideMark/>
          </w:tcPr>
          <w:p w14:paraId="13151794"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994" w:type="dxa"/>
            <w:tcBorders>
              <w:top w:val="nil"/>
              <w:left w:val="nil"/>
              <w:bottom w:val="single" w:sz="4" w:space="0" w:color="auto"/>
              <w:right w:val="nil"/>
            </w:tcBorders>
            <w:shd w:val="clear" w:color="auto" w:fill="auto"/>
            <w:noWrap/>
            <w:hideMark/>
          </w:tcPr>
          <w:p w14:paraId="2B36386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A1F4ECA"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7E1E8720"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1C212204"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5E8D8792"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30</w:t>
            </w:r>
          </w:p>
        </w:tc>
        <w:tc>
          <w:tcPr>
            <w:tcW w:w="1223" w:type="dxa"/>
            <w:tcBorders>
              <w:top w:val="nil"/>
              <w:left w:val="nil"/>
              <w:bottom w:val="single" w:sz="4" w:space="0" w:color="auto"/>
              <w:right w:val="nil"/>
            </w:tcBorders>
            <w:shd w:val="clear" w:color="auto" w:fill="auto"/>
            <w:hideMark/>
          </w:tcPr>
          <w:p w14:paraId="7696CE1E" w14:textId="77777777" w:rsidR="002A6704" w:rsidRPr="002A6704" w:rsidRDefault="002A6704" w:rsidP="002A6704">
            <w:pPr>
              <w:spacing w:before="0" w:after="0"/>
              <w:jc w:val="center"/>
              <w:rPr>
                <w:rFonts w:cs="Arial"/>
                <w:sz w:val="20"/>
                <w:szCs w:val="20"/>
              </w:rPr>
            </w:pPr>
            <w:r w:rsidRPr="002A6704">
              <w:rPr>
                <w:rFonts w:cs="Arial"/>
                <w:sz w:val="20"/>
                <w:szCs w:val="20"/>
              </w:rPr>
              <w:t>1688</w:t>
            </w:r>
          </w:p>
        </w:tc>
        <w:tc>
          <w:tcPr>
            <w:tcW w:w="1400" w:type="dxa"/>
            <w:tcBorders>
              <w:top w:val="nil"/>
              <w:left w:val="nil"/>
              <w:bottom w:val="single" w:sz="4" w:space="0" w:color="auto"/>
              <w:right w:val="nil"/>
            </w:tcBorders>
            <w:shd w:val="clear" w:color="auto" w:fill="auto"/>
            <w:noWrap/>
            <w:hideMark/>
          </w:tcPr>
          <w:p w14:paraId="126E4C3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C6D878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00F4574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38C5ECFB"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60E8B8FC"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3E22C7AC"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31</w:t>
            </w:r>
          </w:p>
        </w:tc>
        <w:tc>
          <w:tcPr>
            <w:tcW w:w="1223" w:type="dxa"/>
            <w:tcBorders>
              <w:top w:val="nil"/>
              <w:left w:val="nil"/>
              <w:bottom w:val="single" w:sz="4" w:space="0" w:color="auto"/>
              <w:right w:val="nil"/>
            </w:tcBorders>
            <w:shd w:val="clear" w:color="auto" w:fill="auto"/>
            <w:hideMark/>
          </w:tcPr>
          <w:p w14:paraId="5752F19E" w14:textId="77777777" w:rsidR="002A6704" w:rsidRPr="002A6704" w:rsidRDefault="002A6704" w:rsidP="002A6704">
            <w:pPr>
              <w:spacing w:before="0" w:after="0"/>
              <w:jc w:val="center"/>
              <w:rPr>
                <w:rFonts w:cs="Arial"/>
                <w:sz w:val="20"/>
                <w:szCs w:val="20"/>
              </w:rPr>
            </w:pPr>
            <w:r w:rsidRPr="002A6704">
              <w:rPr>
                <w:rFonts w:cs="Arial"/>
                <w:sz w:val="20"/>
                <w:szCs w:val="20"/>
              </w:rPr>
              <w:t>3879</w:t>
            </w:r>
          </w:p>
        </w:tc>
        <w:tc>
          <w:tcPr>
            <w:tcW w:w="1400" w:type="dxa"/>
            <w:tcBorders>
              <w:top w:val="nil"/>
              <w:left w:val="nil"/>
              <w:bottom w:val="single" w:sz="4" w:space="0" w:color="auto"/>
              <w:right w:val="nil"/>
            </w:tcBorders>
            <w:shd w:val="clear" w:color="auto" w:fill="auto"/>
            <w:noWrap/>
            <w:hideMark/>
          </w:tcPr>
          <w:p w14:paraId="240C15F6"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7EB356DB"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117FD41"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505B7D74"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11C88578"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5B0D8053"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32</w:t>
            </w:r>
          </w:p>
        </w:tc>
        <w:tc>
          <w:tcPr>
            <w:tcW w:w="1223" w:type="dxa"/>
            <w:tcBorders>
              <w:top w:val="nil"/>
              <w:left w:val="nil"/>
              <w:bottom w:val="single" w:sz="4" w:space="0" w:color="auto"/>
              <w:right w:val="nil"/>
            </w:tcBorders>
            <w:shd w:val="clear" w:color="auto" w:fill="auto"/>
            <w:hideMark/>
          </w:tcPr>
          <w:p w14:paraId="3000D5C2" w14:textId="77777777" w:rsidR="002A6704" w:rsidRPr="002A6704" w:rsidRDefault="002A6704" w:rsidP="002A6704">
            <w:pPr>
              <w:spacing w:before="0" w:after="0"/>
              <w:jc w:val="center"/>
              <w:rPr>
                <w:rFonts w:cs="Arial"/>
                <w:sz w:val="20"/>
                <w:szCs w:val="20"/>
              </w:rPr>
            </w:pPr>
            <w:r w:rsidRPr="002A6704">
              <w:rPr>
                <w:rFonts w:cs="Arial"/>
                <w:sz w:val="20"/>
                <w:szCs w:val="20"/>
              </w:rPr>
              <w:t>1658</w:t>
            </w:r>
          </w:p>
        </w:tc>
        <w:tc>
          <w:tcPr>
            <w:tcW w:w="1400" w:type="dxa"/>
            <w:tcBorders>
              <w:top w:val="nil"/>
              <w:left w:val="nil"/>
              <w:bottom w:val="single" w:sz="4" w:space="0" w:color="auto"/>
              <w:right w:val="nil"/>
            </w:tcBorders>
            <w:shd w:val="clear" w:color="auto" w:fill="auto"/>
            <w:noWrap/>
            <w:hideMark/>
          </w:tcPr>
          <w:p w14:paraId="2B1532A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67449C23"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4E26CD6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41A27DFF"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5DAADE1C"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54B4FA4D"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33</w:t>
            </w:r>
          </w:p>
        </w:tc>
        <w:tc>
          <w:tcPr>
            <w:tcW w:w="1223" w:type="dxa"/>
            <w:tcBorders>
              <w:top w:val="nil"/>
              <w:left w:val="nil"/>
              <w:bottom w:val="single" w:sz="4" w:space="0" w:color="auto"/>
              <w:right w:val="nil"/>
            </w:tcBorders>
            <w:shd w:val="clear" w:color="auto" w:fill="auto"/>
            <w:hideMark/>
          </w:tcPr>
          <w:p w14:paraId="3DF32E2B" w14:textId="77777777" w:rsidR="002A6704" w:rsidRPr="002A6704" w:rsidRDefault="002A6704" w:rsidP="002A6704">
            <w:pPr>
              <w:spacing w:before="0" w:after="0"/>
              <w:jc w:val="center"/>
              <w:rPr>
                <w:rFonts w:cs="Arial"/>
                <w:sz w:val="20"/>
                <w:szCs w:val="20"/>
              </w:rPr>
            </w:pPr>
            <w:r w:rsidRPr="002A6704">
              <w:rPr>
                <w:rFonts w:cs="Arial"/>
                <w:sz w:val="20"/>
                <w:szCs w:val="20"/>
              </w:rPr>
              <w:t>1589</w:t>
            </w:r>
          </w:p>
        </w:tc>
        <w:tc>
          <w:tcPr>
            <w:tcW w:w="1400" w:type="dxa"/>
            <w:tcBorders>
              <w:top w:val="nil"/>
              <w:left w:val="nil"/>
              <w:bottom w:val="single" w:sz="4" w:space="0" w:color="auto"/>
              <w:right w:val="nil"/>
            </w:tcBorders>
            <w:shd w:val="clear" w:color="auto" w:fill="auto"/>
            <w:noWrap/>
            <w:hideMark/>
          </w:tcPr>
          <w:p w14:paraId="353F0B6D"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4EA62C5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7FFD3FB"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0C741DE0"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43049958"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7F17B9CD"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34</w:t>
            </w:r>
          </w:p>
        </w:tc>
        <w:tc>
          <w:tcPr>
            <w:tcW w:w="1223" w:type="dxa"/>
            <w:tcBorders>
              <w:top w:val="nil"/>
              <w:left w:val="nil"/>
              <w:bottom w:val="single" w:sz="4" w:space="0" w:color="auto"/>
              <w:right w:val="nil"/>
            </w:tcBorders>
            <w:shd w:val="clear" w:color="auto" w:fill="auto"/>
            <w:hideMark/>
          </w:tcPr>
          <w:p w14:paraId="4C3FE150" w14:textId="77777777" w:rsidR="002A6704" w:rsidRPr="002A6704" w:rsidRDefault="002A6704" w:rsidP="002A6704">
            <w:pPr>
              <w:spacing w:before="0" w:after="0"/>
              <w:jc w:val="center"/>
              <w:rPr>
                <w:rFonts w:cs="Arial"/>
                <w:sz w:val="20"/>
                <w:szCs w:val="20"/>
              </w:rPr>
            </w:pPr>
            <w:r w:rsidRPr="002A6704">
              <w:rPr>
                <w:rFonts w:cs="Arial"/>
                <w:sz w:val="20"/>
                <w:szCs w:val="20"/>
              </w:rPr>
              <w:t>2781</w:t>
            </w:r>
          </w:p>
        </w:tc>
        <w:tc>
          <w:tcPr>
            <w:tcW w:w="1400" w:type="dxa"/>
            <w:tcBorders>
              <w:top w:val="nil"/>
              <w:left w:val="nil"/>
              <w:bottom w:val="single" w:sz="4" w:space="0" w:color="auto"/>
              <w:right w:val="nil"/>
            </w:tcBorders>
            <w:shd w:val="clear" w:color="auto" w:fill="auto"/>
            <w:noWrap/>
            <w:hideMark/>
          </w:tcPr>
          <w:p w14:paraId="49B38D0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0835627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03102A4F"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1E33C476"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5F576F2B"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227B9179"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35</w:t>
            </w:r>
          </w:p>
        </w:tc>
        <w:tc>
          <w:tcPr>
            <w:tcW w:w="1223" w:type="dxa"/>
            <w:tcBorders>
              <w:top w:val="nil"/>
              <w:left w:val="nil"/>
              <w:bottom w:val="single" w:sz="4" w:space="0" w:color="auto"/>
              <w:right w:val="nil"/>
            </w:tcBorders>
            <w:shd w:val="clear" w:color="auto" w:fill="auto"/>
            <w:hideMark/>
          </w:tcPr>
          <w:p w14:paraId="798893E3" w14:textId="77777777" w:rsidR="002A6704" w:rsidRPr="002A6704" w:rsidRDefault="002A6704" w:rsidP="002A6704">
            <w:pPr>
              <w:spacing w:before="0" w:after="0"/>
              <w:jc w:val="center"/>
              <w:rPr>
                <w:rFonts w:cs="Arial"/>
                <w:sz w:val="20"/>
                <w:szCs w:val="20"/>
              </w:rPr>
            </w:pPr>
            <w:r w:rsidRPr="002A6704">
              <w:rPr>
                <w:rFonts w:cs="Arial"/>
                <w:sz w:val="20"/>
                <w:szCs w:val="20"/>
              </w:rPr>
              <w:t>1589</w:t>
            </w:r>
          </w:p>
        </w:tc>
        <w:tc>
          <w:tcPr>
            <w:tcW w:w="1400" w:type="dxa"/>
            <w:tcBorders>
              <w:top w:val="nil"/>
              <w:left w:val="nil"/>
              <w:bottom w:val="single" w:sz="4" w:space="0" w:color="auto"/>
              <w:right w:val="nil"/>
            </w:tcBorders>
            <w:shd w:val="clear" w:color="auto" w:fill="auto"/>
            <w:noWrap/>
            <w:hideMark/>
          </w:tcPr>
          <w:p w14:paraId="079E6FD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643649A0"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11B35EE3"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294BE330"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6B3486D6" w14:textId="77777777" w:rsidTr="00E74D76">
        <w:trPr>
          <w:trHeight w:val="257"/>
        </w:trPr>
        <w:tc>
          <w:tcPr>
            <w:tcW w:w="1006" w:type="dxa"/>
            <w:tcBorders>
              <w:top w:val="nil"/>
              <w:left w:val="single" w:sz="8" w:space="0" w:color="auto"/>
              <w:bottom w:val="single" w:sz="4" w:space="0" w:color="auto"/>
              <w:right w:val="nil"/>
            </w:tcBorders>
            <w:shd w:val="clear" w:color="auto" w:fill="auto"/>
            <w:hideMark/>
          </w:tcPr>
          <w:p w14:paraId="3850B072"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36</w:t>
            </w:r>
          </w:p>
        </w:tc>
        <w:tc>
          <w:tcPr>
            <w:tcW w:w="1223" w:type="dxa"/>
            <w:tcBorders>
              <w:top w:val="nil"/>
              <w:left w:val="nil"/>
              <w:bottom w:val="single" w:sz="4" w:space="0" w:color="auto"/>
              <w:right w:val="nil"/>
            </w:tcBorders>
            <w:shd w:val="clear" w:color="auto" w:fill="auto"/>
            <w:hideMark/>
          </w:tcPr>
          <w:p w14:paraId="0A8DC781" w14:textId="77777777" w:rsidR="002A6704" w:rsidRPr="002A6704" w:rsidRDefault="002A6704" w:rsidP="002A6704">
            <w:pPr>
              <w:spacing w:before="0" w:after="0"/>
              <w:jc w:val="center"/>
              <w:rPr>
                <w:rFonts w:cs="Arial"/>
                <w:sz w:val="20"/>
                <w:szCs w:val="20"/>
              </w:rPr>
            </w:pPr>
            <w:r w:rsidRPr="002A6704">
              <w:rPr>
                <w:rFonts w:cs="Arial"/>
                <w:sz w:val="20"/>
                <w:szCs w:val="20"/>
              </w:rPr>
              <w:t>789</w:t>
            </w:r>
          </w:p>
        </w:tc>
        <w:tc>
          <w:tcPr>
            <w:tcW w:w="1400" w:type="dxa"/>
            <w:tcBorders>
              <w:top w:val="nil"/>
              <w:left w:val="nil"/>
              <w:bottom w:val="single" w:sz="4" w:space="0" w:color="auto"/>
              <w:right w:val="nil"/>
            </w:tcBorders>
            <w:shd w:val="clear" w:color="auto" w:fill="auto"/>
            <w:noWrap/>
            <w:hideMark/>
          </w:tcPr>
          <w:p w14:paraId="7C2B5B47"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659B49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single" w:sz="4" w:space="0" w:color="auto"/>
              <w:left w:val="nil"/>
              <w:bottom w:val="single" w:sz="4" w:space="0" w:color="auto"/>
              <w:right w:val="nil"/>
            </w:tcBorders>
            <w:shd w:val="clear" w:color="000000" w:fill="D9D9D9"/>
            <w:noWrap/>
            <w:hideMark/>
          </w:tcPr>
          <w:p w14:paraId="5A710F97" w14:textId="77777777" w:rsidR="002A6704" w:rsidRPr="002A6704" w:rsidRDefault="002A6704" w:rsidP="002A6704">
            <w:pPr>
              <w:spacing w:before="0" w:after="0"/>
              <w:jc w:val="center"/>
              <w:rPr>
                <w:rFonts w:cs="Arial"/>
                <w:sz w:val="20"/>
                <w:szCs w:val="20"/>
              </w:rPr>
            </w:pPr>
            <w:r w:rsidRPr="002A6704">
              <w:rPr>
                <w:rFonts w:cs="Arial"/>
                <w:sz w:val="20"/>
                <w:szCs w:val="20"/>
              </w:rPr>
              <w:t>S</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3E7009CB"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A</w:t>
            </w:r>
          </w:p>
        </w:tc>
      </w:tr>
      <w:tr w:rsidR="00E74D76" w:rsidRPr="002A6704" w14:paraId="03F40F8F"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5925B4A1"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37</w:t>
            </w:r>
          </w:p>
        </w:tc>
        <w:tc>
          <w:tcPr>
            <w:tcW w:w="1223" w:type="dxa"/>
            <w:tcBorders>
              <w:top w:val="nil"/>
              <w:left w:val="nil"/>
              <w:bottom w:val="single" w:sz="4" w:space="0" w:color="auto"/>
              <w:right w:val="nil"/>
            </w:tcBorders>
            <w:shd w:val="clear" w:color="auto" w:fill="auto"/>
            <w:hideMark/>
          </w:tcPr>
          <w:p w14:paraId="168F6C1E" w14:textId="77777777" w:rsidR="002A6704" w:rsidRPr="002A6704" w:rsidRDefault="002A6704" w:rsidP="002A6704">
            <w:pPr>
              <w:spacing w:before="0" w:after="0"/>
              <w:jc w:val="center"/>
              <w:rPr>
                <w:rFonts w:cs="Arial"/>
                <w:sz w:val="20"/>
                <w:szCs w:val="20"/>
              </w:rPr>
            </w:pPr>
            <w:r w:rsidRPr="002A6704">
              <w:rPr>
                <w:rFonts w:cs="Arial"/>
                <w:sz w:val="20"/>
                <w:szCs w:val="20"/>
              </w:rPr>
              <w:t>1543</w:t>
            </w:r>
          </w:p>
        </w:tc>
        <w:tc>
          <w:tcPr>
            <w:tcW w:w="1400" w:type="dxa"/>
            <w:tcBorders>
              <w:top w:val="nil"/>
              <w:left w:val="nil"/>
              <w:bottom w:val="single" w:sz="4" w:space="0" w:color="auto"/>
              <w:right w:val="nil"/>
            </w:tcBorders>
            <w:shd w:val="clear" w:color="auto" w:fill="auto"/>
            <w:noWrap/>
            <w:hideMark/>
          </w:tcPr>
          <w:p w14:paraId="1733766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2C51BCB6"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56C1588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526EE92C"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0201A0B0"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45059ADE"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38</w:t>
            </w:r>
          </w:p>
        </w:tc>
        <w:tc>
          <w:tcPr>
            <w:tcW w:w="1223" w:type="dxa"/>
            <w:tcBorders>
              <w:top w:val="nil"/>
              <w:left w:val="nil"/>
              <w:bottom w:val="single" w:sz="4" w:space="0" w:color="auto"/>
              <w:right w:val="nil"/>
            </w:tcBorders>
            <w:shd w:val="clear" w:color="auto" w:fill="auto"/>
            <w:hideMark/>
          </w:tcPr>
          <w:p w14:paraId="03132027" w14:textId="77777777" w:rsidR="002A6704" w:rsidRPr="002A6704" w:rsidRDefault="002A6704" w:rsidP="002A6704">
            <w:pPr>
              <w:spacing w:before="0" w:after="0"/>
              <w:jc w:val="center"/>
              <w:rPr>
                <w:rFonts w:cs="Arial"/>
                <w:sz w:val="20"/>
                <w:szCs w:val="20"/>
              </w:rPr>
            </w:pPr>
            <w:r w:rsidRPr="002A6704">
              <w:rPr>
                <w:rFonts w:cs="Arial"/>
                <w:sz w:val="20"/>
                <w:szCs w:val="20"/>
              </w:rPr>
              <w:t>875</w:t>
            </w:r>
          </w:p>
        </w:tc>
        <w:tc>
          <w:tcPr>
            <w:tcW w:w="1400" w:type="dxa"/>
            <w:tcBorders>
              <w:top w:val="nil"/>
              <w:left w:val="nil"/>
              <w:bottom w:val="single" w:sz="4" w:space="0" w:color="auto"/>
              <w:right w:val="nil"/>
            </w:tcBorders>
            <w:shd w:val="clear" w:color="auto" w:fill="auto"/>
            <w:noWrap/>
            <w:hideMark/>
          </w:tcPr>
          <w:p w14:paraId="0FC5220E"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18B83B2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6EC2C76C"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41695C2A"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7CF691BE" w14:textId="77777777" w:rsidTr="00E74D76">
        <w:trPr>
          <w:trHeight w:val="244"/>
        </w:trPr>
        <w:tc>
          <w:tcPr>
            <w:tcW w:w="1006" w:type="dxa"/>
            <w:tcBorders>
              <w:top w:val="nil"/>
              <w:left w:val="single" w:sz="8" w:space="0" w:color="auto"/>
              <w:bottom w:val="single" w:sz="4" w:space="0" w:color="auto"/>
              <w:right w:val="nil"/>
            </w:tcBorders>
            <w:shd w:val="clear" w:color="auto" w:fill="auto"/>
            <w:hideMark/>
          </w:tcPr>
          <w:p w14:paraId="137E22DB" w14:textId="77777777" w:rsidR="002A6704" w:rsidRPr="002A6704" w:rsidRDefault="002A6704" w:rsidP="002A6704">
            <w:pPr>
              <w:spacing w:before="0" w:after="0"/>
              <w:jc w:val="center"/>
              <w:rPr>
                <w:rFonts w:cs="Arial"/>
                <w:b/>
                <w:bCs/>
                <w:sz w:val="20"/>
                <w:szCs w:val="20"/>
              </w:rPr>
            </w:pPr>
            <w:r w:rsidRPr="002A6704">
              <w:rPr>
                <w:rFonts w:cs="Arial"/>
                <w:b/>
                <w:bCs/>
                <w:sz w:val="20"/>
                <w:szCs w:val="20"/>
              </w:rPr>
              <w:t>39</w:t>
            </w:r>
          </w:p>
        </w:tc>
        <w:tc>
          <w:tcPr>
            <w:tcW w:w="1223" w:type="dxa"/>
            <w:tcBorders>
              <w:top w:val="nil"/>
              <w:left w:val="nil"/>
              <w:bottom w:val="single" w:sz="4" w:space="0" w:color="auto"/>
              <w:right w:val="nil"/>
            </w:tcBorders>
            <w:shd w:val="clear" w:color="auto" w:fill="auto"/>
            <w:hideMark/>
          </w:tcPr>
          <w:p w14:paraId="690BF7C3" w14:textId="77777777" w:rsidR="002A6704" w:rsidRPr="002A6704" w:rsidRDefault="002A6704" w:rsidP="002A6704">
            <w:pPr>
              <w:spacing w:before="0" w:after="0"/>
              <w:jc w:val="center"/>
              <w:rPr>
                <w:rFonts w:cs="Arial"/>
                <w:sz w:val="20"/>
                <w:szCs w:val="20"/>
              </w:rPr>
            </w:pPr>
            <w:r w:rsidRPr="002A6704">
              <w:rPr>
                <w:rFonts w:cs="Arial"/>
                <w:sz w:val="20"/>
                <w:szCs w:val="20"/>
              </w:rPr>
              <w:t>905</w:t>
            </w:r>
          </w:p>
        </w:tc>
        <w:tc>
          <w:tcPr>
            <w:tcW w:w="1400" w:type="dxa"/>
            <w:tcBorders>
              <w:top w:val="nil"/>
              <w:left w:val="nil"/>
              <w:bottom w:val="single" w:sz="4" w:space="0" w:color="auto"/>
              <w:right w:val="nil"/>
            </w:tcBorders>
            <w:shd w:val="clear" w:color="auto" w:fill="auto"/>
            <w:noWrap/>
            <w:hideMark/>
          </w:tcPr>
          <w:p w14:paraId="0B2CDA45"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4" w:space="0" w:color="auto"/>
              <w:right w:val="nil"/>
            </w:tcBorders>
            <w:shd w:val="clear" w:color="auto" w:fill="auto"/>
            <w:noWrap/>
            <w:hideMark/>
          </w:tcPr>
          <w:p w14:paraId="52BE4828"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4" w:space="0" w:color="auto"/>
              <w:right w:val="nil"/>
            </w:tcBorders>
            <w:shd w:val="clear" w:color="auto" w:fill="auto"/>
            <w:noWrap/>
            <w:hideMark/>
          </w:tcPr>
          <w:p w14:paraId="68E2FE1F"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4" w:space="0" w:color="auto"/>
              <w:right w:val="single" w:sz="8" w:space="0" w:color="auto"/>
            </w:tcBorders>
            <w:shd w:val="clear" w:color="000000" w:fill="FFFF00"/>
            <w:noWrap/>
            <w:hideMark/>
          </w:tcPr>
          <w:p w14:paraId="673BD210"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r w:rsidR="00E74D76" w:rsidRPr="002A6704" w14:paraId="03261B06" w14:textId="77777777" w:rsidTr="00E74D76">
        <w:trPr>
          <w:trHeight w:val="257"/>
        </w:trPr>
        <w:tc>
          <w:tcPr>
            <w:tcW w:w="1006" w:type="dxa"/>
            <w:tcBorders>
              <w:top w:val="nil"/>
              <w:left w:val="single" w:sz="8" w:space="0" w:color="auto"/>
              <w:bottom w:val="single" w:sz="8" w:space="0" w:color="auto"/>
              <w:right w:val="nil"/>
            </w:tcBorders>
            <w:shd w:val="clear" w:color="auto" w:fill="auto"/>
            <w:hideMark/>
          </w:tcPr>
          <w:p w14:paraId="1A420F60" w14:textId="77777777" w:rsidR="002A6704" w:rsidRPr="002A6704" w:rsidRDefault="002A6704" w:rsidP="002A6704">
            <w:pPr>
              <w:spacing w:before="0" w:after="0"/>
              <w:jc w:val="center"/>
              <w:rPr>
                <w:rFonts w:cs="Arial"/>
                <w:b/>
                <w:bCs/>
                <w:sz w:val="20"/>
                <w:szCs w:val="20"/>
              </w:rPr>
            </w:pPr>
            <w:r w:rsidRPr="002A6704">
              <w:rPr>
                <w:rFonts w:cs="Arial"/>
                <w:b/>
                <w:bCs/>
                <w:sz w:val="20"/>
                <w:szCs w:val="20"/>
              </w:rPr>
              <w:t>40</w:t>
            </w:r>
          </w:p>
        </w:tc>
        <w:tc>
          <w:tcPr>
            <w:tcW w:w="1223" w:type="dxa"/>
            <w:tcBorders>
              <w:top w:val="nil"/>
              <w:left w:val="nil"/>
              <w:bottom w:val="single" w:sz="8" w:space="0" w:color="auto"/>
              <w:right w:val="nil"/>
            </w:tcBorders>
            <w:shd w:val="clear" w:color="auto" w:fill="auto"/>
            <w:hideMark/>
          </w:tcPr>
          <w:p w14:paraId="73549855" w14:textId="77777777" w:rsidR="002A6704" w:rsidRPr="002A6704" w:rsidRDefault="002A6704" w:rsidP="002A6704">
            <w:pPr>
              <w:spacing w:before="0" w:after="0"/>
              <w:jc w:val="center"/>
              <w:rPr>
                <w:rFonts w:cs="Arial"/>
                <w:sz w:val="20"/>
                <w:szCs w:val="20"/>
              </w:rPr>
            </w:pPr>
            <w:r w:rsidRPr="002A6704">
              <w:rPr>
                <w:rFonts w:cs="Arial"/>
                <w:sz w:val="20"/>
                <w:szCs w:val="20"/>
              </w:rPr>
              <w:t>1020</w:t>
            </w:r>
          </w:p>
        </w:tc>
        <w:tc>
          <w:tcPr>
            <w:tcW w:w="1400" w:type="dxa"/>
            <w:tcBorders>
              <w:top w:val="nil"/>
              <w:left w:val="nil"/>
              <w:bottom w:val="single" w:sz="8" w:space="0" w:color="auto"/>
              <w:right w:val="nil"/>
            </w:tcBorders>
            <w:shd w:val="clear" w:color="auto" w:fill="auto"/>
            <w:noWrap/>
            <w:hideMark/>
          </w:tcPr>
          <w:p w14:paraId="0F64F981"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994" w:type="dxa"/>
            <w:tcBorders>
              <w:top w:val="nil"/>
              <w:left w:val="nil"/>
              <w:bottom w:val="single" w:sz="8" w:space="0" w:color="auto"/>
              <w:right w:val="nil"/>
            </w:tcBorders>
            <w:shd w:val="clear" w:color="auto" w:fill="auto"/>
            <w:noWrap/>
            <w:hideMark/>
          </w:tcPr>
          <w:p w14:paraId="2FC490D2"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816" w:type="dxa"/>
            <w:tcBorders>
              <w:top w:val="nil"/>
              <w:left w:val="nil"/>
              <w:bottom w:val="single" w:sz="8" w:space="0" w:color="auto"/>
              <w:right w:val="nil"/>
            </w:tcBorders>
            <w:shd w:val="clear" w:color="auto" w:fill="auto"/>
            <w:noWrap/>
            <w:hideMark/>
          </w:tcPr>
          <w:p w14:paraId="22F4A2A8" w14:textId="77777777" w:rsidR="002A6704" w:rsidRPr="002A6704" w:rsidRDefault="002A6704" w:rsidP="002A6704">
            <w:pPr>
              <w:spacing w:before="0" w:after="0"/>
              <w:jc w:val="center"/>
              <w:rPr>
                <w:rFonts w:cs="Arial"/>
                <w:sz w:val="20"/>
                <w:szCs w:val="20"/>
              </w:rPr>
            </w:pPr>
            <w:r w:rsidRPr="002A6704">
              <w:rPr>
                <w:rFonts w:cs="Arial"/>
                <w:sz w:val="20"/>
                <w:szCs w:val="20"/>
              </w:rPr>
              <w:t>N</w:t>
            </w:r>
          </w:p>
        </w:tc>
        <w:tc>
          <w:tcPr>
            <w:tcW w:w="1470" w:type="dxa"/>
            <w:tcBorders>
              <w:top w:val="nil"/>
              <w:left w:val="single" w:sz="4" w:space="0" w:color="auto"/>
              <w:bottom w:val="single" w:sz="8" w:space="0" w:color="auto"/>
              <w:right w:val="single" w:sz="8" w:space="0" w:color="auto"/>
            </w:tcBorders>
            <w:shd w:val="clear" w:color="000000" w:fill="FFFF00"/>
            <w:noWrap/>
            <w:hideMark/>
          </w:tcPr>
          <w:p w14:paraId="1E10BCC2" w14:textId="77777777" w:rsidR="002A6704" w:rsidRPr="002A6704" w:rsidRDefault="002A6704" w:rsidP="002A6704">
            <w:pPr>
              <w:spacing w:before="0" w:after="0"/>
              <w:jc w:val="center"/>
              <w:rPr>
                <w:rFonts w:cs="Arial"/>
                <w:color w:val="000000"/>
                <w:sz w:val="20"/>
                <w:szCs w:val="20"/>
              </w:rPr>
            </w:pPr>
            <w:r w:rsidRPr="002A6704">
              <w:rPr>
                <w:rFonts w:cs="Arial"/>
                <w:color w:val="000000"/>
                <w:sz w:val="20"/>
                <w:szCs w:val="20"/>
              </w:rPr>
              <w:t>C</w:t>
            </w:r>
          </w:p>
        </w:tc>
      </w:tr>
    </w:tbl>
    <w:p w14:paraId="67F803C1" w14:textId="641A8037" w:rsidR="00DB3126" w:rsidRPr="001C4419" w:rsidRDefault="00DB3126" w:rsidP="00DB3126">
      <w:pPr>
        <w:pStyle w:val="Ttulo3"/>
        <w:ind w:left="1077"/>
      </w:pPr>
      <w:bookmarkStart w:id="784" w:name="_Toc55897150"/>
      <w:r w:rsidRPr="001C4419">
        <w:t>Restrições</w:t>
      </w:r>
      <w:bookmarkEnd w:id="784"/>
    </w:p>
    <w:p w14:paraId="30B4F6BB" w14:textId="107BFC95" w:rsidR="00DB3126" w:rsidRPr="001C4419" w:rsidRDefault="00DB3126" w:rsidP="00DB3126">
      <w:pPr>
        <w:rPr>
          <w:rFonts w:cs="Arial"/>
        </w:rPr>
      </w:pPr>
      <w:r w:rsidRPr="001C4419">
        <w:rPr>
          <w:rFonts w:cs="Arial"/>
        </w:rPr>
        <w:t xml:space="preserve">A restrição de </w:t>
      </w:r>
      <w:r w:rsidR="00B61D7D" w:rsidRPr="001C4419">
        <w:rPr>
          <w:rFonts w:cs="Arial"/>
        </w:rPr>
        <w:t xml:space="preserve">alternativas a serem utilizadas e </w:t>
      </w:r>
      <w:r w:rsidRPr="001C4419">
        <w:rPr>
          <w:rFonts w:cs="Arial"/>
        </w:rPr>
        <w:t xml:space="preserve">tipo de embarcação para execução das </w:t>
      </w:r>
      <w:r w:rsidR="00B61D7D" w:rsidRPr="001C4419">
        <w:rPr>
          <w:rFonts w:cs="Arial"/>
        </w:rPr>
        <w:t xml:space="preserve">atividades </w:t>
      </w:r>
      <w:r w:rsidRPr="001C4419">
        <w:rPr>
          <w:rFonts w:cs="Arial"/>
        </w:rPr>
        <w:t xml:space="preserve">já foi inserida na decodificação das alternativas, conforme Tabela </w:t>
      </w:r>
      <w:r w:rsidR="00B61D7D" w:rsidRPr="001C4419">
        <w:rPr>
          <w:rFonts w:cs="Arial"/>
        </w:rPr>
        <w:t>13</w:t>
      </w:r>
      <w:r w:rsidRPr="001C4419">
        <w:rPr>
          <w:rFonts w:cs="Arial"/>
        </w:rPr>
        <w:t>.</w:t>
      </w:r>
    </w:p>
    <w:p w14:paraId="48C3DDD0" w14:textId="34F748CE" w:rsidR="00DB7157" w:rsidRDefault="00DB7157" w:rsidP="00DB7157">
      <w:pPr>
        <w:rPr>
          <w:rFonts w:cs="Arial"/>
        </w:rPr>
      </w:pPr>
      <w:r w:rsidRPr="001C4419">
        <w:rPr>
          <w:rFonts w:cs="Arial"/>
        </w:rPr>
        <w:t xml:space="preserve">A restrição de linha de óleo foi incluída no Estudo de Caso UEP-2, conforme Tabela 14, pois impacta na quantidade de transporte e descarregamento, sendo que cada </w:t>
      </w:r>
      <w:r w:rsidRPr="001C4419">
        <w:rPr>
          <w:rFonts w:cs="Arial"/>
        </w:rPr>
        <w:lastRenderedPageBreak/>
        <w:t xml:space="preserve">PLSV consegue transportar 1 unidade de riser de “linha de óleo”, ou 5 unidades dos demais </w:t>
      </w:r>
      <w:r w:rsidR="001C4308" w:rsidRPr="001C4419">
        <w:rPr>
          <w:rFonts w:cs="Arial"/>
        </w:rPr>
        <w:t xml:space="preserve">tipos de </w:t>
      </w:r>
      <w:r w:rsidRPr="001C4419">
        <w:rPr>
          <w:rFonts w:cs="Arial"/>
        </w:rPr>
        <w:t>risers.</w:t>
      </w:r>
    </w:p>
    <w:p w14:paraId="357BDB85" w14:textId="439FC7BB" w:rsidR="001C4419" w:rsidRDefault="001C4419" w:rsidP="00DB7157">
      <w:pPr>
        <w:rPr>
          <w:rFonts w:cs="Arial"/>
        </w:rPr>
      </w:pPr>
      <w:r>
        <w:rPr>
          <w:rFonts w:cs="Arial"/>
        </w:rPr>
        <w:t xml:space="preserve">Outras restrições consideradas são </w:t>
      </w:r>
      <w:r w:rsidR="00DB7157" w:rsidRPr="00E4298F">
        <w:rPr>
          <w:rFonts w:cs="Arial"/>
        </w:rPr>
        <w:t>“Ausência de Integridade do Riser”</w:t>
      </w:r>
      <w:r>
        <w:rPr>
          <w:rFonts w:cs="Arial"/>
        </w:rPr>
        <w:t xml:space="preserve">, onde somente pode ser utilizada a Alternativa D e a </w:t>
      </w:r>
      <w:r w:rsidR="00DB7157" w:rsidRPr="00E4298F">
        <w:rPr>
          <w:rFonts w:cs="Arial"/>
        </w:rPr>
        <w:t xml:space="preserve">“Inexistência de Rota de Abandono”, </w:t>
      </w:r>
      <w:r w:rsidR="0041154A">
        <w:rPr>
          <w:rFonts w:cs="Arial"/>
        </w:rPr>
        <w:t>onde não pode ser utilizada a Alternativa C.</w:t>
      </w:r>
    </w:p>
    <w:p w14:paraId="67A076D7" w14:textId="219C177E" w:rsidR="00DB3126" w:rsidRPr="009F6637" w:rsidRDefault="00DB3126" w:rsidP="00DB3126">
      <w:pPr>
        <w:pStyle w:val="Ttulo3"/>
        <w:ind w:left="1077"/>
      </w:pPr>
      <w:bookmarkStart w:id="785" w:name="_Toc55897151"/>
      <w:r w:rsidRPr="009F6637">
        <w:t>Definição da Função Objetivo</w:t>
      </w:r>
      <w:bookmarkEnd w:id="785"/>
    </w:p>
    <w:p w14:paraId="526CF19E" w14:textId="7A3309FC" w:rsidR="002A3400" w:rsidRDefault="00DB3126" w:rsidP="002A3400">
      <w:pPr>
        <w:rPr>
          <w:rFonts w:cs="Arial"/>
        </w:rPr>
      </w:pPr>
      <w:r w:rsidRPr="009F6637">
        <w:rPr>
          <w:rFonts w:cs="Arial"/>
        </w:rPr>
        <w:t>A função objetivo foi construída conforme item 4.4. e adaptado para o Estudo de Caso da UEP-</w:t>
      </w:r>
      <w:r w:rsidR="00EA243A" w:rsidRPr="009F6637">
        <w:rPr>
          <w:rFonts w:cs="Arial"/>
        </w:rPr>
        <w:t>2</w:t>
      </w:r>
      <w:r w:rsidRPr="009F6637">
        <w:rPr>
          <w:rFonts w:cs="Arial"/>
        </w:rPr>
        <w:t xml:space="preserve">, considerando os custos de </w:t>
      </w:r>
      <w:r w:rsidRPr="009F6637">
        <w:rPr>
          <w:rFonts w:cs="Arial"/>
          <w:i/>
          <w:iCs/>
        </w:rPr>
        <w:t>pull out</w:t>
      </w:r>
      <w:r w:rsidRPr="009F6637">
        <w:rPr>
          <w:rFonts w:cs="Arial"/>
        </w:rPr>
        <w:t xml:space="preserve"> dos risers e emissões de CO</w:t>
      </w:r>
      <w:r w:rsidRPr="009F6637">
        <w:rPr>
          <w:rFonts w:cs="Arial"/>
          <w:vertAlign w:val="subscript"/>
        </w:rPr>
        <w:t>2</w:t>
      </w:r>
      <w:r w:rsidRPr="009F6637">
        <w:rPr>
          <w:rFonts w:cs="Arial"/>
        </w:rPr>
        <w:t xml:space="preserve">. </w:t>
      </w:r>
      <w:r w:rsidR="00EA243A" w:rsidRPr="009F6637">
        <w:rPr>
          <w:rFonts w:cs="Arial"/>
        </w:rPr>
        <w:t xml:space="preserve">Adicionalmente ao Estudo de Caso da UEP-1, foi incluído o custo da </w:t>
      </w:r>
      <w:r w:rsidR="00616AEB" w:rsidRPr="00616AEB">
        <w:rPr>
          <w:rFonts w:cs="Arial"/>
        </w:rPr>
        <w:t>permanência</w:t>
      </w:r>
      <w:r w:rsidR="00616AEB">
        <w:rPr>
          <w:rFonts w:cs="Arial"/>
        </w:rPr>
        <w:t xml:space="preserve"> </w:t>
      </w:r>
      <w:r w:rsidR="00EA243A" w:rsidRPr="009F6637">
        <w:rPr>
          <w:rFonts w:cs="Arial"/>
        </w:rPr>
        <w:t>da UEP na locação, sendo que para isso, foi utilizad</w:t>
      </w:r>
      <w:r w:rsidR="009F6637">
        <w:rPr>
          <w:rFonts w:cs="Arial"/>
        </w:rPr>
        <w:t>a uma estimativa de</w:t>
      </w:r>
      <w:r w:rsidR="00EA243A" w:rsidRPr="009F6637">
        <w:rPr>
          <w:rFonts w:cs="Arial"/>
        </w:rPr>
        <w:t xml:space="preserve"> Custo Operacional da UEP (OPEX</w:t>
      </w:r>
      <w:del w:id="786" w:author="Milene França" w:date="2020-10-28T15:59:00Z">
        <w:r w:rsidR="007C6426" w:rsidRPr="009F6637" w:rsidDel="0073661F">
          <w:rPr>
            <w:rStyle w:val="Refdenotaderodap"/>
            <w:rFonts w:cs="Arial"/>
          </w:rPr>
          <w:footnoteReference w:id="9"/>
        </w:r>
      </w:del>
      <w:r w:rsidR="00EA243A" w:rsidRPr="009F6637">
        <w:rPr>
          <w:rFonts w:cs="Arial"/>
        </w:rPr>
        <w:t xml:space="preserve">) e </w:t>
      </w:r>
      <w:r w:rsidR="009F6637">
        <w:rPr>
          <w:rFonts w:cs="Arial"/>
        </w:rPr>
        <w:t>a aplicação d</w:t>
      </w:r>
      <w:r w:rsidR="00EA243A" w:rsidRPr="009F6637">
        <w:rPr>
          <w:rFonts w:cs="Arial"/>
        </w:rPr>
        <w:t>a Taxa Mínima de Atratividade (TMA</w:t>
      </w:r>
      <w:r w:rsidR="00CF6FA3" w:rsidRPr="009F6637">
        <w:rPr>
          <w:rStyle w:val="Refdenotaderodap"/>
          <w:rFonts w:cs="Arial"/>
        </w:rPr>
        <w:footnoteReference w:id="10"/>
      </w:r>
      <w:r w:rsidR="00EA243A" w:rsidRPr="009F6637">
        <w:rPr>
          <w:rFonts w:cs="Arial"/>
        </w:rPr>
        <w:t>)</w:t>
      </w:r>
      <w:r w:rsidR="009F6637">
        <w:rPr>
          <w:rFonts w:cs="Arial"/>
        </w:rPr>
        <w:t xml:space="preserve"> </w:t>
      </w:r>
      <w:r w:rsidR="009F6637" w:rsidRPr="00C81563">
        <w:rPr>
          <w:rFonts w:cs="Arial"/>
        </w:rPr>
        <w:t xml:space="preserve">em uma estimativa de </w:t>
      </w:r>
      <w:r w:rsidR="00EA243A" w:rsidRPr="00C81563">
        <w:rPr>
          <w:rFonts w:cs="Arial"/>
        </w:rPr>
        <w:t>valor d</w:t>
      </w:r>
      <w:r w:rsidR="009F6637" w:rsidRPr="00C81563">
        <w:rPr>
          <w:rFonts w:cs="Arial"/>
        </w:rPr>
        <w:t>e</w:t>
      </w:r>
      <w:r w:rsidR="00EA243A" w:rsidRPr="00C81563">
        <w:rPr>
          <w:rFonts w:cs="Arial"/>
        </w:rPr>
        <w:t xml:space="preserve"> venda da UEP como </w:t>
      </w:r>
      <w:r w:rsidR="00F3416A">
        <w:rPr>
          <w:rFonts w:cs="Arial"/>
        </w:rPr>
        <w:t>ferro</w:t>
      </w:r>
      <w:r w:rsidR="00C3321B" w:rsidRPr="00C81563">
        <w:rPr>
          <w:rFonts w:cs="Arial"/>
        </w:rPr>
        <w:t xml:space="preserve"> para reciclagem</w:t>
      </w:r>
      <w:r w:rsidR="00EA243A" w:rsidRPr="00C81563">
        <w:rPr>
          <w:rFonts w:cs="Arial"/>
        </w:rPr>
        <w:t>.</w:t>
      </w:r>
      <w:r w:rsidR="00C81563" w:rsidRPr="00C81563">
        <w:rPr>
          <w:rFonts w:cs="Arial"/>
        </w:rPr>
        <w:t xml:space="preserve"> Além disso, também foi mantida a configuração da opção de se avaliar cada somatório em separado, sendo adaptável ao objetivo </w:t>
      </w:r>
      <w:r w:rsidR="002A3400">
        <w:rPr>
          <w:rFonts w:cs="Arial"/>
        </w:rPr>
        <w:t>da “Tomada de Decisão”.</w:t>
      </w:r>
    </w:p>
    <w:p w14:paraId="24F1CD4D" w14:textId="5DBF37AC" w:rsidR="005A36FA" w:rsidRPr="00C81563" w:rsidRDefault="005A36FA" w:rsidP="002A3400">
      <w:pPr>
        <w:rPr>
          <w:rFonts w:cs="Arial"/>
        </w:rPr>
      </w:pPr>
      <w:r>
        <w:rPr>
          <w:rFonts w:cs="Arial"/>
        </w:rPr>
        <w:t>A Tabela 15 apresenta a decodificação proposta para a função objetivo e os resultados obtidos para o “caso base” adotado como referência para avaliação da efetividade das otimizações.</w:t>
      </w:r>
    </w:p>
    <w:p w14:paraId="2D40D06C" w14:textId="3BEBD15C" w:rsidR="00C81563" w:rsidRDefault="00C81563" w:rsidP="00C81563">
      <w:pPr>
        <w:pStyle w:val="Tabela"/>
      </w:pPr>
      <w:bookmarkStart w:id="796" w:name="_Toc55897183"/>
      <w:r w:rsidRPr="00891601">
        <w:rPr>
          <w:b/>
          <w:bCs/>
        </w:rPr>
        <w:t>Tabela 15</w:t>
      </w:r>
      <w:r w:rsidRPr="004515C9">
        <w:t xml:space="preserve"> – Definição da função objetivo e consolidação dos resultados para o “caso base”</w:t>
      </w:r>
      <w:bookmarkEnd w:id="796"/>
    </w:p>
    <w:tbl>
      <w:tblPr>
        <w:tblW w:w="8945" w:type="dxa"/>
        <w:tblCellMar>
          <w:left w:w="70" w:type="dxa"/>
          <w:right w:w="70" w:type="dxa"/>
        </w:tblCellMar>
        <w:tblLook w:val="04A0" w:firstRow="1" w:lastRow="0" w:firstColumn="1" w:lastColumn="0" w:noHBand="0" w:noVBand="1"/>
      </w:tblPr>
      <w:tblGrid>
        <w:gridCol w:w="3251"/>
        <w:gridCol w:w="1477"/>
        <w:gridCol w:w="1500"/>
        <w:gridCol w:w="1559"/>
        <w:gridCol w:w="1158"/>
      </w:tblGrid>
      <w:tr w:rsidR="00876223" w:rsidRPr="00876223" w14:paraId="049EA2AE" w14:textId="77777777" w:rsidTr="00FD3886">
        <w:trPr>
          <w:trHeight w:val="507"/>
        </w:trPr>
        <w:tc>
          <w:tcPr>
            <w:tcW w:w="3251" w:type="dxa"/>
            <w:tcBorders>
              <w:top w:val="single" w:sz="8" w:space="0" w:color="auto"/>
              <w:left w:val="single" w:sz="8" w:space="0" w:color="auto"/>
              <w:bottom w:val="single" w:sz="4" w:space="0" w:color="auto"/>
              <w:right w:val="nil"/>
            </w:tcBorders>
            <w:shd w:val="clear" w:color="000000" w:fill="BFBFBF"/>
            <w:noWrap/>
            <w:hideMark/>
          </w:tcPr>
          <w:p w14:paraId="2EC0E540" w14:textId="77777777" w:rsidR="00876223" w:rsidRPr="00876223" w:rsidRDefault="00876223" w:rsidP="00876223">
            <w:pPr>
              <w:spacing w:before="0" w:after="0"/>
              <w:jc w:val="left"/>
              <w:rPr>
                <w:rFonts w:cs="Arial"/>
                <w:color w:val="000000"/>
                <w:sz w:val="20"/>
                <w:szCs w:val="20"/>
              </w:rPr>
            </w:pPr>
            <w:r w:rsidRPr="00876223">
              <w:rPr>
                <w:rFonts w:cs="Arial"/>
                <w:color w:val="000000"/>
                <w:sz w:val="20"/>
                <w:szCs w:val="20"/>
              </w:rPr>
              <w:t> </w:t>
            </w:r>
          </w:p>
        </w:tc>
        <w:tc>
          <w:tcPr>
            <w:tcW w:w="1477" w:type="dxa"/>
            <w:tcBorders>
              <w:top w:val="single" w:sz="8" w:space="0" w:color="auto"/>
              <w:left w:val="nil"/>
              <w:bottom w:val="single" w:sz="4" w:space="0" w:color="auto"/>
              <w:right w:val="nil"/>
            </w:tcBorders>
            <w:shd w:val="clear" w:color="000000" w:fill="BFBFBF"/>
            <w:hideMark/>
          </w:tcPr>
          <w:p w14:paraId="3927931B" w14:textId="77777777" w:rsidR="00876223" w:rsidRPr="00876223" w:rsidRDefault="00876223" w:rsidP="00876223">
            <w:pPr>
              <w:spacing w:before="0" w:after="0"/>
              <w:jc w:val="center"/>
              <w:rPr>
                <w:rFonts w:cs="Arial"/>
                <w:b/>
                <w:bCs/>
                <w:color w:val="000000"/>
                <w:sz w:val="20"/>
                <w:szCs w:val="20"/>
              </w:rPr>
            </w:pPr>
            <w:r w:rsidRPr="00876223">
              <w:rPr>
                <w:rFonts w:cs="Arial"/>
                <w:b/>
                <w:bCs/>
                <w:color w:val="000000"/>
                <w:sz w:val="20"/>
                <w:szCs w:val="20"/>
              </w:rPr>
              <w:t>Custo Riser (USD MM)</w:t>
            </w:r>
          </w:p>
        </w:tc>
        <w:tc>
          <w:tcPr>
            <w:tcW w:w="1500" w:type="dxa"/>
            <w:tcBorders>
              <w:top w:val="single" w:sz="8" w:space="0" w:color="auto"/>
              <w:left w:val="nil"/>
              <w:bottom w:val="single" w:sz="4" w:space="0" w:color="auto"/>
              <w:right w:val="nil"/>
            </w:tcBorders>
            <w:shd w:val="clear" w:color="000000" w:fill="BFBFBF"/>
            <w:hideMark/>
          </w:tcPr>
          <w:p w14:paraId="3E4337E5" w14:textId="77777777" w:rsidR="00876223" w:rsidRPr="00876223" w:rsidRDefault="00876223" w:rsidP="00876223">
            <w:pPr>
              <w:spacing w:before="0" w:after="0"/>
              <w:jc w:val="center"/>
              <w:rPr>
                <w:rFonts w:cs="Arial"/>
                <w:b/>
                <w:bCs/>
                <w:color w:val="000000"/>
                <w:sz w:val="20"/>
                <w:szCs w:val="20"/>
              </w:rPr>
            </w:pPr>
            <w:r w:rsidRPr="00876223">
              <w:rPr>
                <w:rFonts w:cs="Arial"/>
                <w:b/>
                <w:bCs/>
                <w:color w:val="000000"/>
                <w:sz w:val="20"/>
                <w:szCs w:val="20"/>
              </w:rPr>
              <w:t>Riser e UEP (USD MM)</w:t>
            </w:r>
          </w:p>
        </w:tc>
        <w:tc>
          <w:tcPr>
            <w:tcW w:w="1559" w:type="dxa"/>
            <w:tcBorders>
              <w:top w:val="single" w:sz="8" w:space="0" w:color="auto"/>
              <w:left w:val="nil"/>
              <w:bottom w:val="single" w:sz="4" w:space="0" w:color="auto"/>
              <w:right w:val="nil"/>
            </w:tcBorders>
            <w:shd w:val="clear" w:color="000000" w:fill="BFBFBF"/>
          </w:tcPr>
          <w:p w14:paraId="33C411CD" w14:textId="5425D137" w:rsidR="00876223" w:rsidRPr="00876223" w:rsidRDefault="00876223" w:rsidP="00876223">
            <w:pPr>
              <w:spacing w:before="0" w:after="0"/>
              <w:jc w:val="center"/>
              <w:rPr>
                <w:rFonts w:cs="Arial"/>
                <w:b/>
                <w:bCs/>
                <w:color w:val="000000"/>
                <w:sz w:val="20"/>
                <w:szCs w:val="20"/>
              </w:rPr>
            </w:pPr>
            <w:r w:rsidRPr="00876223">
              <w:rPr>
                <w:rFonts w:cs="Arial"/>
                <w:b/>
                <w:bCs/>
                <w:color w:val="000000"/>
                <w:sz w:val="20"/>
                <w:szCs w:val="20"/>
              </w:rPr>
              <w:t>Emissão CO</w:t>
            </w:r>
            <w:r w:rsidRPr="00876223">
              <w:rPr>
                <w:rFonts w:cs="Arial"/>
                <w:b/>
                <w:bCs/>
                <w:color w:val="000000"/>
                <w:sz w:val="20"/>
                <w:szCs w:val="20"/>
                <w:vertAlign w:val="subscript"/>
              </w:rPr>
              <w:t>2</w:t>
            </w:r>
            <w:r w:rsidRPr="00876223">
              <w:rPr>
                <w:rFonts w:cs="Arial"/>
                <w:b/>
                <w:bCs/>
                <w:color w:val="000000"/>
                <w:sz w:val="20"/>
                <w:szCs w:val="20"/>
              </w:rPr>
              <w:t xml:space="preserve"> (</w:t>
            </w:r>
            <w:r w:rsidR="00FD3886">
              <w:rPr>
                <w:rFonts w:cs="Arial"/>
                <w:b/>
                <w:bCs/>
                <w:color w:val="000000"/>
                <w:sz w:val="20"/>
                <w:szCs w:val="20"/>
              </w:rPr>
              <w:t xml:space="preserve">mil </w:t>
            </w:r>
            <w:r w:rsidRPr="00876223">
              <w:rPr>
                <w:rFonts w:cs="Arial"/>
                <w:b/>
                <w:bCs/>
                <w:color w:val="000000"/>
                <w:sz w:val="20"/>
                <w:szCs w:val="20"/>
              </w:rPr>
              <w:t>Ton)</w:t>
            </w:r>
          </w:p>
        </w:tc>
        <w:tc>
          <w:tcPr>
            <w:tcW w:w="1158" w:type="dxa"/>
            <w:tcBorders>
              <w:top w:val="single" w:sz="8" w:space="0" w:color="auto"/>
              <w:left w:val="nil"/>
              <w:bottom w:val="single" w:sz="4" w:space="0" w:color="auto"/>
              <w:right w:val="single" w:sz="8" w:space="0" w:color="auto"/>
            </w:tcBorders>
            <w:shd w:val="clear" w:color="000000" w:fill="BFBFBF"/>
            <w:hideMark/>
          </w:tcPr>
          <w:p w14:paraId="03EBB580" w14:textId="77777777" w:rsidR="00876223" w:rsidRPr="00876223" w:rsidRDefault="00876223" w:rsidP="00876223">
            <w:pPr>
              <w:spacing w:before="0" w:after="0"/>
              <w:jc w:val="center"/>
              <w:rPr>
                <w:rFonts w:cs="Arial"/>
                <w:b/>
                <w:bCs/>
                <w:color w:val="000000"/>
                <w:sz w:val="20"/>
                <w:szCs w:val="20"/>
              </w:rPr>
            </w:pPr>
            <w:r w:rsidRPr="00876223">
              <w:rPr>
                <w:rFonts w:cs="Arial"/>
                <w:b/>
                <w:bCs/>
                <w:color w:val="000000"/>
                <w:sz w:val="20"/>
                <w:szCs w:val="20"/>
              </w:rPr>
              <w:t xml:space="preserve">Total </w:t>
            </w:r>
            <w:r w:rsidRPr="00876223">
              <w:rPr>
                <w:rFonts w:cs="Arial"/>
                <w:b/>
                <w:bCs/>
                <w:color w:val="000000"/>
                <w:sz w:val="20"/>
                <w:szCs w:val="20"/>
              </w:rPr>
              <w:br/>
              <w:t>(USD MM)</w:t>
            </w:r>
          </w:p>
        </w:tc>
      </w:tr>
      <w:tr w:rsidR="00FD3886" w:rsidRPr="00876223" w14:paraId="7B4B1230" w14:textId="77777777" w:rsidTr="00FD3886">
        <w:trPr>
          <w:trHeight w:val="300"/>
        </w:trPr>
        <w:tc>
          <w:tcPr>
            <w:tcW w:w="3251" w:type="dxa"/>
            <w:tcBorders>
              <w:top w:val="nil"/>
              <w:left w:val="single" w:sz="8" w:space="0" w:color="auto"/>
              <w:bottom w:val="nil"/>
              <w:right w:val="nil"/>
            </w:tcBorders>
            <w:shd w:val="clear" w:color="auto" w:fill="auto"/>
            <w:noWrap/>
            <w:hideMark/>
          </w:tcPr>
          <w:p w14:paraId="54D3A302" w14:textId="77777777" w:rsidR="00FD3886" w:rsidRPr="00876223" w:rsidRDefault="00FD3886" w:rsidP="00FD3886">
            <w:pPr>
              <w:spacing w:before="0" w:after="0"/>
              <w:jc w:val="left"/>
              <w:rPr>
                <w:rFonts w:cs="Arial"/>
                <w:b/>
                <w:bCs/>
                <w:color w:val="000000"/>
                <w:sz w:val="20"/>
                <w:szCs w:val="20"/>
              </w:rPr>
            </w:pPr>
            <w:r w:rsidRPr="00876223">
              <w:rPr>
                <w:rFonts w:cs="Arial"/>
                <w:b/>
                <w:bCs/>
                <w:color w:val="000000"/>
                <w:sz w:val="20"/>
                <w:szCs w:val="20"/>
              </w:rPr>
              <w:t>Alt. A</w:t>
            </w:r>
          </w:p>
        </w:tc>
        <w:tc>
          <w:tcPr>
            <w:tcW w:w="1477" w:type="dxa"/>
            <w:tcBorders>
              <w:top w:val="nil"/>
              <w:left w:val="nil"/>
              <w:bottom w:val="nil"/>
              <w:right w:val="nil"/>
            </w:tcBorders>
            <w:shd w:val="clear" w:color="auto" w:fill="auto"/>
            <w:noWrap/>
            <w:hideMark/>
          </w:tcPr>
          <w:p w14:paraId="56216D99" w14:textId="44C6D399" w:rsidR="00FD3886" w:rsidRPr="00FD3886" w:rsidRDefault="00FD3886" w:rsidP="00FD3886">
            <w:pPr>
              <w:spacing w:before="0" w:after="0"/>
              <w:jc w:val="center"/>
              <w:rPr>
                <w:rFonts w:cs="Arial"/>
                <w:sz w:val="20"/>
                <w:szCs w:val="20"/>
              </w:rPr>
            </w:pPr>
            <w:r w:rsidRPr="00FD3886">
              <w:rPr>
                <w:rFonts w:cs="Arial"/>
                <w:sz w:val="20"/>
                <w:szCs w:val="20"/>
              </w:rPr>
              <w:t>2,17</w:t>
            </w:r>
          </w:p>
        </w:tc>
        <w:tc>
          <w:tcPr>
            <w:tcW w:w="1500" w:type="dxa"/>
            <w:tcBorders>
              <w:top w:val="nil"/>
              <w:left w:val="nil"/>
              <w:bottom w:val="nil"/>
              <w:right w:val="nil"/>
            </w:tcBorders>
            <w:shd w:val="clear" w:color="auto" w:fill="auto"/>
            <w:noWrap/>
            <w:hideMark/>
          </w:tcPr>
          <w:p w14:paraId="5B7679AC" w14:textId="7E802BC8" w:rsidR="00FD3886" w:rsidRPr="00FD3886" w:rsidRDefault="00FD3886" w:rsidP="00FD3886">
            <w:pPr>
              <w:spacing w:before="0" w:after="0"/>
              <w:jc w:val="center"/>
              <w:rPr>
                <w:rFonts w:cs="Arial"/>
                <w:sz w:val="20"/>
                <w:szCs w:val="20"/>
              </w:rPr>
            </w:pPr>
            <w:r w:rsidRPr="00FD3886">
              <w:rPr>
                <w:rFonts w:cs="Arial"/>
                <w:sz w:val="20"/>
                <w:szCs w:val="20"/>
              </w:rPr>
              <w:t>3,32</w:t>
            </w:r>
          </w:p>
        </w:tc>
        <w:tc>
          <w:tcPr>
            <w:tcW w:w="1559" w:type="dxa"/>
            <w:tcBorders>
              <w:top w:val="nil"/>
              <w:left w:val="nil"/>
              <w:bottom w:val="nil"/>
              <w:right w:val="nil"/>
            </w:tcBorders>
            <w:shd w:val="clear" w:color="auto" w:fill="auto"/>
            <w:noWrap/>
          </w:tcPr>
          <w:p w14:paraId="6B269552" w14:textId="608AB538" w:rsidR="00FD3886" w:rsidRPr="00FD3886" w:rsidRDefault="00FD3886" w:rsidP="00FD3886">
            <w:pPr>
              <w:spacing w:before="0" w:after="0"/>
              <w:jc w:val="center"/>
              <w:rPr>
                <w:rFonts w:cs="Arial"/>
                <w:sz w:val="20"/>
                <w:szCs w:val="20"/>
              </w:rPr>
            </w:pPr>
            <w:r w:rsidRPr="00FD3886">
              <w:rPr>
                <w:rFonts w:cs="Arial"/>
                <w:sz w:val="20"/>
                <w:szCs w:val="20"/>
              </w:rPr>
              <w:t>17,19</w:t>
            </w:r>
          </w:p>
        </w:tc>
        <w:tc>
          <w:tcPr>
            <w:tcW w:w="1158" w:type="dxa"/>
            <w:tcBorders>
              <w:top w:val="nil"/>
              <w:left w:val="nil"/>
              <w:bottom w:val="nil"/>
              <w:right w:val="single" w:sz="8" w:space="0" w:color="auto"/>
            </w:tcBorders>
            <w:shd w:val="clear" w:color="auto" w:fill="auto"/>
            <w:noWrap/>
            <w:hideMark/>
          </w:tcPr>
          <w:p w14:paraId="423B62D3" w14:textId="5DD262D5" w:rsidR="00FD3886" w:rsidRPr="00FD3886" w:rsidRDefault="00FD3886" w:rsidP="00FD3886">
            <w:pPr>
              <w:spacing w:before="0" w:after="0"/>
              <w:jc w:val="center"/>
              <w:rPr>
                <w:rFonts w:cs="Arial"/>
                <w:sz w:val="20"/>
                <w:szCs w:val="20"/>
              </w:rPr>
            </w:pPr>
            <w:r w:rsidRPr="00FD3886">
              <w:rPr>
                <w:rFonts w:cs="Arial"/>
                <w:sz w:val="20"/>
                <w:szCs w:val="20"/>
              </w:rPr>
              <w:t>3,49</w:t>
            </w:r>
          </w:p>
        </w:tc>
      </w:tr>
      <w:tr w:rsidR="00FD3886" w:rsidRPr="00876223" w14:paraId="5995C48A" w14:textId="77777777" w:rsidTr="00FD3886">
        <w:trPr>
          <w:trHeight w:val="300"/>
        </w:trPr>
        <w:tc>
          <w:tcPr>
            <w:tcW w:w="3251" w:type="dxa"/>
            <w:tcBorders>
              <w:top w:val="nil"/>
              <w:left w:val="single" w:sz="8" w:space="0" w:color="auto"/>
              <w:bottom w:val="nil"/>
              <w:right w:val="nil"/>
            </w:tcBorders>
            <w:shd w:val="clear" w:color="auto" w:fill="auto"/>
            <w:noWrap/>
            <w:hideMark/>
          </w:tcPr>
          <w:p w14:paraId="0A05BDF7" w14:textId="77777777" w:rsidR="00FD3886" w:rsidRPr="00876223" w:rsidRDefault="00FD3886" w:rsidP="00FD3886">
            <w:pPr>
              <w:spacing w:before="0" w:after="0"/>
              <w:jc w:val="left"/>
              <w:rPr>
                <w:rFonts w:cs="Arial"/>
                <w:b/>
                <w:bCs/>
                <w:color w:val="000000"/>
                <w:sz w:val="20"/>
                <w:szCs w:val="20"/>
              </w:rPr>
            </w:pPr>
            <w:r w:rsidRPr="00876223">
              <w:rPr>
                <w:rFonts w:cs="Arial"/>
                <w:b/>
                <w:bCs/>
                <w:color w:val="000000"/>
                <w:sz w:val="20"/>
                <w:szCs w:val="20"/>
              </w:rPr>
              <w:t>Alt. C</w:t>
            </w:r>
          </w:p>
        </w:tc>
        <w:tc>
          <w:tcPr>
            <w:tcW w:w="1477" w:type="dxa"/>
            <w:tcBorders>
              <w:top w:val="nil"/>
              <w:left w:val="nil"/>
              <w:bottom w:val="nil"/>
              <w:right w:val="nil"/>
            </w:tcBorders>
            <w:shd w:val="clear" w:color="auto" w:fill="auto"/>
            <w:noWrap/>
            <w:hideMark/>
          </w:tcPr>
          <w:p w14:paraId="19557065" w14:textId="3C617F06" w:rsidR="00FD3886" w:rsidRPr="00FD3886" w:rsidRDefault="00FD3886" w:rsidP="00FD3886">
            <w:pPr>
              <w:spacing w:before="0" w:after="0"/>
              <w:jc w:val="center"/>
              <w:rPr>
                <w:rFonts w:cs="Arial"/>
                <w:color w:val="000000"/>
                <w:sz w:val="20"/>
                <w:szCs w:val="20"/>
              </w:rPr>
            </w:pPr>
            <w:r w:rsidRPr="00FD3886">
              <w:rPr>
                <w:rFonts w:cs="Arial"/>
                <w:color w:val="000000"/>
                <w:sz w:val="20"/>
                <w:szCs w:val="20"/>
              </w:rPr>
              <w:t>48,20</w:t>
            </w:r>
          </w:p>
        </w:tc>
        <w:tc>
          <w:tcPr>
            <w:tcW w:w="1500" w:type="dxa"/>
            <w:tcBorders>
              <w:top w:val="nil"/>
              <w:left w:val="nil"/>
              <w:bottom w:val="nil"/>
              <w:right w:val="nil"/>
            </w:tcBorders>
            <w:shd w:val="clear" w:color="auto" w:fill="auto"/>
            <w:noWrap/>
            <w:hideMark/>
          </w:tcPr>
          <w:p w14:paraId="7DC586FD" w14:textId="1A66B053" w:rsidR="00FD3886" w:rsidRPr="00FD3886" w:rsidRDefault="00FD3886" w:rsidP="00FD3886">
            <w:pPr>
              <w:spacing w:before="0" w:after="0"/>
              <w:jc w:val="center"/>
              <w:rPr>
                <w:rFonts w:cs="Arial"/>
                <w:color w:val="000000"/>
                <w:sz w:val="20"/>
                <w:szCs w:val="20"/>
              </w:rPr>
            </w:pPr>
            <w:r w:rsidRPr="00FD3886">
              <w:rPr>
                <w:rFonts w:cs="Arial"/>
                <w:color w:val="000000"/>
                <w:sz w:val="20"/>
                <w:szCs w:val="20"/>
              </w:rPr>
              <w:t>59,23</w:t>
            </w:r>
          </w:p>
        </w:tc>
        <w:tc>
          <w:tcPr>
            <w:tcW w:w="1559" w:type="dxa"/>
            <w:tcBorders>
              <w:top w:val="nil"/>
              <w:left w:val="nil"/>
              <w:bottom w:val="nil"/>
              <w:right w:val="nil"/>
            </w:tcBorders>
            <w:shd w:val="clear" w:color="auto" w:fill="auto"/>
            <w:noWrap/>
          </w:tcPr>
          <w:p w14:paraId="1DD88FDF" w14:textId="09762B41" w:rsidR="00FD3886" w:rsidRPr="00FD3886" w:rsidRDefault="00FD3886" w:rsidP="00FD3886">
            <w:pPr>
              <w:spacing w:before="0" w:after="0"/>
              <w:jc w:val="center"/>
              <w:rPr>
                <w:rFonts w:cs="Arial"/>
                <w:sz w:val="20"/>
                <w:szCs w:val="20"/>
              </w:rPr>
            </w:pPr>
            <w:r w:rsidRPr="00FD3886">
              <w:rPr>
                <w:rFonts w:cs="Arial"/>
                <w:color w:val="000000"/>
                <w:sz w:val="20"/>
                <w:szCs w:val="20"/>
              </w:rPr>
              <w:t>328,08</w:t>
            </w:r>
          </w:p>
        </w:tc>
        <w:tc>
          <w:tcPr>
            <w:tcW w:w="1158" w:type="dxa"/>
            <w:tcBorders>
              <w:top w:val="nil"/>
              <w:left w:val="nil"/>
              <w:bottom w:val="nil"/>
              <w:right w:val="single" w:sz="8" w:space="0" w:color="auto"/>
            </w:tcBorders>
            <w:shd w:val="clear" w:color="auto" w:fill="auto"/>
            <w:noWrap/>
            <w:hideMark/>
          </w:tcPr>
          <w:p w14:paraId="18143083" w14:textId="05A129C2" w:rsidR="00FD3886" w:rsidRPr="00FD3886" w:rsidRDefault="00FD3886" w:rsidP="00FD3886">
            <w:pPr>
              <w:spacing w:before="0" w:after="0"/>
              <w:jc w:val="center"/>
              <w:rPr>
                <w:rFonts w:cs="Arial"/>
                <w:sz w:val="20"/>
                <w:szCs w:val="20"/>
              </w:rPr>
            </w:pPr>
            <w:r w:rsidRPr="00FD3886">
              <w:rPr>
                <w:rFonts w:cs="Arial"/>
                <w:sz w:val="20"/>
                <w:szCs w:val="20"/>
              </w:rPr>
              <w:t>62,51</w:t>
            </w:r>
          </w:p>
        </w:tc>
      </w:tr>
      <w:tr w:rsidR="00FD3886" w:rsidRPr="00876223" w14:paraId="2BD4D5D3" w14:textId="77777777" w:rsidTr="00FD3886">
        <w:trPr>
          <w:trHeight w:val="300"/>
        </w:trPr>
        <w:tc>
          <w:tcPr>
            <w:tcW w:w="3251" w:type="dxa"/>
            <w:tcBorders>
              <w:top w:val="nil"/>
              <w:left w:val="single" w:sz="8" w:space="0" w:color="auto"/>
              <w:bottom w:val="nil"/>
              <w:right w:val="nil"/>
            </w:tcBorders>
            <w:shd w:val="clear" w:color="auto" w:fill="auto"/>
            <w:noWrap/>
            <w:hideMark/>
          </w:tcPr>
          <w:p w14:paraId="61A1CFC0" w14:textId="77777777" w:rsidR="00FD3886" w:rsidRPr="00876223" w:rsidRDefault="00FD3886" w:rsidP="00FD3886">
            <w:pPr>
              <w:spacing w:before="0" w:after="0"/>
              <w:jc w:val="left"/>
              <w:rPr>
                <w:rFonts w:cs="Arial"/>
                <w:b/>
                <w:bCs/>
                <w:color w:val="000000"/>
                <w:sz w:val="20"/>
                <w:szCs w:val="20"/>
              </w:rPr>
            </w:pPr>
            <w:r w:rsidRPr="00876223">
              <w:rPr>
                <w:rFonts w:cs="Arial"/>
                <w:b/>
                <w:bCs/>
                <w:color w:val="000000"/>
                <w:sz w:val="20"/>
                <w:szCs w:val="20"/>
              </w:rPr>
              <w:t>Alt. D</w:t>
            </w:r>
          </w:p>
        </w:tc>
        <w:tc>
          <w:tcPr>
            <w:tcW w:w="1477" w:type="dxa"/>
            <w:tcBorders>
              <w:top w:val="nil"/>
              <w:left w:val="nil"/>
              <w:bottom w:val="nil"/>
              <w:right w:val="nil"/>
            </w:tcBorders>
            <w:shd w:val="clear" w:color="auto" w:fill="auto"/>
            <w:noWrap/>
            <w:hideMark/>
          </w:tcPr>
          <w:p w14:paraId="17ABEEFD" w14:textId="2A9DE1FC" w:rsidR="00FD3886" w:rsidRPr="00FD3886" w:rsidRDefault="00FD3886" w:rsidP="00FD3886">
            <w:pPr>
              <w:spacing w:before="0" w:after="0"/>
              <w:jc w:val="center"/>
              <w:rPr>
                <w:rFonts w:cs="Arial"/>
                <w:sz w:val="20"/>
                <w:szCs w:val="20"/>
              </w:rPr>
            </w:pPr>
            <w:r w:rsidRPr="00FD3886">
              <w:rPr>
                <w:rFonts w:cs="Arial"/>
                <w:sz w:val="20"/>
                <w:szCs w:val="20"/>
              </w:rPr>
              <w:t>2,11</w:t>
            </w:r>
          </w:p>
        </w:tc>
        <w:tc>
          <w:tcPr>
            <w:tcW w:w="1500" w:type="dxa"/>
            <w:tcBorders>
              <w:top w:val="nil"/>
              <w:left w:val="nil"/>
              <w:bottom w:val="nil"/>
              <w:right w:val="nil"/>
            </w:tcBorders>
            <w:shd w:val="clear" w:color="auto" w:fill="auto"/>
            <w:noWrap/>
            <w:hideMark/>
          </w:tcPr>
          <w:p w14:paraId="39FC2B83" w14:textId="642FD604" w:rsidR="00FD3886" w:rsidRPr="00FD3886" w:rsidRDefault="00FD3886" w:rsidP="00FD3886">
            <w:pPr>
              <w:spacing w:before="0" w:after="0"/>
              <w:jc w:val="center"/>
              <w:rPr>
                <w:rFonts w:cs="Arial"/>
                <w:sz w:val="20"/>
                <w:szCs w:val="20"/>
              </w:rPr>
            </w:pPr>
            <w:r w:rsidRPr="00FD3886">
              <w:rPr>
                <w:rFonts w:cs="Arial"/>
                <w:sz w:val="20"/>
                <w:szCs w:val="20"/>
              </w:rPr>
              <w:t>3,23</w:t>
            </w:r>
          </w:p>
        </w:tc>
        <w:tc>
          <w:tcPr>
            <w:tcW w:w="1559" w:type="dxa"/>
            <w:tcBorders>
              <w:top w:val="nil"/>
              <w:left w:val="nil"/>
              <w:bottom w:val="nil"/>
              <w:right w:val="nil"/>
            </w:tcBorders>
            <w:shd w:val="clear" w:color="auto" w:fill="auto"/>
            <w:noWrap/>
          </w:tcPr>
          <w:p w14:paraId="1A1E24FF" w14:textId="127D1D37" w:rsidR="00FD3886" w:rsidRPr="00FD3886" w:rsidRDefault="00FD3886" w:rsidP="00FD3886">
            <w:pPr>
              <w:spacing w:before="0" w:after="0"/>
              <w:jc w:val="center"/>
              <w:rPr>
                <w:rFonts w:cs="Arial"/>
                <w:sz w:val="20"/>
                <w:szCs w:val="20"/>
              </w:rPr>
            </w:pPr>
            <w:r w:rsidRPr="00FD3886">
              <w:rPr>
                <w:rFonts w:cs="Arial"/>
                <w:sz w:val="20"/>
                <w:szCs w:val="20"/>
              </w:rPr>
              <w:t>16,83</w:t>
            </w:r>
          </w:p>
        </w:tc>
        <w:tc>
          <w:tcPr>
            <w:tcW w:w="1158" w:type="dxa"/>
            <w:tcBorders>
              <w:top w:val="nil"/>
              <w:left w:val="nil"/>
              <w:bottom w:val="nil"/>
              <w:right w:val="single" w:sz="8" w:space="0" w:color="auto"/>
            </w:tcBorders>
            <w:shd w:val="clear" w:color="auto" w:fill="auto"/>
            <w:noWrap/>
            <w:hideMark/>
          </w:tcPr>
          <w:p w14:paraId="117E0D67" w14:textId="1380A80A" w:rsidR="00FD3886" w:rsidRPr="00FD3886" w:rsidRDefault="00FD3886" w:rsidP="00FD3886">
            <w:pPr>
              <w:spacing w:before="0" w:after="0"/>
              <w:jc w:val="center"/>
              <w:rPr>
                <w:rFonts w:cs="Arial"/>
                <w:sz w:val="20"/>
                <w:szCs w:val="20"/>
              </w:rPr>
            </w:pPr>
            <w:r w:rsidRPr="00FD3886">
              <w:rPr>
                <w:rFonts w:cs="Arial"/>
                <w:sz w:val="20"/>
                <w:szCs w:val="20"/>
              </w:rPr>
              <w:t>3,40</w:t>
            </w:r>
          </w:p>
        </w:tc>
      </w:tr>
      <w:tr w:rsidR="00FD3886" w:rsidRPr="00876223" w14:paraId="2EB484D7" w14:textId="77777777" w:rsidTr="00FD3886">
        <w:trPr>
          <w:trHeight w:val="300"/>
        </w:trPr>
        <w:tc>
          <w:tcPr>
            <w:tcW w:w="3251" w:type="dxa"/>
            <w:tcBorders>
              <w:top w:val="nil"/>
              <w:left w:val="single" w:sz="8" w:space="0" w:color="auto"/>
              <w:bottom w:val="nil"/>
              <w:right w:val="nil"/>
            </w:tcBorders>
            <w:shd w:val="clear" w:color="auto" w:fill="auto"/>
            <w:noWrap/>
            <w:hideMark/>
          </w:tcPr>
          <w:p w14:paraId="1F1BDC57" w14:textId="77777777" w:rsidR="00FD3886" w:rsidRPr="00876223" w:rsidRDefault="00FD3886" w:rsidP="00FD3886">
            <w:pPr>
              <w:spacing w:before="0" w:after="0"/>
              <w:jc w:val="left"/>
              <w:rPr>
                <w:rFonts w:cs="Arial"/>
                <w:b/>
                <w:bCs/>
                <w:color w:val="000000"/>
                <w:sz w:val="20"/>
                <w:szCs w:val="20"/>
              </w:rPr>
            </w:pPr>
            <w:r w:rsidRPr="00876223">
              <w:rPr>
                <w:rFonts w:cs="Arial"/>
                <w:b/>
                <w:bCs/>
                <w:color w:val="000000"/>
                <w:sz w:val="20"/>
                <w:szCs w:val="20"/>
              </w:rPr>
              <w:t>Tamponamento da linha de óleo</w:t>
            </w:r>
          </w:p>
        </w:tc>
        <w:tc>
          <w:tcPr>
            <w:tcW w:w="1477" w:type="dxa"/>
            <w:tcBorders>
              <w:top w:val="nil"/>
              <w:left w:val="nil"/>
              <w:bottom w:val="nil"/>
              <w:right w:val="nil"/>
            </w:tcBorders>
            <w:shd w:val="clear" w:color="auto" w:fill="auto"/>
            <w:noWrap/>
            <w:hideMark/>
          </w:tcPr>
          <w:p w14:paraId="0AE0C389" w14:textId="32020E60" w:rsidR="00FD3886" w:rsidRPr="00FD3886" w:rsidRDefault="00FD3886" w:rsidP="00FD3886">
            <w:pPr>
              <w:spacing w:before="0" w:after="0"/>
              <w:jc w:val="center"/>
              <w:rPr>
                <w:rFonts w:cs="Arial"/>
                <w:color w:val="000000"/>
                <w:sz w:val="20"/>
                <w:szCs w:val="20"/>
              </w:rPr>
            </w:pPr>
            <w:r w:rsidRPr="00FD3886">
              <w:rPr>
                <w:rFonts w:cs="Arial"/>
                <w:color w:val="000000"/>
                <w:sz w:val="20"/>
                <w:szCs w:val="20"/>
              </w:rPr>
              <w:t>1,00</w:t>
            </w:r>
          </w:p>
        </w:tc>
        <w:tc>
          <w:tcPr>
            <w:tcW w:w="1500" w:type="dxa"/>
            <w:tcBorders>
              <w:top w:val="nil"/>
              <w:left w:val="nil"/>
              <w:bottom w:val="nil"/>
              <w:right w:val="nil"/>
            </w:tcBorders>
            <w:shd w:val="clear" w:color="auto" w:fill="auto"/>
            <w:noWrap/>
            <w:hideMark/>
          </w:tcPr>
          <w:p w14:paraId="6BBA0EA5" w14:textId="37279C54" w:rsidR="00FD3886" w:rsidRPr="00FD3886" w:rsidRDefault="00FD3886" w:rsidP="00FD3886">
            <w:pPr>
              <w:spacing w:before="0" w:after="0"/>
              <w:jc w:val="center"/>
              <w:rPr>
                <w:rFonts w:cs="Arial"/>
                <w:color w:val="000000"/>
                <w:sz w:val="20"/>
                <w:szCs w:val="20"/>
              </w:rPr>
            </w:pPr>
            <w:r w:rsidRPr="00FD3886">
              <w:rPr>
                <w:rFonts w:cs="Arial"/>
                <w:color w:val="000000"/>
                <w:sz w:val="20"/>
                <w:szCs w:val="20"/>
              </w:rPr>
              <w:t>1,00</w:t>
            </w:r>
          </w:p>
        </w:tc>
        <w:tc>
          <w:tcPr>
            <w:tcW w:w="1559" w:type="dxa"/>
            <w:tcBorders>
              <w:top w:val="nil"/>
              <w:left w:val="nil"/>
              <w:bottom w:val="nil"/>
              <w:right w:val="nil"/>
            </w:tcBorders>
            <w:shd w:val="clear" w:color="auto" w:fill="auto"/>
            <w:noWrap/>
          </w:tcPr>
          <w:p w14:paraId="5BD0D2C4" w14:textId="28C7F18B" w:rsidR="00FD3886" w:rsidRPr="00FD3886" w:rsidRDefault="00FD3886" w:rsidP="00FD3886">
            <w:pPr>
              <w:spacing w:before="0" w:after="0"/>
              <w:jc w:val="center"/>
              <w:rPr>
                <w:rFonts w:cs="Arial"/>
                <w:sz w:val="20"/>
                <w:szCs w:val="20"/>
              </w:rPr>
            </w:pPr>
            <w:r w:rsidRPr="00FD3886">
              <w:rPr>
                <w:rFonts w:cs="Arial"/>
                <w:color w:val="000000"/>
                <w:sz w:val="20"/>
                <w:szCs w:val="20"/>
              </w:rPr>
              <w:t>14,21</w:t>
            </w:r>
          </w:p>
        </w:tc>
        <w:tc>
          <w:tcPr>
            <w:tcW w:w="1158" w:type="dxa"/>
            <w:tcBorders>
              <w:top w:val="nil"/>
              <w:left w:val="nil"/>
              <w:bottom w:val="nil"/>
              <w:right w:val="single" w:sz="8" w:space="0" w:color="auto"/>
            </w:tcBorders>
            <w:shd w:val="clear" w:color="auto" w:fill="auto"/>
            <w:noWrap/>
            <w:hideMark/>
          </w:tcPr>
          <w:p w14:paraId="753288BC" w14:textId="66CE2704" w:rsidR="00FD3886" w:rsidRPr="00FD3886" w:rsidRDefault="00FD3886" w:rsidP="00FD3886">
            <w:pPr>
              <w:spacing w:before="0" w:after="0"/>
              <w:jc w:val="center"/>
              <w:rPr>
                <w:rFonts w:cs="Arial"/>
                <w:sz w:val="20"/>
                <w:szCs w:val="20"/>
              </w:rPr>
            </w:pPr>
            <w:r w:rsidRPr="00FD3886">
              <w:rPr>
                <w:rFonts w:cs="Arial"/>
                <w:sz w:val="20"/>
                <w:szCs w:val="20"/>
              </w:rPr>
              <w:t>1,14</w:t>
            </w:r>
          </w:p>
        </w:tc>
      </w:tr>
      <w:tr w:rsidR="00FD3886" w:rsidRPr="00876223" w14:paraId="2F792E47" w14:textId="77777777" w:rsidTr="00FD3886">
        <w:trPr>
          <w:trHeight w:val="300"/>
        </w:trPr>
        <w:tc>
          <w:tcPr>
            <w:tcW w:w="3251" w:type="dxa"/>
            <w:tcBorders>
              <w:top w:val="nil"/>
              <w:left w:val="single" w:sz="8" w:space="0" w:color="auto"/>
              <w:bottom w:val="nil"/>
              <w:right w:val="nil"/>
            </w:tcBorders>
            <w:shd w:val="clear" w:color="auto" w:fill="auto"/>
            <w:noWrap/>
            <w:hideMark/>
          </w:tcPr>
          <w:p w14:paraId="5E58FF59" w14:textId="77777777" w:rsidR="00FD3886" w:rsidRPr="00876223" w:rsidRDefault="00FD3886" w:rsidP="00FD3886">
            <w:pPr>
              <w:spacing w:before="0" w:after="0"/>
              <w:jc w:val="left"/>
              <w:rPr>
                <w:rFonts w:cs="Arial"/>
                <w:b/>
                <w:bCs/>
                <w:color w:val="000000"/>
                <w:sz w:val="20"/>
                <w:szCs w:val="20"/>
              </w:rPr>
            </w:pPr>
            <w:r w:rsidRPr="00876223">
              <w:rPr>
                <w:rFonts w:cs="Arial"/>
                <w:b/>
                <w:bCs/>
                <w:color w:val="000000"/>
                <w:sz w:val="20"/>
                <w:szCs w:val="20"/>
              </w:rPr>
              <w:t>Transporte</w:t>
            </w:r>
          </w:p>
        </w:tc>
        <w:tc>
          <w:tcPr>
            <w:tcW w:w="1477" w:type="dxa"/>
            <w:tcBorders>
              <w:top w:val="nil"/>
              <w:left w:val="nil"/>
              <w:bottom w:val="nil"/>
              <w:right w:val="nil"/>
            </w:tcBorders>
            <w:shd w:val="clear" w:color="auto" w:fill="auto"/>
            <w:noWrap/>
            <w:hideMark/>
          </w:tcPr>
          <w:p w14:paraId="1748F1F8" w14:textId="74F60F69" w:rsidR="00FD3886" w:rsidRPr="00FD3886" w:rsidRDefault="00FD3886" w:rsidP="00FD3886">
            <w:pPr>
              <w:spacing w:before="0" w:after="0"/>
              <w:jc w:val="center"/>
              <w:rPr>
                <w:rFonts w:cs="Arial"/>
                <w:sz w:val="20"/>
                <w:szCs w:val="20"/>
              </w:rPr>
            </w:pPr>
            <w:r w:rsidRPr="00FD3886">
              <w:rPr>
                <w:rFonts w:cs="Arial"/>
                <w:sz w:val="20"/>
                <w:szCs w:val="20"/>
              </w:rPr>
              <w:t>7,20</w:t>
            </w:r>
          </w:p>
        </w:tc>
        <w:tc>
          <w:tcPr>
            <w:tcW w:w="1500" w:type="dxa"/>
            <w:tcBorders>
              <w:top w:val="nil"/>
              <w:left w:val="nil"/>
              <w:bottom w:val="nil"/>
              <w:right w:val="nil"/>
            </w:tcBorders>
            <w:shd w:val="clear" w:color="auto" w:fill="auto"/>
            <w:noWrap/>
            <w:hideMark/>
          </w:tcPr>
          <w:p w14:paraId="64777B80" w14:textId="66C5C5F1" w:rsidR="00FD3886" w:rsidRPr="00FD3886" w:rsidRDefault="00FD3886" w:rsidP="00FD3886">
            <w:pPr>
              <w:spacing w:before="0" w:after="0"/>
              <w:jc w:val="center"/>
              <w:rPr>
                <w:rFonts w:cs="Arial"/>
                <w:sz w:val="20"/>
                <w:szCs w:val="20"/>
              </w:rPr>
            </w:pPr>
            <w:r w:rsidRPr="00FD3886">
              <w:rPr>
                <w:rFonts w:cs="Arial"/>
                <w:sz w:val="20"/>
                <w:szCs w:val="20"/>
              </w:rPr>
              <w:t>7,20</w:t>
            </w:r>
          </w:p>
        </w:tc>
        <w:tc>
          <w:tcPr>
            <w:tcW w:w="1559" w:type="dxa"/>
            <w:tcBorders>
              <w:top w:val="nil"/>
              <w:left w:val="nil"/>
              <w:bottom w:val="nil"/>
              <w:right w:val="nil"/>
            </w:tcBorders>
            <w:shd w:val="clear" w:color="auto" w:fill="auto"/>
            <w:noWrap/>
          </w:tcPr>
          <w:p w14:paraId="56C9D77B" w14:textId="7064C932" w:rsidR="00FD3886" w:rsidRPr="00FD3886" w:rsidRDefault="00FD3886" w:rsidP="00FD3886">
            <w:pPr>
              <w:spacing w:before="0" w:after="0"/>
              <w:jc w:val="center"/>
              <w:rPr>
                <w:rFonts w:cs="Arial"/>
                <w:sz w:val="20"/>
                <w:szCs w:val="20"/>
              </w:rPr>
            </w:pPr>
            <w:r w:rsidRPr="00FD3886">
              <w:rPr>
                <w:rFonts w:cs="Arial"/>
                <w:sz w:val="20"/>
                <w:szCs w:val="20"/>
              </w:rPr>
              <w:t>63,44</w:t>
            </w:r>
          </w:p>
        </w:tc>
        <w:tc>
          <w:tcPr>
            <w:tcW w:w="1158" w:type="dxa"/>
            <w:tcBorders>
              <w:top w:val="nil"/>
              <w:left w:val="nil"/>
              <w:bottom w:val="nil"/>
              <w:right w:val="single" w:sz="8" w:space="0" w:color="auto"/>
            </w:tcBorders>
            <w:shd w:val="clear" w:color="auto" w:fill="auto"/>
            <w:noWrap/>
            <w:hideMark/>
          </w:tcPr>
          <w:p w14:paraId="185C7ECD" w14:textId="171009A1" w:rsidR="00FD3886" w:rsidRPr="00FD3886" w:rsidRDefault="00FD3886" w:rsidP="00FD3886">
            <w:pPr>
              <w:spacing w:before="0" w:after="0"/>
              <w:jc w:val="center"/>
              <w:rPr>
                <w:rFonts w:cs="Arial"/>
                <w:sz w:val="20"/>
                <w:szCs w:val="20"/>
              </w:rPr>
            </w:pPr>
            <w:r w:rsidRPr="00FD3886">
              <w:rPr>
                <w:rFonts w:cs="Arial"/>
                <w:sz w:val="20"/>
                <w:szCs w:val="20"/>
              </w:rPr>
              <w:t>7,83</w:t>
            </w:r>
          </w:p>
        </w:tc>
      </w:tr>
      <w:tr w:rsidR="00FD3886" w:rsidRPr="00876223" w14:paraId="3DCAFB4C" w14:textId="77777777" w:rsidTr="00FD3886">
        <w:trPr>
          <w:trHeight w:val="300"/>
        </w:trPr>
        <w:tc>
          <w:tcPr>
            <w:tcW w:w="3251" w:type="dxa"/>
            <w:tcBorders>
              <w:top w:val="nil"/>
              <w:left w:val="single" w:sz="8" w:space="0" w:color="auto"/>
              <w:bottom w:val="nil"/>
              <w:right w:val="nil"/>
            </w:tcBorders>
            <w:shd w:val="clear" w:color="auto" w:fill="auto"/>
            <w:noWrap/>
            <w:hideMark/>
          </w:tcPr>
          <w:p w14:paraId="56F12F49" w14:textId="77777777" w:rsidR="00FD3886" w:rsidRPr="00876223" w:rsidRDefault="00FD3886" w:rsidP="00FD3886">
            <w:pPr>
              <w:spacing w:before="0" w:after="0"/>
              <w:jc w:val="left"/>
              <w:rPr>
                <w:rFonts w:cs="Arial"/>
                <w:b/>
                <w:bCs/>
                <w:color w:val="000000"/>
                <w:sz w:val="20"/>
                <w:szCs w:val="20"/>
              </w:rPr>
            </w:pPr>
            <w:r w:rsidRPr="00876223">
              <w:rPr>
                <w:rFonts w:cs="Arial"/>
                <w:b/>
                <w:bCs/>
                <w:color w:val="000000"/>
                <w:sz w:val="20"/>
                <w:szCs w:val="20"/>
              </w:rPr>
              <w:t>Descarregamento</w:t>
            </w:r>
          </w:p>
        </w:tc>
        <w:tc>
          <w:tcPr>
            <w:tcW w:w="1477" w:type="dxa"/>
            <w:tcBorders>
              <w:top w:val="nil"/>
              <w:left w:val="nil"/>
              <w:bottom w:val="nil"/>
              <w:right w:val="nil"/>
            </w:tcBorders>
            <w:shd w:val="clear" w:color="auto" w:fill="auto"/>
            <w:noWrap/>
            <w:hideMark/>
          </w:tcPr>
          <w:p w14:paraId="7DAFE705" w14:textId="1B428953" w:rsidR="00FD3886" w:rsidRPr="00FD3886" w:rsidRDefault="00FD3886" w:rsidP="00FD3886">
            <w:pPr>
              <w:spacing w:before="0" w:after="0"/>
              <w:jc w:val="center"/>
              <w:rPr>
                <w:rFonts w:cs="Arial"/>
                <w:sz w:val="20"/>
                <w:szCs w:val="20"/>
              </w:rPr>
            </w:pPr>
            <w:r w:rsidRPr="00FD3886">
              <w:rPr>
                <w:rFonts w:cs="Arial"/>
                <w:sz w:val="20"/>
                <w:szCs w:val="20"/>
              </w:rPr>
              <w:t>21,60</w:t>
            </w:r>
          </w:p>
        </w:tc>
        <w:tc>
          <w:tcPr>
            <w:tcW w:w="1500" w:type="dxa"/>
            <w:tcBorders>
              <w:top w:val="nil"/>
              <w:left w:val="nil"/>
              <w:bottom w:val="nil"/>
              <w:right w:val="nil"/>
            </w:tcBorders>
            <w:shd w:val="clear" w:color="auto" w:fill="auto"/>
            <w:noWrap/>
            <w:hideMark/>
          </w:tcPr>
          <w:p w14:paraId="603EB369" w14:textId="6BF518FE" w:rsidR="00FD3886" w:rsidRPr="00FD3886" w:rsidRDefault="00FD3886" w:rsidP="00FD3886">
            <w:pPr>
              <w:spacing w:before="0" w:after="0"/>
              <w:jc w:val="center"/>
              <w:rPr>
                <w:rFonts w:cs="Arial"/>
                <w:sz w:val="20"/>
                <w:szCs w:val="20"/>
              </w:rPr>
            </w:pPr>
            <w:r w:rsidRPr="00FD3886">
              <w:rPr>
                <w:rFonts w:cs="Arial"/>
                <w:sz w:val="20"/>
                <w:szCs w:val="20"/>
              </w:rPr>
              <w:t>21,60</w:t>
            </w:r>
          </w:p>
        </w:tc>
        <w:tc>
          <w:tcPr>
            <w:tcW w:w="1559" w:type="dxa"/>
            <w:tcBorders>
              <w:top w:val="nil"/>
              <w:left w:val="nil"/>
              <w:bottom w:val="nil"/>
              <w:right w:val="nil"/>
            </w:tcBorders>
            <w:shd w:val="clear" w:color="auto" w:fill="auto"/>
            <w:noWrap/>
          </w:tcPr>
          <w:p w14:paraId="6075A214" w14:textId="2F5360B9" w:rsidR="00FD3886" w:rsidRPr="00FD3886" w:rsidRDefault="00FD3886" w:rsidP="00FD3886">
            <w:pPr>
              <w:spacing w:before="0" w:after="0"/>
              <w:jc w:val="center"/>
              <w:rPr>
                <w:rFonts w:cs="Arial"/>
                <w:sz w:val="20"/>
                <w:szCs w:val="20"/>
              </w:rPr>
            </w:pPr>
            <w:r w:rsidRPr="00FD3886">
              <w:rPr>
                <w:rFonts w:cs="Arial"/>
                <w:sz w:val="20"/>
                <w:szCs w:val="20"/>
              </w:rPr>
              <w:t>19,03</w:t>
            </w:r>
          </w:p>
        </w:tc>
        <w:tc>
          <w:tcPr>
            <w:tcW w:w="1158" w:type="dxa"/>
            <w:tcBorders>
              <w:top w:val="nil"/>
              <w:left w:val="nil"/>
              <w:bottom w:val="nil"/>
              <w:right w:val="single" w:sz="8" w:space="0" w:color="auto"/>
            </w:tcBorders>
            <w:shd w:val="clear" w:color="auto" w:fill="auto"/>
            <w:noWrap/>
            <w:hideMark/>
          </w:tcPr>
          <w:p w14:paraId="1BD7B86D" w14:textId="502EBBFE" w:rsidR="00FD3886" w:rsidRPr="00FD3886" w:rsidRDefault="00FD3886" w:rsidP="00FD3886">
            <w:pPr>
              <w:spacing w:before="0" w:after="0"/>
              <w:jc w:val="center"/>
              <w:rPr>
                <w:rFonts w:cs="Arial"/>
                <w:sz w:val="20"/>
                <w:szCs w:val="20"/>
              </w:rPr>
            </w:pPr>
            <w:r w:rsidRPr="00FD3886">
              <w:rPr>
                <w:rFonts w:cs="Arial"/>
                <w:sz w:val="20"/>
                <w:szCs w:val="20"/>
              </w:rPr>
              <w:t>21,79</w:t>
            </w:r>
          </w:p>
        </w:tc>
      </w:tr>
      <w:tr w:rsidR="00FD3886" w:rsidRPr="00876223" w14:paraId="64C30908" w14:textId="77777777" w:rsidTr="0074102E">
        <w:trPr>
          <w:trHeight w:val="208"/>
        </w:trPr>
        <w:tc>
          <w:tcPr>
            <w:tcW w:w="3251" w:type="dxa"/>
            <w:tcBorders>
              <w:top w:val="nil"/>
              <w:left w:val="single" w:sz="8" w:space="0" w:color="auto"/>
              <w:bottom w:val="single" w:sz="8" w:space="0" w:color="auto"/>
              <w:right w:val="nil"/>
            </w:tcBorders>
            <w:shd w:val="clear" w:color="auto" w:fill="auto"/>
            <w:noWrap/>
            <w:hideMark/>
          </w:tcPr>
          <w:p w14:paraId="2F177A50" w14:textId="77777777" w:rsidR="00FD3886" w:rsidRPr="00876223" w:rsidRDefault="00FD3886" w:rsidP="00FD3886">
            <w:pPr>
              <w:spacing w:before="0" w:after="0"/>
              <w:jc w:val="right"/>
              <w:rPr>
                <w:rFonts w:cs="Arial"/>
                <w:b/>
                <w:bCs/>
                <w:color w:val="000000"/>
                <w:sz w:val="20"/>
                <w:szCs w:val="20"/>
              </w:rPr>
            </w:pPr>
            <w:r w:rsidRPr="00876223">
              <w:rPr>
                <w:rFonts w:cs="Arial"/>
                <w:b/>
                <w:bCs/>
                <w:color w:val="000000"/>
                <w:sz w:val="20"/>
                <w:szCs w:val="20"/>
              </w:rPr>
              <w:t>TOTAL:</w:t>
            </w:r>
          </w:p>
        </w:tc>
        <w:tc>
          <w:tcPr>
            <w:tcW w:w="1477" w:type="dxa"/>
            <w:tcBorders>
              <w:top w:val="nil"/>
              <w:left w:val="nil"/>
              <w:bottom w:val="single" w:sz="8" w:space="0" w:color="auto"/>
              <w:right w:val="nil"/>
            </w:tcBorders>
            <w:shd w:val="clear" w:color="000000" w:fill="92D050"/>
            <w:noWrap/>
            <w:hideMark/>
          </w:tcPr>
          <w:p w14:paraId="32BC1186" w14:textId="08BDB4AA" w:rsidR="00FD3886" w:rsidRPr="00FD3886" w:rsidRDefault="00FD3886" w:rsidP="00FD3886">
            <w:pPr>
              <w:spacing w:before="0" w:after="0"/>
              <w:jc w:val="center"/>
              <w:rPr>
                <w:rFonts w:cs="Arial"/>
                <w:b/>
                <w:bCs/>
                <w:sz w:val="20"/>
                <w:szCs w:val="20"/>
              </w:rPr>
            </w:pPr>
            <w:r w:rsidRPr="00FD3886">
              <w:rPr>
                <w:rFonts w:cs="Arial"/>
                <w:b/>
                <w:bCs/>
                <w:sz w:val="20"/>
                <w:szCs w:val="20"/>
              </w:rPr>
              <w:t>82,28</w:t>
            </w:r>
          </w:p>
        </w:tc>
        <w:tc>
          <w:tcPr>
            <w:tcW w:w="1500" w:type="dxa"/>
            <w:tcBorders>
              <w:top w:val="nil"/>
              <w:left w:val="nil"/>
              <w:bottom w:val="single" w:sz="8" w:space="0" w:color="auto"/>
              <w:right w:val="nil"/>
            </w:tcBorders>
            <w:shd w:val="clear" w:color="000000" w:fill="92D050"/>
            <w:noWrap/>
            <w:hideMark/>
          </w:tcPr>
          <w:p w14:paraId="73F91FF0" w14:textId="577033E0" w:rsidR="00FD3886" w:rsidRPr="00FD3886" w:rsidRDefault="00FD3886" w:rsidP="00FD3886">
            <w:pPr>
              <w:spacing w:before="0" w:after="0"/>
              <w:jc w:val="center"/>
              <w:rPr>
                <w:rFonts w:cs="Arial"/>
                <w:b/>
                <w:bCs/>
                <w:sz w:val="20"/>
                <w:szCs w:val="20"/>
              </w:rPr>
            </w:pPr>
            <w:r w:rsidRPr="00FD3886">
              <w:rPr>
                <w:rFonts w:cs="Arial"/>
                <w:b/>
                <w:bCs/>
                <w:sz w:val="20"/>
                <w:szCs w:val="20"/>
              </w:rPr>
              <w:t>95,59</w:t>
            </w:r>
          </w:p>
        </w:tc>
        <w:tc>
          <w:tcPr>
            <w:tcW w:w="1559" w:type="dxa"/>
            <w:tcBorders>
              <w:top w:val="nil"/>
              <w:left w:val="nil"/>
              <w:bottom w:val="single" w:sz="8" w:space="0" w:color="auto"/>
              <w:right w:val="nil"/>
            </w:tcBorders>
            <w:shd w:val="clear" w:color="000000" w:fill="92D050"/>
            <w:noWrap/>
          </w:tcPr>
          <w:p w14:paraId="374B275C" w14:textId="6B111CF1" w:rsidR="00FD3886" w:rsidRPr="00FD3886" w:rsidRDefault="00FD3886" w:rsidP="00FD3886">
            <w:pPr>
              <w:spacing w:before="0" w:after="0"/>
              <w:jc w:val="center"/>
              <w:rPr>
                <w:rFonts w:cs="Arial"/>
                <w:b/>
                <w:bCs/>
                <w:sz w:val="20"/>
                <w:szCs w:val="20"/>
              </w:rPr>
            </w:pPr>
            <w:r w:rsidRPr="00FD3886">
              <w:rPr>
                <w:rFonts w:cs="Arial"/>
                <w:b/>
                <w:bCs/>
                <w:sz w:val="20"/>
                <w:szCs w:val="20"/>
              </w:rPr>
              <w:t>458,78</w:t>
            </w:r>
          </w:p>
        </w:tc>
        <w:tc>
          <w:tcPr>
            <w:tcW w:w="1158" w:type="dxa"/>
            <w:tcBorders>
              <w:top w:val="nil"/>
              <w:left w:val="nil"/>
              <w:bottom w:val="single" w:sz="8" w:space="0" w:color="auto"/>
              <w:right w:val="single" w:sz="8" w:space="0" w:color="auto"/>
            </w:tcBorders>
            <w:shd w:val="clear" w:color="000000" w:fill="92D050"/>
            <w:noWrap/>
            <w:hideMark/>
          </w:tcPr>
          <w:p w14:paraId="5931C0EC" w14:textId="57797BC3" w:rsidR="00FD3886" w:rsidRPr="00FD3886" w:rsidRDefault="00FD3886" w:rsidP="00FD3886">
            <w:pPr>
              <w:spacing w:before="0" w:after="0"/>
              <w:jc w:val="center"/>
              <w:rPr>
                <w:rFonts w:cs="Arial"/>
                <w:b/>
                <w:bCs/>
                <w:sz w:val="20"/>
                <w:szCs w:val="20"/>
              </w:rPr>
            </w:pPr>
            <w:r w:rsidRPr="00FD3886">
              <w:rPr>
                <w:rFonts w:cs="Arial"/>
                <w:b/>
                <w:bCs/>
                <w:sz w:val="20"/>
                <w:szCs w:val="20"/>
              </w:rPr>
              <w:t>100,18</w:t>
            </w:r>
          </w:p>
        </w:tc>
      </w:tr>
    </w:tbl>
    <w:p w14:paraId="244670C1" w14:textId="77777777" w:rsidR="005829DD" w:rsidRPr="005829DD" w:rsidRDefault="005829DD" w:rsidP="00DB3126">
      <w:pPr>
        <w:rPr>
          <w:rFonts w:cs="Arial"/>
        </w:rPr>
      </w:pPr>
    </w:p>
    <w:p w14:paraId="43C37FE2" w14:textId="06067ECF" w:rsidR="00DB3126" w:rsidRDefault="005829DD" w:rsidP="00DB3126">
      <w:pPr>
        <w:rPr>
          <w:rFonts w:cs="Arial"/>
        </w:rPr>
      </w:pPr>
      <w:r w:rsidRPr="005829DD">
        <w:rPr>
          <w:rFonts w:cs="Arial"/>
        </w:rPr>
        <w:t xml:space="preserve">Assim, como o Estudo de Caso UEP-1, também podemos atribuir a função </w:t>
      </w:r>
      <w:r w:rsidR="00DB3126" w:rsidRPr="005829DD">
        <w:rPr>
          <w:rFonts w:cs="Arial"/>
        </w:rPr>
        <w:t>objetivo a qualquer célula totalizadora da Tabela 1</w:t>
      </w:r>
      <w:r w:rsidRPr="005829DD">
        <w:rPr>
          <w:rFonts w:cs="Arial"/>
        </w:rPr>
        <w:t>5</w:t>
      </w:r>
      <w:r w:rsidR="00DB3126" w:rsidRPr="005829DD">
        <w:rPr>
          <w:rFonts w:cs="Arial"/>
        </w:rPr>
        <w:t xml:space="preserve"> (verdes), sendo que a escolha dependerá efetivamente dos objetivos da </w:t>
      </w:r>
      <w:r w:rsidR="00F3416A">
        <w:rPr>
          <w:rFonts w:cs="Arial"/>
        </w:rPr>
        <w:t>“</w:t>
      </w:r>
      <w:r w:rsidR="00F3416A" w:rsidRPr="005829DD">
        <w:rPr>
          <w:rFonts w:cs="Arial"/>
        </w:rPr>
        <w:t xml:space="preserve">Tomada </w:t>
      </w:r>
      <w:r w:rsidR="00DB3126" w:rsidRPr="005829DD">
        <w:rPr>
          <w:rFonts w:cs="Arial"/>
        </w:rPr>
        <w:t xml:space="preserve">de </w:t>
      </w:r>
      <w:r w:rsidR="00F3416A" w:rsidRPr="005829DD">
        <w:rPr>
          <w:rFonts w:cs="Arial"/>
        </w:rPr>
        <w:t>Decisão</w:t>
      </w:r>
      <w:r w:rsidR="00F3416A">
        <w:rPr>
          <w:rFonts w:cs="Arial"/>
        </w:rPr>
        <w:t>”</w:t>
      </w:r>
      <w:r w:rsidR="00DB3126" w:rsidRPr="005829DD">
        <w:rPr>
          <w:rFonts w:cs="Arial"/>
        </w:rPr>
        <w:t xml:space="preserve">. </w:t>
      </w:r>
    </w:p>
    <w:p w14:paraId="17B6F805" w14:textId="763B7DEC" w:rsidR="001E0CC4" w:rsidRDefault="0016200E" w:rsidP="00DB3126">
      <w:pPr>
        <w:rPr>
          <w:rFonts w:cs="Arial"/>
        </w:rPr>
      </w:pPr>
      <w:r w:rsidRPr="001E0CC4">
        <w:rPr>
          <w:rFonts w:cs="Arial"/>
        </w:rPr>
        <w:t xml:space="preserve">A estimativa de OPEX </w:t>
      </w:r>
      <w:r w:rsidR="001E0CC4" w:rsidRPr="001E0CC4">
        <w:rPr>
          <w:rFonts w:cs="Arial"/>
        </w:rPr>
        <w:t xml:space="preserve">da UEP-2 </w:t>
      </w:r>
      <w:r w:rsidRPr="001E0CC4">
        <w:rPr>
          <w:rFonts w:cs="Arial"/>
        </w:rPr>
        <w:t>adotada foi de USD 3MM/mês e de venda como sucata de ferro foi de USD 8MM, com o valor de TMA anual de 10</w:t>
      </w:r>
      <w:r w:rsidR="00F3416A">
        <w:rPr>
          <w:rFonts w:cs="Arial"/>
        </w:rPr>
        <w:t>%</w:t>
      </w:r>
      <w:r w:rsidRPr="001E0CC4">
        <w:rPr>
          <w:rFonts w:cs="Arial"/>
        </w:rPr>
        <w:t>.</w:t>
      </w:r>
      <w:r w:rsidR="001E0CC4" w:rsidRPr="001E0CC4">
        <w:rPr>
          <w:rFonts w:cs="Arial"/>
        </w:rPr>
        <w:t xml:space="preserve"> A precificação </w:t>
      </w:r>
      <w:r w:rsidR="00DB3126" w:rsidRPr="001E0CC4">
        <w:rPr>
          <w:rFonts w:cs="Arial"/>
        </w:rPr>
        <w:t>de</w:t>
      </w:r>
      <w:r w:rsidR="00497D7A">
        <w:rPr>
          <w:rFonts w:cs="Arial"/>
        </w:rPr>
        <w:t xml:space="preserve"> Carbono</w:t>
      </w:r>
      <w:r w:rsidR="00DB3126" w:rsidRPr="001E0CC4">
        <w:rPr>
          <w:rFonts w:cs="Arial"/>
        </w:rPr>
        <w:t xml:space="preserve"> utilizada </w:t>
      </w:r>
      <w:r w:rsidR="001E0CC4" w:rsidRPr="001E0CC4">
        <w:rPr>
          <w:rFonts w:cs="Arial"/>
        </w:rPr>
        <w:t xml:space="preserve">foi idêntica </w:t>
      </w:r>
      <w:r w:rsidR="00F3416A" w:rsidRPr="001E0CC4">
        <w:rPr>
          <w:rFonts w:cs="Arial"/>
        </w:rPr>
        <w:t>à</w:t>
      </w:r>
      <w:r w:rsidR="001E0CC4" w:rsidRPr="001E0CC4">
        <w:rPr>
          <w:rFonts w:cs="Arial"/>
        </w:rPr>
        <w:t xml:space="preserve"> do Estudo de Caso UEP-1.</w:t>
      </w:r>
    </w:p>
    <w:p w14:paraId="23A67A99" w14:textId="2D5222AB" w:rsidR="00CA3EDE" w:rsidRPr="00CA3EDE" w:rsidRDefault="00CA3EDE" w:rsidP="00DB3126">
      <w:pPr>
        <w:rPr>
          <w:rFonts w:cs="Arial"/>
        </w:rPr>
      </w:pPr>
      <w:r>
        <w:rPr>
          <w:rFonts w:cs="Arial"/>
        </w:rPr>
        <w:t xml:space="preserve">Sendo assim, na coluna “Custo Riser”, estão somente os custos para realização das alternativas de </w:t>
      </w:r>
      <w:r>
        <w:rPr>
          <w:rFonts w:cs="Arial"/>
          <w:i/>
          <w:iCs/>
        </w:rPr>
        <w:t>pull out</w:t>
      </w:r>
      <w:r>
        <w:rPr>
          <w:rFonts w:cs="Arial"/>
        </w:rPr>
        <w:t xml:space="preserve">; na coluna “Riser e UEP”, incluem os custos OPEX da </w:t>
      </w:r>
      <w:r w:rsidR="00616AEB" w:rsidRPr="00616AEB">
        <w:rPr>
          <w:rFonts w:cs="Arial"/>
        </w:rPr>
        <w:t>permanência</w:t>
      </w:r>
      <w:r w:rsidR="00616AEB">
        <w:rPr>
          <w:rFonts w:cs="Arial"/>
        </w:rPr>
        <w:t xml:space="preserve"> </w:t>
      </w:r>
      <w:r>
        <w:rPr>
          <w:rFonts w:cs="Arial"/>
        </w:rPr>
        <w:t xml:space="preserve">da UEP na locação e do valor não retornado com a venda da UEP como sucata durante aquele período, pois a mesma está com o custo mobilizado na locação; na coluna </w:t>
      </w:r>
      <w:r w:rsidR="00CF4D30">
        <w:rPr>
          <w:rFonts w:cs="Arial"/>
        </w:rPr>
        <w:t>“</w:t>
      </w:r>
      <w:r>
        <w:rPr>
          <w:rFonts w:cs="Arial"/>
        </w:rPr>
        <w:t>Total</w:t>
      </w:r>
      <w:r w:rsidR="00CF4D30">
        <w:rPr>
          <w:rFonts w:cs="Arial"/>
        </w:rPr>
        <w:t>”</w:t>
      </w:r>
      <w:r>
        <w:rPr>
          <w:rFonts w:cs="Arial"/>
        </w:rPr>
        <w:t xml:space="preserve"> incluem</w:t>
      </w:r>
      <w:r w:rsidR="00CF4D30">
        <w:rPr>
          <w:rFonts w:cs="Arial"/>
        </w:rPr>
        <w:t>,</w:t>
      </w:r>
      <w:r>
        <w:rPr>
          <w:rFonts w:cs="Arial"/>
        </w:rPr>
        <w:t xml:space="preserve"> além dos custos do Riser e da </w:t>
      </w:r>
      <w:r w:rsidR="00616AEB" w:rsidRPr="00616AEB">
        <w:rPr>
          <w:rFonts w:cs="Arial"/>
        </w:rPr>
        <w:t>permanência</w:t>
      </w:r>
      <w:r w:rsidR="00616AEB">
        <w:rPr>
          <w:rFonts w:cs="Arial"/>
        </w:rPr>
        <w:t xml:space="preserve"> </w:t>
      </w:r>
      <w:r>
        <w:rPr>
          <w:rFonts w:cs="Arial"/>
        </w:rPr>
        <w:t xml:space="preserve">da UEP na </w:t>
      </w:r>
      <w:r>
        <w:rPr>
          <w:rFonts w:cs="Arial"/>
        </w:rPr>
        <w:lastRenderedPageBreak/>
        <w:t xml:space="preserve">locação, os custos com </w:t>
      </w:r>
      <w:r w:rsidR="00CF4D30">
        <w:rPr>
          <w:rFonts w:cs="Arial"/>
        </w:rPr>
        <w:t>pagamento</w:t>
      </w:r>
      <w:r>
        <w:rPr>
          <w:rFonts w:cs="Arial"/>
        </w:rPr>
        <w:t xml:space="preserve"> de taxa sobre </w:t>
      </w:r>
      <w:r w:rsidR="00CF4D30">
        <w:rPr>
          <w:rFonts w:cs="Arial"/>
        </w:rPr>
        <w:t xml:space="preserve">Carbono </w:t>
      </w:r>
      <w:r>
        <w:rPr>
          <w:rFonts w:cs="Arial"/>
        </w:rPr>
        <w:t>emitido, calculado considerando as mesmas premissas de precificação do Estudo de Caso UEP-1.</w:t>
      </w:r>
    </w:p>
    <w:p w14:paraId="364CED70" w14:textId="79E72D6F" w:rsidR="00DB3126" w:rsidRPr="00CA3EDE" w:rsidRDefault="00DB3126" w:rsidP="00DB3126">
      <w:pPr>
        <w:pStyle w:val="Ttulo3"/>
        <w:ind w:left="1077"/>
      </w:pPr>
      <w:bookmarkStart w:id="797" w:name="_Toc55897152"/>
      <w:r w:rsidRPr="00CA3EDE">
        <w:t>Resultados obtidos</w:t>
      </w:r>
      <w:bookmarkStart w:id="798" w:name="_Toc51601308"/>
      <w:bookmarkEnd w:id="797"/>
    </w:p>
    <w:p w14:paraId="403DAA5E" w14:textId="01A08C85" w:rsidR="00DB3126" w:rsidRPr="00CA3EDE" w:rsidRDefault="00DB3126" w:rsidP="00DB3126">
      <w:pPr>
        <w:rPr>
          <w:rFonts w:cs="Arial"/>
        </w:rPr>
      </w:pPr>
      <w:r w:rsidRPr="00CA3EDE">
        <w:rPr>
          <w:rFonts w:cs="Arial"/>
        </w:rPr>
        <w:t xml:space="preserve">A partir do “caso base”, foram realizadas otimizações utilizando o “Solver” </w:t>
      </w:r>
      <w:r w:rsidR="000E01C9" w:rsidRPr="004515C9">
        <w:rPr>
          <w:rFonts w:cs="Arial"/>
        </w:rPr>
        <w:t>pelos métodos de solução Gradiente Reduzido Generalizado (GRG) e Evolucionário</w:t>
      </w:r>
      <w:r w:rsidRPr="00CA3EDE">
        <w:rPr>
          <w:rFonts w:cs="Arial"/>
        </w:rPr>
        <w:t xml:space="preserve">. </w:t>
      </w:r>
      <w:r w:rsidR="005D6119">
        <w:rPr>
          <w:rFonts w:cs="Arial"/>
        </w:rPr>
        <w:t xml:space="preserve">As otimizações obtidas para </w:t>
      </w:r>
      <w:r w:rsidRPr="00CA3EDE">
        <w:rPr>
          <w:rFonts w:cs="Arial"/>
        </w:rPr>
        <w:t xml:space="preserve">cada opção </w:t>
      </w:r>
      <w:r w:rsidR="005D6119">
        <w:rPr>
          <w:rFonts w:cs="Arial"/>
        </w:rPr>
        <w:t xml:space="preserve">de função objetivo </w:t>
      </w:r>
      <w:r w:rsidRPr="00CA3EDE">
        <w:rPr>
          <w:rFonts w:cs="Arial"/>
        </w:rPr>
        <w:t>escolhida (Custo Riser</w:t>
      </w:r>
      <w:r w:rsidR="00CA3EDE" w:rsidRPr="00CA3EDE">
        <w:rPr>
          <w:rFonts w:cs="Arial"/>
        </w:rPr>
        <w:t>, Riser e UEP, Emissão de CO</w:t>
      </w:r>
      <w:r w:rsidR="00CA3EDE" w:rsidRPr="00CA3EDE">
        <w:rPr>
          <w:rFonts w:cs="Arial"/>
          <w:vertAlign w:val="subscript"/>
        </w:rPr>
        <w:t>2</w:t>
      </w:r>
      <w:r w:rsidRPr="00CA3EDE">
        <w:rPr>
          <w:rFonts w:cs="Arial"/>
        </w:rPr>
        <w:t xml:space="preserve"> e Custo Total) estão apresentados na Tabela 1</w:t>
      </w:r>
      <w:r w:rsidR="00CA3EDE">
        <w:rPr>
          <w:rFonts w:cs="Arial"/>
        </w:rPr>
        <w:t>6</w:t>
      </w:r>
      <w:r w:rsidRPr="00CA3EDE">
        <w:rPr>
          <w:rFonts w:cs="Arial"/>
        </w:rPr>
        <w:t>.</w:t>
      </w:r>
    </w:p>
    <w:p w14:paraId="07B99C67" w14:textId="77777777" w:rsidR="002B403B" w:rsidRDefault="002B403B">
      <w:pPr>
        <w:spacing w:before="0" w:after="160" w:line="259" w:lineRule="auto"/>
        <w:jc w:val="left"/>
        <w:rPr>
          <w:rFonts w:cs="Arial"/>
          <w:sz w:val="20"/>
          <w:szCs w:val="16"/>
        </w:rPr>
      </w:pPr>
      <w:r>
        <w:rPr>
          <w:rFonts w:cs="Arial"/>
        </w:rPr>
        <w:br w:type="page"/>
      </w:r>
    </w:p>
    <w:p w14:paraId="18BDB955" w14:textId="440ED2CB" w:rsidR="00DB3126" w:rsidRPr="002B403B" w:rsidRDefault="00DB3126" w:rsidP="00DB3126">
      <w:pPr>
        <w:pStyle w:val="Tabela"/>
        <w:rPr>
          <w:rFonts w:cs="Arial"/>
        </w:rPr>
      </w:pPr>
      <w:bookmarkStart w:id="799" w:name="_Toc55897184"/>
      <w:r w:rsidRPr="00D82395">
        <w:rPr>
          <w:rFonts w:cs="Arial"/>
          <w:b/>
          <w:bCs/>
        </w:rPr>
        <w:lastRenderedPageBreak/>
        <w:t>Tabela 1</w:t>
      </w:r>
      <w:r w:rsidR="003A036D" w:rsidRPr="00D82395">
        <w:rPr>
          <w:rFonts w:cs="Arial"/>
          <w:b/>
          <w:bCs/>
        </w:rPr>
        <w:t>6</w:t>
      </w:r>
      <w:r w:rsidRPr="002B403B">
        <w:rPr>
          <w:rFonts w:cs="Arial"/>
        </w:rPr>
        <w:t xml:space="preserve"> – Resultados das otimizações realizadas para o Estudo de Caso UEP-</w:t>
      </w:r>
      <w:r w:rsidR="003A036D" w:rsidRPr="002B403B">
        <w:rPr>
          <w:rFonts w:cs="Arial"/>
        </w:rPr>
        <w:t>2</w:t>
      </w:r>
      <w:bookmarkEnd w:id="799"/>
    </w:p>
    <w:tbl>
      <w:tblPr>
        <w:tblW w:w="8904" w:type="dxa"/>
        <w:tblCellMar>
          <w:left w:w="70" w:type="dxa"/>
          <w:right w:w="70" w:type="dxa"/>
        </w:tblCellMar>
        <w:tblLook w:val="04A0" w:firstRow="1" w:lastRow="0" w:firstColumn="1" w:lastColumn="0" w:noHBand="0" w:noVBand="1"/>
      </w:tblPr>
      <w:tblGrid>
        <w:gridCol w:w="2935"/>
        <w:gridCol w:w="1257"/>
        <w:gridCol w:w="1263"/>
        <w:gridCol w:w="1092"/>
        <w:gridCol w:w="1263"/>
        <w:gridCol w:w="1094"/>
      </w:tblGrid>
      <w:tr w:rsidR="009F4438" w:rsidRPr="009F4438" w14:paraId="435D14A9" w14:textId="77777777" w:rsidTr="009F4438">
        <w:trPr>
          <w:trHeight w:val="493"/>
        </w:trPr>
        <w:tc>
          <w:tcPr>
            <w:tcW w:w="2935" w:type="dxa"/>
            <w:tcBorders>
              <w:top w:val="nil"/>
              <w:left w:val="nil"/>
              <w:bottom w:val="nil"/>
              <w:right w:val="nil"/>
            </w:tcBorders>
            <w:shd w:val="clear" w:color="auto" w:fill="auto"/>
            <w:noWrap/>
            <w:vAlign w:val="center"/>
            <w:hideMark/>
          </w:tcPr>
          <w:p w14:paraId="5E5B58B5" w14:textId="77777777" w:rsidR="009F4438" w:rsidRPr="009F4438" w:rsidRDefault="009F4438" w:rsidP="009F4438">
            <w:pPr>
              <w:spacing w:before="0" w:after="0"/>
              <w:jc w:val="left"/>
              <w:rPr>
                <w:rFonts w:cs="Arial"/>
                <w:sz w:val="20"/>
                <w:szCs w:val="20"/>
              </w:rPr>
            </w:pPr>
          </w:p>
        </w:tc>
        <w:tc>
          <w:tcPr>
            <w:tcW w:w="125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167011A"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Padrão</w:t>
            </w:r>
          </w:p>
        </w:tc>
        <w:tc>
          <w:tcPr>
            <w:tcW w:w="4712" w:type="dxa"/>
            <w:gridSpan w:val="4"/>
            <w:tcBorders>
              <w:top w:val="single" w:sz="4" w:space="0" w:color="auto"/>
              <w:left w:val="nil"/>
              <w:bottom w:val="single" w:sz="4" w:space="0" w:color="auto"/>
              <w:right w:val="single" w:sz="4" w:space="0" w:color="000000"/>
            </w:tcBorders>
            <w:shd w:val="clear" w:color="000000" w:fill="BFBFBF"/>
            <w:noWrap/>
            <w:vAlign w:val="center"/>
            <w:hideMark/>
          </w:tcPr>
          <w:p w14:paraId="17A22B1F"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RSV e PLSV</w:t>
            </w:r>
          </w:p>
        </w:tc>
      </w:tr>
      <w:tr w:rsidR="009F4438" w:rsidRPr="009F4438" w14:paraId="62268F3A" w14:textId="77777777" w:rsidTr="009F4438">
        <w:trPr>
          <w:trHeight w:val="246"/>
        </w:trPr>
        <w:tc>
          <w:tcPr>
            <w:tcW w:w="2935" w:type="dxa"/>
            <w:tcBorders>
              <w:top w:val="nil"/>
              <w:left w:val="nil"/>
              <w:bottom w:val="nil"/>
              <w:right w:val="nil"/>
            </w:tcBorders>
            <w:shd w:val="clear" w:color="auto" w:fill="auto"/>
            <w:noWrap/>
            <w:hideMark/>
          </w:tcPr>
          <w:p w14:paraId="64EE6D69" w14:textId="77777777" w:rsidR="009F4438" w:rsidRPr="009F4438" w:rsidRDefault="009F4438" w:rsidP="009F4438">
            <w:pPr>
              <w:spacing w:before="0" w:after="0"/>
              <w:jc w:val="center"/>
              <w:rPr>
                <w:rFonts w:cs="Arial"/>
                <w:b/>
                <w:bCs/>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9E8431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E61A88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138C576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A02FCD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2FAB855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75523950" w14:textId="77777777" w:rsidTr="009F4438">
        <w:trPr>
          <w:trHeight w:val="246"/>
        </w:trPr>
        <w:tc>
          <w:tcPr>
            <w:tcW w:w="2935" w:type="dxa"/>
            <w:tcBorders>
              <w:top w:val="nil"/>
              <w:left w:val="nil"/>
              <w:bottom w:val="nil"/>
              <w:right w:val="nil"/>
            </w:tcBorders>
            <w:shd w:val="clear" w:color="auto" w:fill="auto"/>
            <w:noWrap/>
            <w:hideMark/>
          </w:tcPr>
          <w:p w14:paraId="7C51883F"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5EE4D37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B9182B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6850F52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4D8F1D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11C2B2C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3292786E" w14:textId="77777777" w:rsidTr="009F4438">
        <w:trPr>
          <w:trHeight w:val="246"/>
        </w:trPr>
        <w:tc>
          <w:tcPr>
            <w:tcW w:w="2935" w:type="dxa"/>
            <w:tcBorders>
              <w:top w:val="nil"/>
              <w:left w:val="nil"/>
              <w:bottom w:val="nil"/>
              <w:right w:val="nil"/>
            </w:tcBorders>
            <w:shd w:val="clear" w:color="auto" w:fill="auto"/>
            <w:noWrap/>
            <w:hideMark/>
          </w:tcPr>
          <w:p w14:paraId="6E6D9FE8"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7E9C6C3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1F020D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0429C8F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21000F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B024EB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16DFC01E" w14:textId="77777777" w:rsidTr="009F4438">
        <w:trPr>
          <w:trHeight w:val="246"/>
        </w:trPr>
        <w:tc>
          <w:tcPr>
            <w:tcW w:w="2935" w:type="dxa"/>
            <w:tcBorders>
              <w:top w:val="nil"/>
              <w:left w:val="nil"/>
              <w:bottom w:val="nil"/>
              <w:right w:val="nil"/>
            </w:tcBorders>
            <w:shd w:val="clear" w:color="auto" w:fill="auto"/>
            <w:noWrap/>
            <w:hideMark/>
          </w:tcPr>
          <w:p w14:paraId="3822E569"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DC7B1A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0F6481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6337F1E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447B4B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DED624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282CE5AB" w14:textId="77777777" w:rsidTr="009F4438">
        <w:trPr>
          <w:trHeight w:val="246"/>
        </w:trPr>
        <w:tc>
          <w:tcPr>
            <w:tcW w:w="2935" w:type="dxa"/>
            <w:tcBorders>
              <w:top w:val="nil"/>
              <w:left w:val="nil"/>
              <w:bottom w:val="nil"/>
              <w:right w:val="nil"/>
            </w:tcBorders>
            <w:shd w:val="clear" w:color="auto" w:fill="auto"/>
            <w:noWrap/>
            <w:hideMark/>
          </w:tcPr>
          <w:p w14:paraId="20DA0AA7"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67D774A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FA2BED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17F792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25862A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13CC859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16748680" w14:textId="77777777" w:rsidTr="009F4438">
        <w:trPr>
          <w:trHeight w:val="132"/>
        </w:trPr>
        <w:tc>
          <w:tcPr>
            <w:tcW w:w="2935" w:type="dxa"/>
            <w:tcBorders>
              <w:top w:val="nil"/>
              <w:left w:val="nil"/>
              <w:bottom w:val="nil"/>
              <w:right w:val="nil"/>
            </w:tcBorders>
            <w:shd w:val="clear" w:color="auto" w:fill="auto"/>
            <w:noWrap/>
            <w:hideMark/>
          </w:tcPr>
          <w:p w14:paraId="5D73A15E"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802819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332740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5199A87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EE02C4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9106EB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21B52802" w14:textId="77777777" w:rsidTr="009F4438">
        <w:trPr>
          <w:trHeight w:val="246"/>
        </w:trPr>
        <w:tc>
          <w:tcPr>
            <w:tcW w:w="2935" w:type="dxa"/>
            <w:tcBorders>
              <w:top w:val="nil"/>
              <w:left w:val="nil"/>
              <w:bottom w:val="nil"/>
              <w:right w:val="nil"/>
            </w:tcBorders>
            <w:shd w:val="clear" w:color="auto" w:fill="auto"/>
            <w:noWrap/>
            <w:hideMark/>
          </w:tcPr>
          <w:p w14:paraId="0F58A76E"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571BF30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646A1F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EBF6AF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076C24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708A52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1A34F598" w14:textId="77777777" w:rsidTr="009F4438">
        <w:trPr>
          <w:trHeight w:val="246"/>
        </w:trPr>
        <w:tc>
          <w:tcPr>
            <w:tcW w:w="2935" w:type="dxa"/>
            <w:tcBorders>
              <w:top w:val="nil"/>
              <w:left w:val="nil"/>
              <w:bottom w:val="nil"/>
              <w:right w:val="nil"/>
            </w:tcBorders>
            <w:shd w:val="clear" w:color="auto" w:fill="auto"/>
            <w:noWrap/>
            <w:hideMark/>
          </w:tcPr>
          <w:p w14:paraId="3DCC8FFF"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6BBCF71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B60E65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5F7119C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0F6CB6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66E5D54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3E6A1331" w14:textId="77777777" w:rsidTr="009F4438">
        <w:trPr>
          <w:trHeight w:val="228"/>
        </w:trPr>
        <w:tc>
          <w:tcPr>
            <w:tcW w:w="2935" w:type="dxa"/>
            <w:tcBorders>
              <w:top w:val="nil"/>
              <w:left w:val="nil"/>
              <w:bottom w:val="nil"/>
              <w:right w:val="nil"/>
            </w:tcBorders>
            <w:shd w:val="clear" w:color="auto" w:fill="auto"/>
            <w:noWrap/>
            <w:hideMark/>
          </w:tcPr>
          <w:p w14:paraId="7CBE7D0A"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2CFEB0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D7787A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1D9C59B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22B0DD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18BDA4D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41F65C70" w14:textId="77777777" w:rsidTr="009F4438">
        <w:trPr>
          <w:trHeight w:val="246"/>
        </w:trPr>
        <w:tc>
          <w:tcPr>
            <w:tcW w:w="2935" w:type="dxa"/>
            <w:tcBorders>
              <w:top w:val="nil"/>
              <w:left w:val="nil"/>
              <w:bottom w:val="nil"/>
              <w:right w:val="nil"/>
            </w:tcBorders>
            <w:shd w:val="clear" w:color="auto" w:fill="auto"/>
            <w:noWrap/>
            <w:hideMark/>
          </w:tcPr>
          <w:p w14:paraId="066F0A08"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6CE0967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EF950F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DA3BF6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DF31B7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0270F1B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4F012EB0" w14:textId="77777777" w:rsidTr="009F4438">
        <w:trPr>
          <w:trHeight w:val="149"/>
        </w:trPr>
        <w:tc>
          <w:tcPr>
            <w:tcW w:w="2935" w:type="dxa"/>
            <w:tcBorders>
              <w:top w:val="nil"/>
              <w:left w:val="nil"/>
              <w:bottom w:val="nil"/>
              <w:right w:val="nil"/>
            </w:tcBorders>
            <w:shd w:val="clear" w:color="auto" w:fill="auto"/>
            <w:noWrap/>
            <w:hideMark/>
          </w:tcPr>
          <w:p w14:paraId="234515CD"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C620D2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8A0379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45805C5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86344F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3592C3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699AD426" w14:textId="77777777" w:rsidTr="009F4438">
        <w:trPr>
          <w:trHeight w:val="246"/>
        </w:trPr>
        <w:tc>
          <w:tcPr>
            <w:tcW w:w="2935" w:type="dxa"/>
            <w:tcBorders>
              <w:top w:val="nil"/>
              <w:left w:val="nil"/>
              <w:bottom w:val="nil"/>
              <w:right w:val="nil"/>
            </w:tcBorders>
            <w:shd w:val="clear" w:color="auto" w:fill="auto"/>
            <w:noWrap/>
          </w:tcPr>
          <w:p w14:paraId="7B68FC70" w14:textId="75ABF6F2" w:rsidR="009F4438" w:rsidRPr="009F4438" w:rsidRDefault="009F4438" w:rsidP="00BC1201">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05A9411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D9D9D9"/>
            <w:noWrap/>
            <w:hideMark/>
          </w:tcPr>
          <w:p w14:paraId="4933A2B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D9D9D9"/>
            <w:noWrap/>
            <w:hideMark/>
          </w:tcPr>
          <w:p w14:paraId="5CF634A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D9D9D9"/>
            <w:noWrap/>
            <w:hideMark/>
          </w:tcPr>
          <w:p w14:paraId="6C4DB86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D9D9D9"/>
            <w:noWrap/>
            <w:hideMark/>
          </w:tcPr>
          <w:p w14:paraId="7CA88F9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74A60A06" w14:textId="77777777" w:rsidTr="009F4438">
        <w:trPr>
          <w:trHeight w:val="85"/>
        </w:trPr>
        <w:tc>
          <w:tcPr>
            <w:tcW w:w="2935" w:type="dxa"/>
            <w:tcBorders>
              <w:top w:val="nil"/>
              <w:left w:val="nil"/>
              <w:bottom w:val="nil"/>
              <w:right w:val="nil"/>
            </w:tcBorders>
            <w:shd w:val="clear" w:color="auto" w:fill="auto"/>
            <w:noWrap/>
          </w:tcPr>
          <w:p w14:paraId="73C9ACB7" w14:textId="612D9C9C" w:rsidR="009F4438" w:rsidRPr="009F4438" w:rsidRDefault="009F4438" w:rsidP="00BC1201">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1AF3CC7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5F6A42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204403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821365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5D2F24D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22A911E4" w14:textId="77777777" w:rsidTr="009F4438">
        <w:trPr>
          <w:trHeight w:val="246"/>
        </w:trPr>
        <w:tc>
          <w:tcPr>
            <w:tcW w:w="2935" w:type="dxa"/>
            <w:tcBorders>
              <w:top w:val="nil"/>
              <w:left w:val="nil"/>
              <w:bottom w:val="nil"/>
              <w:right w:val="nil"/>
            </w:tcBorders>
            <w:shd w:val="clear" w:color="auto" w:fill="auto"/>
            <w:noWrap/>
          </w:tcPr>
          <w:p w14:paraId="20DB7CEC" w14:textId="2DDDE41D" w:rsidR="009F4438" w:rsidRPr="009F4438" w:rsidRDefault="009F4438" w:rsidP="00BC1201">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1F541D3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A</w:t>
            </w:r>
          </w:p>
        </w:tc>
        <w:tc>
          <w:tcPr>
            <w:tcW w:w="1263" w:type="dxa"/>
            <w:tcBorders>
              <w:top w:val="nil"/>
              <w:left w:val="nil"/>
              <w:bottom w:val="single" w:sz="4" w:space="0" w:color="auto"/>
              <w:right w:val="single" w:sz="4" w:space="0" w:color="auto"/>
            </w:tcBorders>
            <w:shd w:val="clear" w:color="000000" w:fill="FFFF00"/>
            <w:noWrap/>
            <w:hideMark/>
          </w:tcPr>
          <w:p w14:paraId="78F1724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61BA5A4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FFFF00"/>
            <w:noWrap/>
            <w:hideMark/>
          </w:tcPr>
          <w:p w14:paraId="4525FDB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5D83C1A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2BAFD228" w14:textId="77777777" w:rsidTr="009F4438">
        <w:trPr>
          <w:trHeight w:val="149"/>
        </w:trPr>
        <w:tc>
          <w:tcPr>
            <w:tcW w:w="2935" w:type="dxa"/>
            <w:tcBorders>
              <w:top w:val="nil"/>
              <w:left w:val="nil"/>
              <w:bottom w:val="nil"/>
              <w:right w:val="nil"/>
            </w:tcBorders>
            <w:shd w:val="clear" w:color="auto" w:fill="auto"/>
            <w:noWrap/>
            <w:hideMark/>
          </w:tcPr>
          <w:p w14:paraId="4B2012B9"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87B143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4C2F64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166F683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AFD34E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6EE393F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037F623E" w14:textId="77777777" w:rsidTr="009F4438">
        <w:trPr>
          <w:trHeight w:val="246"/>
        </w:trPr>
        <w:tc>
          <w:tcPr>
            <w:tcW w:w="2935" w:type="dxa"/>
            <w:tcBorders>
              <w:top w:val="nil"/>
              <w:left w:val="nil"/>
              <w:bottom w:val="nil"/>
              <w:right w:val="nil"/>
            </w:tcBorders>
            <w:shd w:val="clear" w:color="auto" w:fill="auto"/>
            <w:noWrap/>
            <w:hideMark/>
          </w:tcPr>
          <w:p w14:paraId="131E0C32"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02C68E7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6543CD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8AE637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529A90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A46A6F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025DCA02" w14:textId="77777777" w:rsidTr="009F4438">
        <w:trPr>
          <w:trHeight w:val="228"/>
        </w:trPr>
        <w:tc>
          <w:tcPr>
            <w:tcW w:w="2935" w:type="dxa"/>
            <w:tcBorders>
              <w:top w:val="nil"/>
              <w:left w:val="nil"/>
              <w:bottom w:val="nil"/>
              <w:right w:val="nil"/>
            </w:tcBorders>
            <w:shd w:val="clear" w:color="auto" w:fill="auto"/>
            <w:noWrap/>
            <w:hideMark/>
          </w:tcPr>
          <w:p w14:paraId="48E88D36"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1C7E1C4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D10549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668B166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0E7419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2CB0A7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01B9B9C4" w14:textId="77777777" w:rsidTr="009F4438">
        <w:trPr>
          <w:trHeight w:val="258"/>
        </w:trPr>
        <w:tc>
          <w:tcPr>
            <w:tcW w:w="2935" w:type="dxa"/>
            <w:tcBorders>
              <w:top w:val="nil"/>
              <w:left w:val="nil"/>
              <w:bottom w:val="nil"/>
              <w:right w:val="nil"/>
            </w:tcBorders>
            <w:shd w:val="clear" w:color="auto" w:fill="auto"/>
            <w:noWrap/>
            <w:hideMark/>
          </w:tcPr>
          <w:p w14:paraId="631B6BF1"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E08E5C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662E87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B7DF94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FFFF00"/>
            <w:noWrap/>
            <w:hideMark/>
          </w:tcPr>
          <w:p w14:paraId="6AD0C18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659E373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5D3CC596" w14:textId="77777777" w:rsidTr="009F4438">
        <w:trPr>
          <w:trHeight w:val="136"/>
        </w:trPr>
        <w:tc>
          <w:tcPr>
            <w:tcW w:w="2935" w:type="dxa"/>
            <w:tcBorders>
              <w:top w:val="nil"/>
              <w:left w:val="nil"/>
              <w:bottom w:val="nil"/>
              <w:right w:val="nil"/>
            </w:tcBorders>
            <w:shd w:val="clear" w:color="auto" w:fill="auto"/>
            <w:noWrap/>
            <w:hideMark/>
          </w:tcPr>
          <w:p w14:paraId="4D1833D3"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488F22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4BEC47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2584049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4AFE16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A67052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1BF45BDC" w14:textId="77777777" w:rsidTr="009F4438">
        <w:trPr>
          <w:trHeight w:val="246"/>
        </w:trPr>
        <w:tc>
          <w:tcPr>
            <w:tcW w:w="2935" w:type="dxa"/>
            <w:tcBorders>
              <w:top w:val="nil"/>
              <w:left w:val="nil"/>
              <w:bottom w:val="nil"/>
              <w:right w:val="nil"/>
            </w:tcBorders>
            <w:shd w:val="clear" w:color="auto" w:fill="auto"/>
            <w:noWrap/>
            <w:hideMark/>
          </w:tcPr>
          <w:p w14:paraId="7F74FC68"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460417B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60EC41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1F855C7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A38AD8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B65D04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54177D6A" w14:textId="77777777" w:rsidTr="009F4438">
        <w:trPr>
          <w:trHeight w:val="72"/>
        </w:trPr>
        <w:tc>
          <w:tcPr>
            <w:tcW w:w="2935" w:type="dxa"/>
            <w:tcBorders>
              <w:top w:val="nil"/>
              <w:left w:val="nil"/>
              <w:bottom w:val="nil"/>
              <w:right w:val="nil"/>
            </w:tcBorders>
            <w:shd w:val="clear" w:color="auto" w:fill="auto"/>
            <w:noWrap/>
            <w:hideMark/>
          </w:tcPr>
          <w:p w14:paraId="0874CA83"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0389B0E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455237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613DEB2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F74664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F859E5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51DC0C25" w14:textId="77777777" w:rsidTr="009F4438">
        <w:trPr>
          <w:trHeight w:val="258"/>
        </w:trPr>
        <w:tc>
          <w:tcPr>
            <w:tcW w:w="2935" w:type="dxa"/>
            <w:tcBorders>
              <w:top w:val="nil"/>
              <w:left w:val="nil"/>
              <w:bottom w:val="nil"/>
              <w:right w:val="nil"/>
            </w:tcBorders>
            <w:shd w:val="clear" w:color="auto" w:fill="auto"/>
            <w:noWrap/>
            <w:hideMark/>
          </w:tcPr>
          <w:p w14:paraId="24332C3E"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5A350D1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044A2B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242250F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38A014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060EFC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7F49B2C4" w14:textId="77777777" w:rsidTr="009F4438">
        <w:trPr>
          <w:trHeight w:val="58"/>
        </w:trPr>
        <w:tc>
          <w:tcPr>
            <w:tcW w:w="2935" w:type="dxa"/>
            <w:tcBorders>
              <w:top w:val="nil"/>
              <w:left w:val="nil"/>
              <w:bottom w:val="nil"/>
              <w:right w:val="nil"/>
            </w:tcBorders>
            <w:shd w:val="clear" w:color="auto" w:fill="auto"/>
            <w:noWrap/>
            <w:hideMark/>
          </w:tcPr>
          <w:p w14:paraId="01CAD9B6"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5E0ECEA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91B4EC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27A97B1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BE4CD2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039ED47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5F64DE68" w14:textId="77777777" w:rsidTr="009F4438">
        <w:trPr>
          <w:trHeight w:val="246"/>
        </w:trPr>
        <w:tc>
          <w:tcPr>
            <w:tcW w:w="2935" w:type="dxa"/>
            <w:tcBorders>
              <w:top w:val="nil"/>
              <w:left w:val="nil"/>
              <w:bottom w:val="nil"/>
              <w:right w:val="nil"/>
            </w:tcBorders>
            <w:shd w:val="clear" w:color="auto" w:fill="auto"/>
            <w:noWrap/>
            <w:hideMark/>
          </w:tcPr>
          <w:p w14:paraId="495C0BBA"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6B3AC89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92E49E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0FD534D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159493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5959A6E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3FC757A7" w14:textId="77777777" w:rsidTr="009F4438">
        <w:trPr>
          <w:trHeight w:val="200"/>
        </w:trPr>
        <w:tc>
          <w:tcPr>
            <w:tcW w:w="2935" w:type="dxa"/>
            <w:tcBorders>
              <w:top w:val="nil"/>
              <w:left w:val="nil"/>
              <w:bottom w:val="nil"/>
              <w:right w:val="nil"/>
            </w:tcBorders>
            <w:shd w:val="clear" w:color="auto" w:fill="auto"/>
            <w:noWrap/>
            <w:hideMark/>
          </w:tcPr>
          <w:p w14:paraId="3BB53611"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1E7EE7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9B3045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53BB878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C4A354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25EAE7B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62B34184" w14:textId="77777777" w:rsidTr="009F4438">
        <w:trPr>
          <w:trHeight w:val="246"/>
        </w:trPr>
        <w:tc>
          <w:tcPr>
            <w:tcW w:w="2935" w:type="dxa"/>
            <w:tcBorders>
              <w:top w:val="nil"/>
              <w:left w:val="nil"/>
              <w:bottom w:val="nil"/>
              <w:right w:val="nil"/>
            </w:tcBorders>
            <w:shd w:val="clear" w:color="auto" w:fill="auto"/>
            <w:noWrap/>
            <w:hideMark/>
          </w:tcPr>
          <w:p w14:paraId="5D7A8027"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F9333E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D3A252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0AB0A1B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35389AB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5793F88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17797A0C" w14:textId="77777777" w:rsidTr="009F4438">
        <w:trPr>
          <w:trHeight w:val="246"/>
        </w:trPr>
        <w:tc>
          <w:tcPr>
            <w:tcW w:w="2935" w:type="dxa"/>
            <w:tcBorders>
              <w:top w:val="nil"/>
              <w:left w:val="nil"/>
              <w:bottom w:val="nil"/>
              <w:right w:val="nil"/>
            </w:tcBorders>
            <w:shd w:val="clear" w:color="auto" w:fill="auto"/>
            <w:noWrap/>
            <w:hideMark/>
          </w:tcPr>
          <w:p w14:paraId="11E54E4E"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4F9C8A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D9D9D9"/>
            <w:noWrap/>
            <w:hideMark/>
          </w:tcPr>
          <w:p w14:paraId="1D9358A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D9D9D9"/>
            <w:noWrap/>
            <w:hideMark/>
          </w:tcPr>
          <w:p w14:paraId="38BBE78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D9D9D9"/>
            <w:noWrap/>
            <w:hideMark/>
          </w:tcPr>
          <w:p w14:paraId="1BAE64D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D9D9D9"/>
            <w:noWrap/>
            <w:hideMark/>
          </w:tcPr>
          <w:p w14:paraId="0C5E449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69BD5A67" w14:textId="77777777" w:rsidTr="009F4438">
        <w:trPr>
          <w:trHeight w:val="246"/>
        </w:trPr>
        <w:tc>
          <w:tcPr>
            <w:tcW w:w="2935" w:type="dxa"/>
            <w:tcBorders>
              <w:top w:val="nil"/>
              <w:left w:val="nil"/>
              <w:bottom w:val="nil"/>
              <w:right w:val="nil"/>
            </w:tcBorders>
            <w:shd w:val="clear" w:color="auto" w:fill="auto"/>
            <w:noWrap/>
            <w:hideMark/>
          </w:tcPr>
          <w:p w14:paraId="2A4BCC24"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8E35A3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509DC3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6651B55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7A7C85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2ABE833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3D962C8A" w14:textId="77777777" w:rsidTr="009F4438">
        <w:trPr>
          <w:trHeight w:val="246"/>
        </w:trPr>
        <w:tc>
          <w:tcPr>
            <w:tcW w:w="2935" w:type="dxa"/>
            <w:tcBorders>
              <w:top w:val="nil"/>
              <w:left w:val="nil"/>
              <w:bottom w:val="nil"/>
              <w:right w:val="nil"/>
            </w:tcBorders>
            <w:shd w:val="clear" w:color="auto" w:fill="auto"/>
            <w:noWrap/>
            <w:hideMark/>
          </w:tcPr>
          <w:p w14:paraId="204217CF"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2298136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3F2C260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1BBC112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8EA852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8039C7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1CCF8B26" w14:textId="77777777" w:rsidTr="009F4438">
        <w:trPr>
          <w:trHeight w:val="246"/>
        </w:trPr>
        <w:tc>
          <w:tcPr>
            <w:tcW w:w="2935" w:type="dxa"/>
            <w:tcBorders>
              <w:top w:val="nil"/>
              <w:left w:val="nil"/>
              <w:bottom w:val="nil"/>
              <w:right w:val="nil"/>
            </w:tcBorders>
            <w:shd w:val="clear" w:color="auto" w:fill="auto"/>
            <w:noWrap/>
            <w:hideMark/>
          </w:tcPr>
          <w:p w14:paraId="453783AC"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7DC339A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458758D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746716B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31DFBE6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6F975CC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2B871A79" w14:textId="77777777" w:rsidTr="009F4438">
        <w:trPr>
          <w:trHeight w:val="246"/>
        </w:trPr>
        <w:tc>
          <w:tcPr>
            <w:tcW w:w="2935" w:type="dxa"/>
            <w:tcBorders>
              <w:top w:val="nil"/>
              <w:left w:val="nil"/>
              <w:bottom w:val="nil"/>
              <w:right w:val="nil"/>
            </w:tcBorders>
            <w:shd w:val="clear" w:color="auto" w:fill="auto"/>
            <w:noWrap/>
            <w:hideMark/>
          </w:tcPr>
          <w:p w14:paraId="6119FBA8"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3CD8477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03AFF4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0260B04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257209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38AB67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5FCA1092" w14:textId="77777777" w:rsidTr="009F4438">
        <w:trPr>
          <w:trHeight w:val="246"/>
        </w:trPr>
        <w:tc>
          <w:tcPr>
            <w:tcW w:w="2935" w:type="dxa"/>
            <w:tcBorders>
              <w:top w:val="nil"/>
              <w:left w:val="nil"/>
              <w:bottom w:val="nil"/>
              <w:right w:val="nil"/>
            </w:tcBorders>
            <w:shd w:val="clear" w:color="auto" w:fill="auto"/>
            <w:noWrap/>
            <w:hideMark/>
          </w:tcPr>
          <w:p w14:paraId="790F579D"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5CA1230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CCAEE9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002EC45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D2DD4C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0249AEF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58095E03" w14:textId="77777777" w:rsidTr="009F4438">
        <w:trPr>
          <w:trHeight w:val="246"/>
        </w:trPr>
        <w:tc>
          <w:tcPr>
            <w:tcW w:w="2935" w:type="dxa"/>
            <w:tcBorders>
              <w:top w:val="nil"/>
              <w:left w:val="nil"/>
              <w:bottom w:val="nil"/>
              <w:right w:val="nil"/>
            </w:tcBorders>
            <w:shd w:val="clear" w:color="auto" w:fill="auto"/>
            <w:noWrap/>
            <w:hideMark/>
          </w:tcPr>
          <w:p w14:paraId="65EA9EE2"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74DE3FE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D459DA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42BD5CA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597E50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5F3A3B7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04F957E8" w14:textId="77777777" w:rsidTr="009F4438">
        <w:trPr>
          <w:trHeight w:val="58"/>
        </w:trPr>
        <w:tc>
          <w:tcPr>
            <w:tcW w:w="2935" w:type="dxa"/>
            <w:tcBorders>
              <w:top w:val="nil"/>
              <w:left w:val="nil"/>
              <w:bottom w:val="nil"/>
              <w:right w:val="nil"/>
            </w:tcBorders>
            <w:shd w:val="clear" w:color="auto" w:fill="auto"/>
            <w:noWrap/>
            <w:hideMark/>
          </w:tcPr>
          <w:p w14:paraId="7A6881FC"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164FAC2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98BA3D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4D1942E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D27680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BCFFBB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6C9DEA2B" w14:textId="77777777" w:rsidTr="009F4438">
        <w:trPr>
          <w:trHeight w:val="246"/>
        </w:trPr>
        <w:tc>
          <w:tcPr>
            <w:tcW w:w="2935" w:type="dxa"/>
            <w:tcBorders>
              <w:top w:val="nil"/>
              <w:left w:val="nil"/>
              <w:bottom w:val="nil"/>
              <w:right w:val="nil"/>
            </w:tcBorders>
            <w:shd w:val="clear" w:color="auto" w:fill="auto"/>
            <w:noWrap/>
            <w:hideMark/>
          </w:tcPr>
          <w:p w14:paraId="6CAE1561"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6D77099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AB8FB7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7593006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238468C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29B3AA6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787837FB" w14:textId="77777777" w:rsidTr="009F4438">
        <w:trPr>
          <w:trHeight w:val="58"/>
        </w:trPr>
        <w:tc>
          <w:tcPr>
            <w:tcW w:w="2935" w:type="dxa"/>
            <w:tcBorders>
              <w:top w:val="nil"/>
              <w:left w:val="nil"/>
              <w:bottom w:val="nil"/>
              <w:right w:val="nil"/>
            </w:tcBorders>
            <w:shd w:val="clear" w:color="auto" w:fill="auto"/>
            <w:noWrap/>
            <w:hideMark/>
          </w:tcPr>
          <w:p w14:paraId="012D53E8"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42F8AE7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A</w:t>
            </w:r>
          </w:p>
        </w:tc>
        <w:tc>
          <w:tcPr>
            <w:tcW w:w="1263" w:type="dxa"/>
            <w:tcBorders>
              <w:top w:val="nil"/>
              <w:left w:val="nil"/>
              <w:bottom w:val="single" w:sz="4" w:space="0" w:color="auto"/>
              <w:right w:val="single" w:sz="4" w:space="0" w:color="auto"/>
            </w:tcBorders>
            <w:shd w:val="clear" w:color="000000" w:fill="FFFF00"/>
            <w:noWrap/>
            <w:hideMark/>
          </w:tcPr>
          <w:p w14:paraId="594AEEF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2ABF55B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263" w:type="dxa"/>
            <w:tcBorders>
              <w:top w:val="nil"/>
              <w:left w:val="nil"/>
              <w:bottom w:val="single" w:sz="4" w:space="0" w:color="auto"/>
              <w:right w:val="single" w:sz="4" w:space="0" w:color="auto"/>
            </w:tcBorders>
            <w:shd w:val="clear" w:color="000000" w:fill="FFFF00"/>
            <w:noWrap/>
            <w:hideMark/>
          </w:tcPr>
          <w:p w14:paraId="09477C3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1673EDD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10B3E9F5" w14:textId="77777777" w:rsidTr="009F4438">
        <w:trPr>
          <w:trHeight w:val="246"/>
        </w:trPr>
        <w:tc>
          <w:tcPr>
            <w:tcW w:w="2935" w:type="dxa"/>
            <w:tcBorders>
              <w:top w:val="nil"/>
              <w:left w:val="nil"/>
              <w:bottom w:val="nil"/>
              <w:right w:val="nil"/>
            </w:tcBorders>
            <w:shd w:val="clear" w:color="auto" w:fill="auto"/>
            <w:noWrap/>
            <w:vAlign w:val="center"/>
            <w:hideMark/>
          </w:tcPr>
          <w:p w14:paraId="37088116"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5C4CE7D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D67A59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5C491E79"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C22E8C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624874C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r>
      <w:tr w:rsidR="009F4438" w:rsidRPr="009F4438" w14:paraId="3A2B1476" w14:textId="77777777" w:rsidTr="009F4438">
        <w:trPr>
          <w:trHeight w:val="58"/>
        </w:trPr>
        <w:tc>
          <w:tcPr>
            <w:tcW w:w="2935" w:type="dxa"/>
            <w:tcBorders>
              <w:top w:val="nil"/>
              <w:left w:val="nil"/>
              <w:bottom w:val="nil"/>
              <w:right w:val="nil"/>
            </w:tcBorders>
            <w:shd w:val="clear" w:color="auto" w:fill="auto"/>
            <w:noWrap/>
            <w:hideMark/>
          </w:tcPr>
          <w:p w14:paraId="61230750"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17DC617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C936D5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3ED77AE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6B92BBF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774200F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56A80ACC" w14:textId="77777777" w:rsidTr="009F4438">
        <w:trPr>
          <w:trHeight w:val="246"/>
        </w:trPr>
        <w:tc>
          <w:tcPr>
            <w:tcW w:w="2935" w:type="dxa"/>
            <w:tcBorders>
              <w:top w:val="nil"/>
              <w:left w:val="nil"/>
              <w:bottom w:val="nil"/>
              <w:right w:val="nil"/>
            </w:tcBorders>
            <w:shd w:val="clear" w:color="auto" w:fill="auto"/>
            <w:noWrap/>
            <w:hideMark/>
          </w:tcPr>
          <w:p w14:paraId="21BCD6E6"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648CFBD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0FA6291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74843EB5"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1066ABA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4DD3EFE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78410932" w14:textId="77777777" w:rsidTr="009F4438">
        <w:trPr>
          <w:trHeight w:val="58"/>
        </w:trPr>
        <w:tc>
          <w:tcPr>
            <w:tcW w:w="2935" w:type="dxa"/>
            <w:tcBorders>
              <w:top w:val="nil"/>
              <w:left w:val="nil"/>
              <w:bottom w:val="nil"/>
              <w:right w:val="nil"/>
            </w:tcBorders>
            <w:shd w:val="clear" w:color="auto" w:fill="auto"/>
            <w:noWrap/>
            <w:hideMark/>
          </w:tcPr>
          <w:p w14:paraId="07B31AB1" w14:textId="77777777" w:rsidR="009F4438" w:rsidRPr="009F4438" w:rsidRDefault="009F4438" w:rsidP="009F4438">
            <w:pPr>
              <w:spacing w:before="0" w:after="0"/>
              <w:jc w:val="center"/>
              <w:rPr>
                <w:rFonts w:cs="Arial"/>
                <w:color w:val="000000"/>
                <w:sz w:val="20"/>
                <w:szCs w:val="20"/>
              </w:rPr>
            </w:pPr>
          </w:p>
        </w:tc>
        <w:tc>
          <w:tcPr>
            <w:tcW w:w="1257" w:type="dxa"/>
            <w:tcBorders>
              <w:top w:val="nil"/>
              <w:left w:val="single" w:sz="4" w:space="0" w:color="auto"/>
              <w:bottom w:val="single" w:sz="4" w:space="0" w:color="auto"/>
              <w:right w:val="single" w:sz="4" w:space="0" w:color="auto"/>
            </w:tcBorders>
            <w:shd w:val="clear" w:color="000000" w:fill="D9D9D9"/>
            <w:noWrap/>
            <w:hideMark/>
          </w:tcPr>
          <w:p w14:paraId="7D139EF6"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74C6391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2" w:type="dxa"/>
            <w:tcBorders>
              <w:top w:val="nil"/>
              <w:left w:val="nil"/>
              <w:bottom w:val="single" w:sz="4" w:space="0" w:color="auto"/>
              <w:right w:val="single" w:sz="4" w:space="0" w:color="auto"/>
            </w:tcBorders>
            <w:shd w:val="clear" w:color="000000" w:fill="FFFF00"/>
            <w:noWrap/>
            <w:hideMark/>
          </w:tcPr>
          <w:p w14:paraId="73889BE3"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C</w:t>
            </w:r>
          </w:p>
        </w:tc>
        <w:tc>
          <w:tcPr>
            <w:tcW w:w="1263" w:type="dxa"/>
            <w:tcBorders>
              <w:top w:val="nil"/>
              <w:left w:val="nil"/>
              <w:bottom w:val="single" w:sz="4" w:space="0" w:color="auto"/>
              <w:right w:val="single" w:sz="4" w:space="0" w:color="auto"/>
            </w:tcBorders>
            <w:shd w:val="clear" w:color="000000" w:fill="FFFF00"/>
            <w:noWrap/>
            <w:hideMark/>
          </w:tcPr>
          <w:p w14:paraId="5AD15BC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c>
          <w:tcPr>
            <w:tcW w:w="1094" w:type="dxa"/>
            <w:tcBorders>
              <w:top w:val="nil"/>
              <w:left w:val="nil"/>
              <w:bottom w:val="single" w:sz="4" w:space="0" w:color="auto"/>
              <w:right w:val="single" w:sz="4" w:space="0" w:color="auto"/>
            </w:tcBorders>
            <w:shd w:val="clear" w:color="000000" w:fill="FFFF00"/>
            <w:noWrap/>
            <w:hideMark/>
          </w:tcPr>
          <w:p w14:paraId="2CBA0AE7"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D</w:t>
            </w:r>
          </w:p>
        </w:tc>
      </w:tr>
      <w:tr w:rsidR="009F4438" w:rsidRPr="009F4438" w14:paraId="43BBDA76" w14:textId="77777777" w:rsidTr="009F4438">
        <w:trPr>
          <w:trHeight w:val="246"/>
        </w:trPr>
        <w:tc>
          <w:tcPr>
            <w:tcW w:w="2935" w:type="dxa"/>
            <w:tcBorders>
              <w:top w:val="single" w:sz="4" w:space="0" w:color="auto"/>
              <w:left w:val="single" w:sz="4" w:space="0" w:color="auto"/>
              <w:bottom w:val="nil"/>
              <w:right w:val="single" w:sz="4" w:space="0" w:color="auto"/>
            </w:tcBorders>
            <w:shd w:val="clear" w:color="auto" w:fill="auto"/>
            <w:noWrap/>
            <w:hideMark/>
          </w:tcPr>
          <w:p w14:paraId="720AB5BA"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Riser (USDMM):</w:t>
            </w:r>
          </w:p>
        </w:tc>
        <w:tc>
          <w:tcPr>
            <w:tcW w:w="1257" w:type="dxa"/>
            <w:tcBorders>
              <w:top w:val="nil"/>
              <w:left w:val="nil"/>
              <w:bottom w:val="single" w:sz="4" w:space="0" w:color="auto"/>
              <w:right w:val="single" w:sz="4" w:space="0" w:color="auto"/>
            </w:tcBorders>
            <w:shd w:val="clear" w:color="000000" w:fill="D9D9D9"/>
            <w:noWrap/>
            <w:hideMark/>
          </w:tcPr>
          <w:p w14:paraId="1FEA966F"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82,28</w:t>
            </w:r>
          </w:p>
        </w:tc>
        <w:tc>
          <w:tcPr>
            <w:tcW w:w="1263" w:type="dxa"/>
            <w:tcBorders>
              <w:top w:val="nil"/>
              <w:left w:val="nil"/>
              <w:bottom w:val="single" w:sz="4" w:space="0" w:color="auto"/>
              <w:right w:val="single" w:sz="4" w:space="0" w:color="auto"/>
            </w:tcBorders>
            <w:shd w:val="clear" w:color="000000" w:fill="92D050"/>
            <w:noWrap/>
            <w:hideMark/>
          </w:tcPr>
          <w:p w14:paraId="0599EF87" w14:textId="77777777" w:rsidR="009F4438" w:rsidRPr="009F4438" w:rsidRDefault="009F4438" w:rsidP="009F4438">
            <w:pPr>
              <w:spacing w:before="0" w:after="0"/>
              <w:jc w:val="center"/>
              <w:rPr>
                <w:rFonts w:cs="Arial"/>
                <w:b/>
                <w:bCs/>
                <w:sz w:val="20"/>
                <w:szCs w:val="20"/>
              </w:rPr>
            </w:pPr>
            <w:r w:rsidRPr="009F4438">
              <w:rPr>
                <w:rFonts w:cs="Arial"/>
                <w:b/>
                <w:bCs/>
                <w:sz w:val="20"/>
                <w:szCs w:val="20"/>
              </w:rPr>
              <w:t>73,18</w:t>
            </w:r>
          </w:p>
        </w:tc>
        <w:tc>
          <w:tcPr>
            <w:tcW w:w="1092" w:type="dxa"/>
            <w:tcBorders>
              <w:top w:val="nil"/>
              <w:left w:val="nil"/>
              <w:bottom w:val="single" w:sz="4" w:space="0" w:color="auto"/>
              <w:right w:val="single" w:sz="4" w:space="0" w:color="auto"/>
            </w:tcBorders>
            <w:shd w:val="clear" w:color="auto" w:fill="auto"/>
            <w:noWrap/>
            <w:hideMark/>
          </w:tcPr>
          <w:p w14:paraId="7D86C14A" w14:textId="77777777" w:rsidR="009F4438" w:rsidRPr="009F4438" w:rsidRDefault="009F4438" w:rsidP="009F4438">
            <w:pPr>
              <w:spacing w:before="0" w:after="0"/>
              <w:jc w:val="center"/>
              <w:rPr>
                <w:rFonts w:cs="Arial"/>
                <w:sz w:val="20"/>
                <w:szCs w:val="20"/>
              </w:rPr>
            </w:pPr>
            <w:r w:rsidRPr="009F4438">
              <w:rPr>
                <w:rFonts w:cs="Arial"/>
                <w:sz w:val="20"/>
                <w:szCs w:val="20"/>
              </w:rPr>
              <w:t>81,93</w:t>
            </w:r>
          </w:p>
        </w:tc>
        <w:tc>
          <w:tcPr>
            <w:tcW w:w="1263" w:type="dxa"/>
            <w:tcBorders>
              <w:top w:val="nil"/>
              <w:left w:val="nil"/>
              <w:bottom w:val="single" w:sz="4" w:space="0" w:color="auto"/>
              <w:right w:val="single" w:sz="4" w:space="0" w:color="auto"/>
            </w:tcBorders>
            <w:shd w:val="clear" w:color="auto" w:fill="auto"/>
            <w:noWrap/>
            <w:hideMark/>
          </w:tcPr>
          <w:p w14:paraId="35B23D61" w14:textId="77777777" w:rsidR="009F4438" w:rsidRPr="009F4438" w:rsidRDefault="009F4438" w:rsidP="009F4438">
            <w:pPr>
              <w:spacing w:before="0" w:after="0"/>
              <w:jc w:val="center"/>
              <w:rPr>
                <w:rFonts w:cs="Arial"/>
                <w:sz w:val="20"/>
                <w:szCs w:val="20"/>
              </w:rPr>
            </w:pPr>
            <w:r w:rsidRPr="009F4438">
              <w:rPr>
                <w:rFonts w:cs="Arial"/>
                <w:sz w:val="20"/>
                <w:szCs w:val="20"/>
              </w:rPr>
              <w:t>73,18</w:t>
            </w:r>
          </w:p>
        </w:tc>
        <w:tc>
          <w:tcPr>
            <w:tcW w:w="1094" w:type="dxa"/>
            <w:tcBorders>
              <w:top w:val="nil"/>
              <w:left w:val="nil"/>
              <w:bottom w:val="single" w:sz="4" w:space="0" w:color="auto"/>
              <w:right w:val="single" w:sz="4" w:space="0" w:color="auto"/>
            </w:tcBorders>
            <w:shd w:val="clear" w:color="auto" w:fill="auto"/>
            <w:noWrap/>
            <w:hideMark/>
          </w:tcPr>
          <w:p w14:paraId="11E971B5" w14:textId="77777777" w:rsidR="009F4438" w:rsidRPr="009F4438" w:rsidRDefault="009F4438" w:rsidP="009F4438">
            <w:pPr>
              <w:spacing w:before="0" w:after="0"/>
              <w:jc w:val="center"/>
              <w:rPr>
                <w:rFonts w:cs="Arial"/>
                <w:sz w:val="20"/>
                <w:szCs w:val="20"/>
              </w:rPr>
            </w:pPr>
            <w:r w:rsidRPr="009F4438">
              <w:rPr>
                <w:rFonts w:cs="Arial"/>
                <w:sz w:val="20"/>
                <w:szCs w:val="20"/>
              </w:rPr>
              <w:t>79,93</w:t>
            </w:r>
          </w:p>
        </w:tc>
      </w:tr>
      <w:tr w:rsidR="009F4438" w:rsidRPr="009F4438" w14:paraId="7E8D4261" w14:textId="77777777" w:rsidTr="009F4438">
        <w:trPr>
          <w:trHeight w:val="58"/>
        </w:trPr>
        <w:tc>
          <w:tcPr>
            <w:tcW w:w="2935" w:type="dxa"/>
            <w:tcBorders>
              <w:top w:val="nil"/>
              <w:left w:val="single" w:sz="4" w:space="0" w:color="auto"/>
              <w:bottom w:val="nil"/>
              <w:right w:val="single" w:sz="4" w:space="0" w:color="auto"/>
            </w:tcBorders>
            <w:shd w:val="clear" w:color="auto" w:fill="auto"/>
            <w:noWrap/>
            <w:hideMark/>
          </w:tcPr>
          <w:p w14:paraId="18B8B311"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Riser e UEP (USDMM):</w:t>
            </w:r>
          </w:p>
        </w:tc>
        <w:tc>
          <w:tcPr>
            <w:tcW w:w="1257" w:type="dxa"/>
            <w:tcBorders>
              <w:top w:val="nil"/>
              <w:left w:val="nil"/>
              <w:bottom w:val="single" w:sz="4" w:space="0" w:color="auto"/>
              <w:right w:val="single" w:sz="4" w:space="0" w:color="auto"/>
            </w:tcBorders>
            <w:shd w:val="clear" w:color="000000" w:fill="D9D9D9"/>
            <w:noWrap/>
            <w:hideMark/>
          </w:tcPr>
          <w:p w14:paraId="00BA509F"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95,59</w:t>
            </w:r>
          </w:p>
        </w:tc>
        <w:tc>
          <w:tcPr>
            <w:tcW w:w="1263" w:type="dxa"/>
            <w:tcBorders>
              <w:top w:val="nil"/>
              <w:left w:val="nil"/>
              <w:bottom w:val="single" w:sz="4" w:space="0" w:color="auto"/>
              <w:right w:val="single" w:sz="4" w:space="0" w:color="auto"/>
            </w:tcBorders>
            <w:shd w:val="clear" w:color="auto" w:fill="auto"/>
            <w:noWrap/>
            <w:hideMark/>
          </w:tcPr>
          <w:p w14:paraId="06B39525" w14:textId="77777777" w:rsidR="009F4438" w:rsidRPr="009F4438" w:rsidRDefault="009F4438" w:rsidP="009F4438">
            <w:pPr>
              <w:spacing w:before="0" w:after="0"/>
              <w:jc w:val="center"/>
              <w:rPr>
                <w:rFonts w:cs="Arial"/>
                <w:sz w:val="20"/>
                <w:szCs w:val="20"/>
              </w:rPr>
            </w:pPr>
            <w:r w:rsidRPr="009F4438">
              <w:rPr>
                <w:rFonts w:cs="Arial"/>
                <w:sz w:val="20"/>
                <w:szCs w:val="20"/>
              </w:rPr>
              <w:t>96,13</w:t>
            </w:r>
          </w:p>
        </w:tc>
        <w:tc>
          <w:tcPr>
            <w:tcW w:w="1092" w:type="dxa"/>
            <w:tcBorders>
              <w:top w:val="nil"/>
              <w:left w:val="nil"/>
              <w:bottom w:val="single" w:sz="4" w:space="0" w:color="auto"/>
              <w:right w:val="single" w:sz="4" w:space="0" w:color="auto"/>
            </w:tcBorders>
            <w:shd w:val="clear" w:color="000000" w:fill="92D050"/>
            <w:noWrap/>
            <w:hideMark/>
          </w:tcPr>
          <w:p w14:paraId="326D5475" w14:textId="77777777" w:rsidR="009F4438" w:rsidRPr="009F4438" w:rsidRDefault="009F4438" w:rsidP="009F4438">
            <w:pPr>
              <w:spacing w:before="0" w:after="0"/>
              <w:jc w:val="center"/>
              <w:rPr>
                <w:rFonts w:cs="Arial"/>
                <w:b/>
                <w:bCs/>
                <w:sz w:val="20"/>
                <w:szCs w:val="20"/>
              </w:rPr>
            </w:pPr>
            <w:r w:rsidRPr="009F4438">
              <w:rPr>
                <w:rFonts w:cs="Arial"/>
                <w:b/>
                <w:bCs/>
                <w:sz w:val="20"/>
                <w:szCs w:val="20"/>
              </w:rPr>
              <w:t>95,46</w:t>
            </w:r>
          </w:p>
        </w:tc>
        <w:tc>
          <w:tcPr>
            <w:tcW w:w="1263" w:type="dxa"/>
            <w:tcBorders>
              <w:top w:val="nil"/>
              <w:left w:val="nil"/>
              <w:bottom w:val="single" w:sz="4" w:space="0" w:color="auto"/>
              <w:right w:val="single" w:sz="4" w:space="0" w:color="auto"/>
            </w:tcBorders>
            <w:shd w:val="clear" w:color="auto" w:fill="auto"/>
            <w:noWrap/>
            <w:hideMark/>
          </w:tcPr>
          <w:p w14:paraId="274DCB55" w14:textId="77777777" w:rsidR="009F4438" w:rsidRPr="009F4438" w:rsidRDefault="009F4438" w:rsidP="009F4438">
            <w:pPr>
              <w:spacing w:before="0" w:after="0"/>
              <w:jc w:val="center"/>
              <w:rPr>
                <w:rFonts w:cs="Arial"/>
                <w:sz w:val="20"/>
                <w:szCs w:val="20"/>
              </w:rPr>
            </w:pPr>
            <w:r w:rsidRPr="009F4438">
              <w:rPr>
                <w:rFonts w:cs="Arial"/>
                <w:sz w:val="20"/>
                <w:szCs w:val="20"/>
              </w:rPr>
              <w:t>96,13</w:t>
            </w:r>
          </w:p>
        </w:tc>
        <w:tc>
          <w:tcPr>
            <w:tcW w:w="1094" w:type="dxa"/>
            <w:tcBorders>
              <w:top w:val="nil"/>
              <w:left w:val="nil"/>
              <w:bottom w:val="single" w:sz="4" w:space="0" w:color="auto"/>
              <w:right w:val="single" w:sz="4" w:space="0" w:color="auto"/>
            </w:tcBorders>
            <w:shd w:val="clear" w:color="auto" w:fill="auto"/>
            <w:noWrap/>
            <w:hideMark/>
          </w:tcPr>
          <w:p w14:paraId="6E7E4E43" w14:textId="77777777" w:rsidR="009F4438" w:rsidRPr="009F4438" w:rsidRDefault="009F4438" w:rsidP="009F4438">
            <w:pPr>
              <w:spacing w:before="0" w:after="0"/>
              <w:jc w:val="center"/>
              <w:rPr>
                <w:rFonts w:cs="Arial"/>
                <w:sz w:val="20"/>
                <w:szCs w:val="20"/>
              </w:rPr>
            </w:pPr>
            <w:r w:rsidRPr="009F4438">
              <w:rPr>
                <w:rFonts w:cs="Arial"/>
                <w:sz w:val="20"/>
                <w:szCs w:val="20"/>
              </w:rPr>
              <w:t>95,47</w:t>
            </w:r>
          </w:p>
        </w:tc>
      </w:tr>
      <w:tr w:rsidR="009F4438" w:rsidRPr="009F4438" w14:paraId="28525F9F" w14:textId="77777777" w:rsidTr="009F4438">
        <w:trPr>
          <w:trHeight w:val="246"/>
        </w:trPr>
        <w:tc>
          <w:tcPr>
            <w:tcW w:w="2935" w:type="dxa"/>
            <w:tcBorders>
              <w:top w:val="nil"/>
              <w:left w:val="single" w:sz="4" w:space="0" w:color="auto"/>
              <w:bottom w:val="nil"/>
              <w:right w:val="single" w:sz="4" w:space="0" w:color="auto"/>
            </w:tcBorders>
            <w:shd w:val="clear" w:color="auto" w:fill="auto"/>
            <w:noWrap/>
            <w:hideMark/>
          </w:tcPr>
          <w:p w14:paraId="0C388A56"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Emissão CO</w:t>
            </w:r>
            <w:r w:rsidRPr="009F4438">
              <w:rPr>
                <w:rFonts w:cs="Arial"/>
                <w:color w:val="000000"/>
                <w:sz w:val="20"/>
                <w:szCs w:val="20"/>
                <w:vertAlign w:val="subscript"/>
              </w:rPr>
              <w:t>2</w:t>
            </w:r>
            <w:r w:rsidRPr="009F4438">
              <w:rPr>
                <w:rFonts w:cs="Arial"/>
                <w:color w:val="000000"/>
                <w:sz w:val="20"/>
                <w:szCs w:val="20"/>
              </w:rPr>
              <w:t xml:space="preserve"> (mil Ton):</w:t>
            </w:r>
          </w:p>
        </w:tc>
        <w:tc>
          <w:tcPr>
            <w:tcW w:w="1257" w:type="dxa"/>
            <w:tcBorders>
              <w:top w:val="nil"/>
              <w:left w:val="nil"/>
              <w:bottom w:val="single" w:sz="4" w:space="0" w:color="auto"/>
              <w:right w:val="single" w:sz="4" w:space="0" w:color="auto"/>
            </w:tcBorders>
            <w:shd w:val="clear" w:color="000000" w:fill="D9D9D9"/>
            <w:noWrap/>
            <w:hideMark/>
          </w:tcPr>
          <w:p w14:paraId="701FCBE6"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458,78</w:t>
            </w:r>
          </w:p>
        </w:tc>
        <w:tc>
          <w:tcPr>
            <w:tcW w:w="1263" w:type="dxa"/>
            <w:tcBorders>
              <w:top w:val="nil"/>
              <w:left w:val="nil"/>
              <w:bottom w:val="single" w:sz="4" w:space="0" w:color="auto"/>
              <w:right w:val="single" w:sz="4" w:space="0" w:color="auto"/>
            </w:tcBorders>
            <w:shd w:val="clear" w:color="auto" w:fill="auto"/>
            <w:noWrap/>
            <w:hideMark/>
          </w:tcPr>
          <w:p w14:paraId="0EDE1B69" w14:textId="77777777" w:rsidR="009F4438" w:rsidRPr="009F4438" w:rsidRDefault="009F4438" w:rsidP="009F4438">
            <w:pPr>
              <w:spacing w:before="0" w:after="0"/>
              <w:jc w:val="center"/>
              <w:rPr>
                <w:rFonts w:cs="Arial"/>
                <w:sz w:val="20"/>
                <w:szCs w:val="20"/>
              </w:rPr>
            </w:pPr>
            <w:r w:rsidRPr="009F4438">
              <w:rPr>
                <w:rFonts w:cs="Arial"/>
                <w:sz w:val="20"/>
                <w:szCs w:val="20"/>
              </w:rPr>
              <w:t>439,99</w:t>
            </w:r>
          </w:p>
        </w:tc>
        <w:tc>
          <w:tcPr>
            <w:tcW w:w="1092" w:type="dxa"/>
            <w:tcBorders>
              <w:top w:val="nil"/>
              <w:left w:val="nil"/>
              <w:bottom w:val="single" w:sz="4" w:space="0" w:color="auto"/>
              <w:right w:val="single" w:sz="4" w:space="0" w:color="auto"/>
            </w:tcBorders>
            <w:shd w:val="clear" w:color="auto" w:fill="auto"/>
            <w:noWrap/>
            <w:hideMark/>
          </w:tcPr>
          <w:p w14:paraId="79CE5180" w14:textId="77777777" w:rsidR="009F4438" w:rsidRPr="009F4438" w:rsidRDefault="009F4438" w:rsidP="009F4438">
            <w:pPr>
              <w:spacing w:before="0" w:after="0"/>
              <w:jc w:val="center"/>
              <w:rPr>
                <w:rFonts w:cs="Arial"/>
                <w:sz w:val="20"/>
                <w:szCs w:val="20"/>
              </w:rPr>
            </w:pPr>
            <w:r w:rsidRPr="009F4438">
              <w:rPr>
                <w:rFonts w:cs="Arial"/>
                <w:sz w:val="20"/>
                <w:szCs w:val="20"/>
              </w:rPr>
              <w:t>457,72</w:t>
            </w:r>
          </w:p>
        </w:tc>
        <w:tc>
          <w:tcPr>
            <w:tcW w:w="1263" w:type="dxa"/>
            <w:tcBorders>
              <w:top w:val="nil"/>
              <w:left w:val="nil"/>
              <w:bottom w:val="single" w:sz="4" w:space="0" w:color="auto"/>
              <w:right w:val="single" w:sz="4" w:space="0" w:color="auto"/>
            </w:tcBorders>
            <w:shd w:val="clear" w:color="000000" w:fill="92D050"/>
            <w:noWrap/>
            <w:hideMark/>
          </w:tcPr>
          <w:p w14:paraId="7B198AD7" w14:textId="77777777" w:rsidR="009F4438" w:rsidRPr="009F4438" w:rsidRDefault="009F4438" w:rsidP="009F4438">
            <w:pPr>
              <w:spacing w:before="0" w:after="0"/>
              <w:jc w:val="center"/>
              <w:rPr>
                <w:rFonts w:cs="Arial"/>
                <w:b/>
                <w:bCs/>
                <w:sz w:val="20"/>
                <w:szCs w:val="20"/>
              </w:rPr>
            </w:pPr>
            <w:r w:rsidRPr="009F4438">
              <w:rPr>
                <w:rFonts w:cs="Arial"/>
                <w:b/>
                <w:bCs/>
                <w:sz w:val="20"/>
                <w:szCs w:val="20"/>
              </w:rPr>
              <w:t>439,99</w:t>
            </w:r>
          </w:p>
        </w:tc>
        <w:tc>
          <w:tcPr>
            <w:tcW w:w="1094" w:type="dxa"/>
            <w:tcBorders>
              <w:top w:val="nil"/>
              <w:left w:val="nil"/>
              <w:bottom w:val="single" w:sz="4" w:space="0" w:color="auto"/>
              <w:right w:val="single" w:sz="4" w:space="0" w:color="auto"/>
            </w:tcBorders>
            <w:shd w:val="clear" w:color="auto" w:fill="auto"/>
            <w:noWrap/>
            <w:hideMark/>
          </w:tcPr>
          <w:p w14:paraId="1DF05750" w14:textId="77777777" w:rsidR="009F4438" w:rsidRPr="009F4438" w:rsidRDefault="009F4438" w:rsidP="009F4438">
            <w:pPr>
              <w:spacing w:before="0" w:after="0"/>
              <w:jc w:val="center"/>
              <w:rPr>
                <w:rFonts w:cs="Arial"/>
                <w:sz w:val="20"/>
                <w:szCs w:val="20"/>
              </w:rPr>
            </w:pPr>
            <w:r w:rsidRPr="009F4438">
              <w:rPr>
                <w:rFonts w:cs="Arial"/>
                <w:sz w:val="20"/>
                <w:szCs w:val="20"/>
              </w:rPr>
              <w:t>453,67</w:t>
            </w:r>
          </w:p>
        </w:tc>
      </w:tr>
      <w:tr w:rsidR="009F4438" w:rsidRPr="009F4438" w14:paraId="0809D47E" w14:textId="77777777" w:rsidTr="009F4438">
        <w:trPr>
          <w:trHeight w:val="58"/>
        </w:trPr>
        <w:tc>
          <w:tcPr>
            <w:tcW w:w="2935" w:type="dxa"/>
            <w:tcBorders>
              <w:top w:val="nil"/>
              <w:left w:val="single" w:sz="4" w:space="0" w:color="auto"/>
              <w:bottom w:val="single" w:sz="4" w:space="0" w:color="auto"/>
              <w:right w:val="single" w:sz="4" w:space="0" w:color="auto"/>
            </w:tcBorders>
            <w:shd w:val="clear" w:color="auto" w:fill="auto"/>
            <w:noWrap/>
            <w:hideMark/>
          </w:tcPr>
          <w:p w14:paraId="7B2B1C24"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TOTAL (USDMM):</w:t>
            </w:r>
          </w:p>
        </w:tc>
        <w:tc>
          <w:tcPr>
            <w:tcW w:w="1257" w:type="dxa"/>
            <w:tcBorders>
              <w:top w:val="nil"/>
              <w:left w:val="nil"/>
              <w:bottom w:val="single" w:sz="4" w:space="0" w:color="auto"/>
              <w:right w:val="single" w:sz="4" w:space="0" w:color="auto"/>
            </w:tcBorders>
            <w:shd w:val="clear" w:color="000000" w:fill="D9D9D9"/>
            <w:noWrap/>
            <w:hideMark/>
          </w:tcPr>
          <w:p w14:paraId="3FE398EC"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100,18</w:t>
            </w:r>
          </w:p>
        </w:tc>
        <w:tc>
          <w:tcPr>
            <w:tcW w:w="1263" w:type="dxa"/>
            <w:tcBorders>
              <w:top w:val="nil"/>
              <w:left w:val="nil"/>
              <w:bottom w:val="single" w:sz="4" w:space="0" w:color="auto"/>
              <w:right w:val="single" w:sz="4" w:space="0" w:color="auto"/>
            </w:tcBorders>
            <w:shd w:val="clear" w:color="auto" w:fill="auto"/>
            <w:noWrap/>
            <w:hideMark/>
          </w:tcPr>
          <w:p w14:paraId="196E7BB7" w14:textId="77777777" w:rsidR="009F4438" w:rsidRPr="009F4438" w:rsidRDefault="009F4438" w:rsidP="009F4438">
            <w:pPr>
              <w:spacing w:before="0" w:after="0"/>
              <w:jc w:val="center"/>
              <w:rPr>
                <w:rFonts w:cs="Arial"/>
                <w:sz w:val="20"/>
                <w:szCs w:val="20"/>
              </w:rPr>
            </w:pPr>
            <w:r w:rsidRPr="009F4438">
              <w:rPr>
                <w:rFonts w:cs="Arial"/>
                <w:sz w:val="20"/>
                <w:szCs w:val="20"/>
              </w:rPr>
              <w:t>100,53</w:t>
            </w:r>
          </w:p>
        </w:tc>
        <w:tc>
          <w:tcPr>
            <w:tcW w:w="1092" w:type="dxa"/>
            <w:tcBorders>
              <w:top w:val="nil"/>
              <w:left w:val="nil"/>
              <w:bottom w:val="single" w:sz="4" w:space="0" w:color="auto"/>
              <w:right w:val="single" w:sz="4" w:space="0" w:color="auto"/>
            </w:tcBorders>
            <w:shd w:val="clear" w:color="auto" w:fill="auto"/>
            <w:noWrap/>
            <w:hideMark/>
          </w:tcPr>
          <w:p w14:paraId="3E8CD720" w14:textId="77777777" w:rsidR="009F4438" w:rsidRPr="009F4438" w:rsidRDefault="009F4438" w:rsidP="009F4438">
            <w:pPr>
              <w:spacing w:before="0" w:after="0"/>
              <w:jc w:val="center"/>
              <w:rPr>
                <w:rFonts w:cs="Arial"/>
                <w:sz w:val="20"/>
                <w:szCs w:val="20"/>
              </w:rPr>
            </w:pPr>
            <w:r w:rsidRPr="009F4438">
              <w:rPr>
                <w:rFonts w:cs="Arial"/>
                <w:sz w:val="20"/>
                <w:szCs w:val="20"/>
              </w:rPr>
              <w:t>100,03</w:t>
            </w:r>
          </w:p>
        </w:tc>
        <w:tc>
          <w:tcPr>
            <w:tcW w:w="1263" w:type="dxa"/>
            <w:tcBorders>
              <w:top w:val="nil"/>
              <w:left w:val="nil"/>
              <w:bottom w:val="single" w:sz="4" w:space="0" w:color="auto"/>
              <w:right w:val="single" w:sz="4" w:space="0" w:color="auto"/>
            </w:tcBorders>
            <w:shd w:val="clear" w:color="auto" w:fill="auto"/>
            <w:noWrap/>
            <w:hideMark/>
          </w:tcPr>
          <w:p w14:paraId="3C25B094" w14:textId="77777777" w:rsidR="009F4438" w:rsidRPr="009F4438" w:rsidRDefault="009F4438" w:rsidP="009F4438">
            <w:pPr>
              <w:spacing w:before="0" w:after="0"/>
              <w:jc w:val="center"/>
              <w:rPr>
                <w:rFonts w:cs="Arial"/>
                <w:sz w:val="20"/>
                <w:szCs w:val="20"/>
              </w:rPr>
            </w:pPr>
            <w:r w:rsidRPr="009F4438">
              <w:rPr>
                <w:rFonts w:cs="Arial"/>
                <w:sz w:val="20"/>
                <w:szCs w:val="20"/>
              </w:rPr>
              <w:t>100,53</w:t>
            </w:r>
          </w:p>
        </w:tc>
        <w:tc>
          <w:tcPr>
            <w:tcW w:w="1094" w:type="dxa"/>
            <w:tcBorders>
              <w:top w:val="nil"/>
              <w:left w:val="nil"/>
              <w:bottom w:val="single" w:sz="4" w:space="0" w:color="auto"/>
              <w:right w:val="single" w:sz="4" w:space="0" w:color="auto"/>
            </w:tcBorders>
            <w:shd w:val="clear" w:color="000000" w:fill="92D050"/>
            <w:noWrap/>
            <w:hideMark/>
          </w:tcPr>
          <w:p w14:paraId="0CF40253" w14:textId="77777777" w:rsidR="009F4438" w:rsidRPr="009F4438" w:rsidRDefault="009F4438" w:rsidP="009F4438">
            <w:pPr>
              <w:spacing w:before="0" w:after="0"/>
              <w:jc w:val="center"/>
              <w:rPr>
                <w:rFonts w:cs="Arial"/>
                <w:b/>
                <w:bCs/>
                <w:sz w:val="20"/>
                <w:szCs w:val="20"/>
              </w:rPr>
            </w:pPr>
            <w:r w:rsidRPr="009F4438">
              <w:rPr>
                <w:rFonts w:cs="Arial"/>
                <w:b/>
                <w:bCs/>
                <w:sz w:val="20"/>
                <w:szCs w:val="20"/>
              </w:rPr>
              <w:t>100,01</w:t>
            </w:r>
          </w:p>
        </w:tc>
      </w:tr>
      <w:tr w:rsidR="009F4438" w:rsidRPr="009F4438" w14:paraId="68CC795C" w14:textId="77777777" w:rsidTr="009F4438">
        <w:trPr>
          <w:trHeight w:val="246"/>
        </w:trPr>
        <w:tc>
          <w:tcPr>
            <w:tcW w:w="2935" w:type="dxa"/>
            <w:tcBorders>
              <w:top w:val="nil"/>
              <w:left w:val="single" w:sz="4" w:space="0" w:color="auto"/>
              <w:bottom w:val="nil"/>
              <w:right w:val="single" w:sz="4" w:space="0" w:color="auto"/>
            </w:tcBorders>
            <w:shd w:val="clear" w:color="auto" w:fill="auto"/>
            <w:noWrap/>
            <w:hideMark/>
          </w:tcPr>
          <w:p w14:paraId="7C298AEF"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Otimização Riser (%):</w:t>
            </w:r>
          </w:p>
        </w:tc>
        <w:tc>
          <w:tcPr>
            <w:tcW w:w="1257" w:type="dxa"/>
            <w:tcBorders>
              <w:top w:val="nil"/>
              <w:left w:val="nil"/>
              <w:bottom w:val="single" w:sz="4" w:space="0" w:color="auto"/>
              <w:right w:val="single" w:sz="4" w:space="0" w:color="auto"/>
            </w:tcBorders>
            <w:shd w:val="clear" w:color="000000" w:fill="D9D9D9"/>
            <w:noWrap/>
            <w:hideMark/>
          </w:tcPr>
          <w:p w14:paraId="60C3F69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w:t>
            </w:r>
          </w:p>
        </w:tc>
        <w:tc>
          <w:tcPr>
            <w:tcW w:w="1263" w:type="dxa"/>
            <w:tcBorders>
              <w:top w:val="single" w:sz="4" w:space="0" w:color="auto"/>
              <w:left w:val="single" w:sz="4" w:space="0" w:color="auto"/>
              <w:bottom w:val="single" w:sz="4" w:space="0" w:color="auto"/>
              <w:right w:val="single" w:sz="4" w:space="0" w:color="auto"/>
            </w:tcBorders>
            <w:shd w:val="clear" w:color="000000" w:fill="B4C6E7"/>
            <w:noWrap/>
            <w:hideMark/>
          </w:tcPr>
          <w:p w14:paraId="58D91F15"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88,94%</w:t>
            </w:r>
          </w:p>
        </w:tc>
        <w:tc>
          <w:tcPr>
            <w:tcW w:w="1092" w:type="dxa"/>
            <w:tcBorders>
              <w:top w:val="single" w:sz="4" w:space="0" w:color="auto"/>
              <w:left w:val="single" w:sz="4" w:space="0" w:color="auto"/>
              <w:bottom w:val="single" w:sz="4" w:space="0" w:color="auto"/>
              <w:right w:val="single" w:sz="4" w:space="0" w:color="auto"/>
            </w:tcBorders>
            <w:shd w:val="clear" w:color="000000" w:fill="B4C6E7"/>
            <w:noWrap/>
            <w:hideMark/>
          </w:tcPr>
          <w:p w14:paraId="1C8A42FF"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99,57%</w:t>
            </w:r>
          </w:p>
        </w:tc>
        <w:tc>
          <w:tcPr>
            <w:tcW w:w="1263" w:type="dxa"/>
            <w:tcBorders>
              <w:top w:val="single" w:sz="4" w:space="0" w:color="auto"/>
              <w:left w:val="single" w:sz="4" w:space="0" w:color="auto"/>
              <w:bottom w:val="single" w:sz="4" w:space="0" w:color="auto"/>
              <w:right w:val="single" w:sz="4" w:space="0" w:color="auto"/>
            </w:tcBorders>
            <w:shd w:val="clear" w:color="000000" w:fill="B4C6E7"/>
            <w:noWrap/>
            <w:hideMark/>
          </w:tcPr>
          <w:p w14:paraId="7F38E65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88,94%</w:t>
            </w:r>
          </w:p>
        </w:tc>
        <w:tc>
          <w:tcPr>
            <w:tcW w:w="1094" w:type="dxa"/>
            <w:tcBorders>
              <w:top w:val="single" w:sz="4" w:space="0" w:color="auto"/>
              <w:left w:val="single" w:sz="4" w:space="0" w:color="auto"/>
              <w:bottom w:val="single" w:sz="4" w:space="0" w:color="auto"/>
              <w:right w:val="single" w:sz="4" w:space="0" w:color="auto"/>
            </w:tcBorders>
            <w:shd w:val="clear" w:color="000000" w:fill="B4C6E7"/>
            <w:noWrap/>
            <w:hideMark/>
          </w:tcPr>
          <w:p w14:paraId="44EA3A54"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97,14%</w:t>
            </w:r>
          </w:p>
        </w:tc>
      </w:tr>
      <w:tr w:rsidR="009F4438" w:rsidRPr="009F4438" w14:paraId="2017E51A" w14:textId="77777777" w:rsidTr="00C90F50">
        <w:trPr>
          <w:trHeight w:val="58"/>
        </w:trPr>
        <w:tc>
          <w:tcPr>
            <w:tcW w:w="2935" w:type="dxa"/>
            <w:tcBorders>
              <w:top w:val="nil"/>
              <w:left w:val="single" w:sz="4" w:space="0" w:color="auto"/>
              <w:bottom w:val="nil"/>
              <w:right w:val="single" w:sz="4" w:space="0" w:color="auto"/>
            </w:tcBorders>
            <w:shd w:val="clear" w:color="auto" w:fill="auto"/>
            <w:noWrap/>
            <w:hideMark/>
          </w:tcPr>
          <w:p w14:paraId="0758BE41"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Otimização Riser e UEP (%):</w:t>
            </w:r>
          </w:p>
        </w:tc>
        <w:tc>
          <w:tcPr>
            <w:tcW w:w="1257" w:type="dxa"/>
            <w:tcBorders>
              <w:top w:val="nil"/>
              <w:left w:val="nil"/>
              <w:bottom w:val="single" w:sz="4" w:space="0" w:color="auto"/>
              <w:right w:val="single" w:sz="4" w:space="0" w:color="auto"/>
            </w:tcBorders>
            <w:shd w:val="clear" w:color="000000" w:fill="D9D9D9"/>
            <w:noWrap/>
            <w:hideMark/>
          </w:tcPr>
          <w:p w14:paraId="7287727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w:t>
            </w:r>
          </w:p>
        </w:tc>
        <w:tc>
          <w:tcPr>
            <w:tcW w:w="1263" w:type="dxa"/>
            <w:tcBorders>
              <w:top w:val="nil"/>
              <w:left w:val="nil"/>
              <w:bottom w:val="single" w:sz="4" w:space="0" w:color="auto"/>
              <w:right w:val="single" w:sz="4" w:space="0" w:color="auto"/>
            </w:tcBorders>
            <w:shd w:val="clear" w:color="auto" w:fill="B4C6E7" w:themeFill="accent1" w:themeFillTint="66"/>
            <w:noWrap/>
            <w:hideMark/>
          </w:tcPr>
          <w:p w14:paraId="513E470B"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100,56%</w:t>
            </w:r>
          </w:p>
        </w:tc>
        <w:tc>
          <w:tcPr>
            <w:tcW w:w="109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5D3863B6"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99,86%</w:t>
            </w:r>
          </w:p>
        </w:tc>
        <w:tc>
          <w:tcPr>
            <w:tcW w:w="1263" w:type="dxa"/>
            <w:tcBorders>
              <w:top w:val="nil"/>
              <w:left w:val="nil"/>
              <w:bottom w:val="single" w:sz="4" w:space="0" w:color="auto"/>
              <w:right w:val="single" w:sz="4" w:space="0" w:color="auto"/>
            </w:tcBorders>
            <w:shd w:val="clear" w:color="auto" w:fill="B4C6E7" w:themeFill="accent1" w:themeFillTint="66"/>
            <w:noWrap/>
            <w:hideMark/>
          </w:tcPr>
          <w:p w14:paraId="57561A7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100,56%</w:t>
            </w:r>
          </w:p>
        </w:tc>
        <w:tc>
          <w:tcPr>
            <w:tcW w:w="109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1D42A09A"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99,87%</w:t>
            </w:r>
          </w:p>
        </w:tc>
      </w:tr>
      <w:tr w:rsidR="009F4438" w:rsidRPr="009F4438" w14:paraId="476A8CA6" w14:textId="77777777" w:rsidTr="00C90F50">
        <w:trPr>
          <w:trHeight w:val="246"/>
        </w:trPr>
        <w:tc>
          <w:tcPr>
            <w:tcW w:w="2935" w:type="dxa"/>
            <w:tcBorders>
              <w:top w:val="nil"/>
              <w:left w:val="single" w:sz="4" w:space="0" w:color="auto"/>
              <w:bottom w:val="nil"/>
              <w:right w:val="single" w:sz="4" w:space="0" w:color="auto"/>
            </w:tcBorders>
            <w:shd w:val="clear" w:color="auto" w:fill="auto"/>
            <w:noWrap/>
            <w:hideMark/>
          </w:tcPr>
          <w:p w14:paraId="4FBCCFEA"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Otimização Emissão CO</w:t>
            </w:r>
            <w:r w:rsidRPr="009F4438">
              <w:rPr>
                <w:rFonts w:cs="Arial"/>
                <w:color w:val="000000"/>
                <w:sz w:val="20"/>
                <w:szCs w:val="20"/>
                <w:vertAlign w:val="subscript"/>
              </w:rPr>
              <w:t>2</w:t>
            </w:r>
            <w:r w:rsidRPr="009F4438">
              <w:rPr>
                <w:rFonts w:cs="Arial"/>
                <w:color w:val="000000"/>
                <w:sz w:val="20"/>
                <w:szCs w:val="20"/>
              </w:rPr>
              <w:t xml:space="preserve"> (%):</w:t>
            </w:r>
          </w:p>
        </w:tc>
        <w:tc>
          <w:tcPr>
            <w:tcW w:w="1257" w:type="dxa"/>
            <w:tcBorders>
              <w:top w:val="nil"/>
              <w:left w:val="nil"/>
              <w:bottom w:val="single" w:sz="4" w:space="0" w:color="auto"/>
              <w:right w:val="single" w:sz="4" w:space="0" w:color="auto"/>
            </w:tcBorders>
            <w:shd w:val="clear" w:color="000000" w:fill="D9D9D9"/>
            <w:noWrap/>
            <w:hideMark/>
          </w:tcPr>
          <w:p w14:paraId="19812A10"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w:t>
            </w:r>
          </w:p>
        </w:tc>
        <w:tc>
          <w:tcPr>
            <w:tcW w:w="1263"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0B376A6D"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95,90%</w:t>
            </w:r>
          </w:p>
        </w:tc>
        <w:tc>
          <w:tcPr>
            <w:tcW w:w="109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67FA9D6E"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99,77%</w:t>
            </w:r>
          </w:p>
        </w:tc>
        <w:tc>
          <w:tcPr>
            <w:tcW w:w="1263"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147669E4"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95,90%</w:t>
            </w:r>
          </w:p>
        </w:tc>
        <w:tc>
          <w:tcPr>
            <w:tcW w:w="109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1DC91D0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98,89%</w:t>
            </w:r>
          </w:p>
        </w:tc>
      </w:tr>
      <w:tr w:rsidR="009F4438" w:rsidRPr="009F4438" w14:paraId="00D58D23" w14:textId="77777777" w:rsidTr="00C90F50">
        <w:trPr>
          <w:trHeight w:val="246"/>
        </w:trPr>
        <w:tc>
          <w:tcPr>
            <w:tcW w:w="2935" w:type="dxa"/>
            <w:tcBorders>
              <w:top w:val="nil"/>
              <w:left w:val="single" w:sz="4" w:space="0" w:color="auto"/>
              <w:bottom w:val="single" w:sz="4" w:space="0" w:color="auto"/>
              <w:right w:val="single" w:sz="4" w:space="0" w:color="auto"/>
            </w:tcBorders>
            <w:shd w:val="clear" w:color="auto" w:fill="auto"/>
            <w:noWrap/>
            <w:hideMark/>
          </w:tcPr>
          <w:p w14:paraId="5DA29B9D" w14:textId="77777777" w:rsidR="009F4438" w:rsidRPr="009F4438" w:rsidRDefault="009F4438" w:rsidP="009F4438">
            <w:pPr>
              <w:spacing w:before="0" w:after="0"/>
              <w:jc w:val="right"/>
              <w:rPr>
                <w:rFonts w:cs="Arial"/>
                <w:color w:val="000000"/>
                <w:sz w:val="20"/>
                <w:szCs w:val="20"/>
              </w:rPr>
            </w:pPr>
            <w:r w:rsidRPr="009F4438">
              <w:rPr>
                <w:rFonts w:cs="Arial"/>
                <w:color w:val="000000"/>
                <w:sz w:val="20"/>
                <w:szCs w:val="20"/>
              </w:rPr>
              <w:t>Otimização TOTAL (%):</w:t>
            </w:r>
          </w:p>
        </w:tc>
        <w:tc>
          <w:tcPr>
            <w:tcW w:w="1257" w:type="dxa"/>
            <w:tcBorders>
              <w:top w:val="nil"/>
              <w:left w:val="nil"/>
              <w:bottom w:val="single" w:sz="4" w:space="0" w:color="auto"/>
              <w:right w:val="single" w:sz="4" w:space="0" w:color="auto"/>
            </w:tcBorders>
            <w:shd w:val="clear" w:color="000000" w:fill="D9D9D9"/>
            <w:noWrap/>
            <w:hideMark/>
          </w:tcPr>
          <w:p w14:paraId="4238B1AC"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w:t>
            </w:r>
          </w:p>
        </w:tc>
        <w:tc>
          <w:tcPr>
            <w:tcW w:w="1263" w:type="dxa"/>
            <w:tcBorders>
              <w:top w:val="single" w:sz="4" w:space="0" w:color="auto"/>
              <w:left w:val="nil"/>
              <w:bottom w:val="single" w:sz="4" w:space="0" w:color="auto"/>
              <w:right w:val="single" w:sz="4" w:space="0" w:color="auto"/>
            </w:tcBorders>
            <w:shd w:val="clear" w:color="auto" w:fill="B4C6E7" w:themeFill="accent1" w:themeFillTint="66"/>
            <w:noWrap/>
            <w:hideMark/>
          </w:tcPr>
          <w:p w14:paraId="1404F2F2"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100,35%</w:t>
            </w:r>
          </w:p>
        </w:tc>
        <w:tc>
          <w:tcPr>
            <w:tcW w:w="109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1CE8F121"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99,85%</w:t>
            </w:r>
          </w:p>
        </w:tc>
        <w:tc>
          <w:tcPr>
            <w:tcW w:w="1263" w:type="dxa"/>
            <w:tcBorders>
              <w:top w:val="single" w:sz="4" w:space="0" w:color="auto"/>
              <w:left w:val="nil"/>
              <w:bottom w:val="single" w:sz="4" w:space="0" w:color="auto"/>
              <w:right w:val="single" w:sz="4" w:space="0" w:color="auto"/>
            </w:tcBorders>
            <w:shd w:val="clear" w:color="auto" w:fill="B4C6E7" w:themeFill="accent1" w:themeFillTint="66"/>
            <w:noWrap/>
            <w:hideMark/>
          </w:tcPr>
          <w:p w14:paraId="2F772FD8" w14:textId="77777777" w:rsidR="009F4438" w:rsidRPr="009F4438" w:rsidRDefault="009F4438" w:rsidP="009F4438">
            <w:pPr>
              <w:spacing w:before="0" w:after="0"/>
              <w:jc w:val="center"/>
              <w:rPr>
                <w:rFonts w:cs="Arial"/>
                <w:color w:val="000000"/>
                <w:sz w:val="20"/>
                <w:szCs w:val="20"/>
              </w:rPr>
            </w:pPr>
            <w:r w:rsidRPr="009F4438">
              <w:rPr>
                <w:rFonts w:cs="Arial"/>
                <w:color w:val="000000"/>
                <w:sz w:val="20"/>
                <w:szCs w:val="20"/>
              </w:rPr>
              <w:t>100,35%</w:t>
            </w:r>
          </w:p>
        </w:tc>
        <w:tc>
          <w:tcPr>
            <w:tcW w:w="109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0A73356F" w14:textId="77777777" w:rsidR="009F4438" w:rsidRPr="009F4438" w:rsidRDefault="009F4438" w:rsidP="009F4438">
            <w:pPr>
              <w:spacing w:before="0" w:after="0"/>
              <w:jc w:val="center"/>
              <w:rPr>
                <w:rFonts w:cs="Arial"/>
                <w:b/>
                <w:bCs/>
                <w:color w:val="000000"/>
                <w:sz w:val="20"/>
                <w:szCs w:val="20"/>
              </w:rPr>
            </w:pPr>
            <w:r w:rsidRPr="009F4438">
              <w:rPr>
                <w:rFonts w:cs="Arial"/>
                <w:b/>
                <w:bCs/>
                <w:color w:val="000000"/>
                <w:sz w:val="20"/>
                <w:szCs w:val="20"/>
              </w:rPr>
              <w:t>99,83%</w:t>
            </w:r>
          </w:p>
        </w:tc>
      </w:tr>
    </w:tbl>
    <w:p w14:paraId="71A5AC2D" w14:textId="77777777" w:rsidR="005C4D8D" w:rsidRDefault="005C4D8D" w:rsidP="00DB3126"/>
    <w:p w14:paraId="64FBF984" w14:textId="31A0239B" w:rsidR="001E30E5" w:rsidRPr="004515C9" w:rsidRDefault="00C90F50" w:rsidP="001E30E5">
      <w:pPr>
        <w:rPr>
          <w:rFonts w:cs="Arial"/>
        </w:rPr>
      </w:pPr>
      <w:r>
        <w:lastRenderedPageBreak/>
        <w:t>N</w:t>
      </w:r>
      <w:r w:rsidR="002B403B" w:rsidRPr="002B403B">
        <w:t xml:space="preserve">a tabela 16, </w:t>
      </w:r>
      <w:r w:rsidR="00DB3126" w:rsidRPr="002B403B">
        <w:rPr>
          <w:rFonts w:cs="Arial"/>
        </w:rPr>
        <w:t xml:space="preserve">a primeira coluna apresenta os resultados para o “caso base” </w:t>
      </w:r>
      <w:r w:rsidR="001E30E5">
        <w:rPr>
          <w:rFonts w:cs="Arial"/>
        </w:rPr>
        <w:t>adotado</w:t>
      </w:r>
      <w:r w:rsidR="00DB3126" w:rsidRPr="002B403B">
        <w:rPr>
          <w:rFonts w:cs="Arial"/>
        </w:rPr>
        <w:t xml:space="preserve">. </w:t>
      </w:r>
      <w:r w:rsidR="001E30E5" w:rsidRPr="004515C9">
        <w:rPr>
          <w:rFonts w:cs="Arial"/>
        </w:rPr>
        <w:t xml:space="preserve">As células em amarelo nas demais colunas </w:t>
      </w:r>
      <w:r w:rsidR="001E30E5">
        <w:rPr>
          <w:rFonts w:cs="Arial"/>
        </w:rPr>
        <w:t>apresentam</w:t>
      </w:r>
      <w:r w:rsidR="001E30E5" w:rsidRPr="004515C9">
        <w:rPr>
          <w:rFonts w:cs="Arial"/>
        </w:rPr>
        <w:t xml:space="preserve"> </w:t>
      </w:r>
      <w:r w:rsidR="001E30E5">
        <w:rPr>
          <w:rFonts w:cs="Arial"/>
        </w:rPr>
        <w:t>as alternativas obtidas n</w:t>
      </w:r>
      <w:r w:rsidR="001E30E5" w:rsidRPr="004515C9">
        <w:rPr>
          <w:rFonts w:cs="Arial"/>
        </w:rPr>
        <w:t>as otimizações realizadas, as células em verde, mostram onde foram definidas as funções objetivo e as células em azul,</w:t>
      </w:r>
      <w:r w:rsidR="001E30E5">
        <w:rPr>
          <w:rFonts w:cs="Arial"/>
        </w:rPr>
        <w:t xml:space="preserve"> mostram</w:t>
      </w:r>
      <w:r w:rsidR="001E30E5" w:rsidRPr="004515C9">
        <w:rPr>
          <w:rFonts w:cs="Arial"/>
        </w:rPr>
        <w:t xml:space="preserve"> qual foi o percentual de otimização obtido em relação ao “caso base”.</w:t>
      </w:r>
    </w:p>
    <w:p w14:paraId="7C11EA0F" w14:textId="243B3F50" w:rsidR="003D42FE" w:rsidRDefault="003D42FE" w:rsidP="00271E8C">
      <w:pPr>
        <w:rPr>
          <w:rFonts w:cs="Arial"/>
        </w:rPr>
      </w:pPr>
      <w:r>
        <w:rPr>
          <w:rFonts w:cs="Arial"/>
        </w:rPr>
        <w:t xml:space="preserve">Diferentemente do </w:t>
      </w:r>
      <w:r w:rsidR="00271E8C" w:rsidRPr="006C2CCF">
        <w:rPr>
          <w:rFonts w:cs="Arial"/>
        </w:rPr>
        <w:t>Estudo de Caso UEP-1,</w:t>
      </w:r>
      <w:r>
        <w:rPr>
          <w:rFonts w:cs="Arial"/>
        </w:rPr>
        <w:t xml:space="preserve"> quando alteramos </w:t>
      </w:r>
      <w:r w:rsidR="00271E8C" w:rsidRPr="006C2CCF">
        <w:rPr>
          <w:rFonts w:cs="Arial"/>
        </w:rPr>
        <w:t xml:space="preserve">as funções objetivo, </w:t>
      </w:r>
      <w:r>
        <w:rPr>
          <w:rFonts w:cs="Arial"/>
        </w:rPr>
        <w:t xml:space="preserve">temos resultados diferentes, pois quando optamos pela otimização da função objetivo </w:t>
      </w:r>
      <w:r w:rsidR="00C74361">
        <w:rPr>
          <w:rFonts w:cs="Arial"/>
        </w:rPr>
        <w:t>“</w:t>
      </w:r>
      <w:r>
        <w:rPr>
          <w:rFonts w:cs="Arial"/>
        </w:rPr>
        <w:t>Riser e UEP</w:t>
      </w:r>
      <w:r w:rsidR="00C74361">
        <w:rPr>
          <w:rFonts w:cs="Arial"/>
        </w:rPr>
        <w:t>”</w:t>
      </w:r>
      <w:r>
        <w:rPr>
          <w:rFonts w:cs="Arial"/>
        </w:rPr>
        <w:t xml:space="preserve"> ou </w:t>
      </w:r>
      <w:r w:rsidR="00C74361">
        <w:rPr>
          <w:rFonts w:cs="Arial"/>
        </w:rPr>
        <w:t>“</w:t>
      </w:r>
      <w:r>
        <w:rPr>
          <w:rFonts w:cs="Arial"/>
        </w:rPr>
        <w:t>Custo Total</w:t>
      </w:r>
      <w:r w:rsidR="00C74361">
        <w:rPr>
          <w:rFonts w:cs="Arial"/>
        </w:rPr>
        <w:t>” (Riser, UEP e precificação C</w:t>
      </w:r>
      <w:r w:rsidR="001E30E5">
        <w:rPr>
          <w:rFonts w:cs="Arial"/>
        </w:rPr>
        <w:t>arbono</w:t>
      </w:r>
      <w:r w:rsidR="00C74361">
        <w:rPr>
          <w:rFonts w:cs="Arial"/>
        </w:rPr>
        <w:t>),</w:t>
      </w:r>
      <w:r>
        <w:rPr>
          <w:rFonts w:cs="Arial"/>
        </w:rPr>
        <w:t xml:space="preserve"> consideramos a inclusão do custo da permanência da UEP</w:t>
      </w:r>
      <w:r w:rsidR="00BD1118">
        <w:rPr>
          <w:rFonts w:cs="Arial"/>
        </w:rPr>
        <w:t>-2</w:t>
      </w:r>
      <w:r>
        <w:rPr>
          <w:rFonts w:cs="Arial"/>
        </w:rPr>
        <w:t xml:space="preserve"> na locação como mais um atributo</w:t>
      </w:r>
      <w:r w:rsidR="008A3421">
        <w:rPr>
          <w:rFonts w:cs="Arial"/>
        </w:rPr>
        <w:t>, retirando a linearidade que existia na UEP-1</w:t>
      </w:r>
      <w:r>
        <w:rPr>
          <w:rFonts w:cs="Arial"/>
        </w:rPr>
        <w:t>.</w:t>
      </w:r>
    </w:p>
    <w:p w14:paraId="247E15CA" w14:textId="6D10F232" w:rsidR="002B1E0C" w:rsidRDefault="00DC7DA3" w:rsidP="002B1E0C">
      <w:pPr>
        <w:rPr>
          <w:rFonts w:cs="Arial"/>
        </w:rPr>
      </w:pPr>
      <w:r>
        <w:rPr>
          <w:rFonts w:cs="Arial"/>
        </w:rPr>
        <w:t xml:space="preserve">A otimização considerando somente o </w:t>
      </w:r>
      <w:r w:rsidRPr="00C76C90">
        <w:rPr>
          <w:rFonts w:cs="Arial"/>
          <w:b/>
          <w:bCs/>
        </w:rPr>
        <w:t xml:space="preserve">custo do </w:t>
      </w:r>
      <w:r w:rsidRPr="00C76C90">
        <w:rPr>
          <w:rFonts w:cs="Arial"/>
          <w:b/>
          <w:bCs/>
          <w:i/>
          <w:iCs/>
        </w:rPr>
        <w:t>pull out</w:t>
      </w:r>
      <w:r w:rsidRPr="00C76C90">
        <w:rPr>
          <w:rFonts w:cs="Arial"/>
          <w:b/>
          <w:bCs/>
        </w:rPr>
        <w:t xml:space="preserve"> dos riser</w:t>
      </w:r>
      <w:r w:rsidR="0065645E" w:rsidRPr="00C76C90">
        <w:rPr>
          <w:rFonts w:cs="Arial"/>
          <w:b/>
          <w:bCs/>
        </w:rPr>
        <w:t>s</w:t>
      </w:r>
      <w:r>
        <w:rPr>
          <w:rFonts w:cs="Arial"/>
        </w:rPr>
        <w:t>, teve como solução, a utilização da Alternativa D em todos os risers</w:t>
      </w:r>
      <w:r w:rsidR="000F6B4C">
        <w:rPr>
          <w:rFonts w:cs="Arial"/>
        </w:rPr>
        <w:t xml:space="preserve"> e o resultado da função objetivo</w:t>
      </w:r>
      <w:r w:rsidR="002B1E0C">
        <w:rPr>
          <w:rFonts w:cs="Arial"/>
        </w:rPr>
        <w:t xml:space="preserve"> </w:t>
      </w:r>
      <w:r w:rsidR="002B1E0C" w:rsidRPr="006C2CCF">
        <w:rPr>
          <w:rFonts w:cs="Arial"/>
        </w:rPr>
        <w:t>demostr</w:t>
      </w:r>
      <w:r w:rsidR="000F6B4C">
        <w:rPr>
          <w:rFonts w:cs="Arial"/>
        </w:rPr>
        <w:t>ou</w:t>
      </w:r>
      <w:r w:rsidR="002B1E0C" w:rsidRPr="006C2CCF">
        <w:rPr>
          <w:rFonts w:cs="Arial"/>
        </w:rPr>
        <w:t xml:space="preserve"> </w:t>
      </w:r>
      <w:r w:rsidR="002B1E0C">
        <w:rPr>
          <w:rFonts w:cs="Arial"/>
        </w:rPr>
        <w:t>otimização financeira do</w:t>
      </w:r>
      <w:r w:rsidR="002B1E0C" w:rsidRPr="006C2CCF">
        <w:rPr>
          <w:rFonts w:cs="Arial"/>
        </w:rPr>
        <w:t xml:space="preserve"> “caso base” em até </w:t>
      </w:r>
      <w:r w:rsidR="002B1E0C">
        <w:rPr>
          <w:rFonts w:cs="Arial"/>
        </w:rPr>
        <w:t>11,06</w:t>
      </w:r>
      <w:r w:rsidR="002B1E0C" w:rsidRPr="006C2CCF">
        <w:rPr>
          <w:rFonts w:cs="Arial"/>
        </w:rPr>
        <w:t xml:space="preserve">%, representando uma economia de </w:t>
      </w:r>
      <w:r w:rsidR="00EB653F">
        <w:rPr>
          <w:rFonts w:cs="Arial"/>
        </w:rPr>
        <w:t>USD</w:t>
      </w:r>
      <w:r w:rsidR="002B1E0C" w:rsidRPr="006C2CCF">
        <w:rPr>
          <w:rFonts w:cs="Arial"/>
        </w:rPr>
        <w:t xml:space="preserve"> </w:t>
      </w:r>
      <w:r w:rsidR="002B1E0C">
        <w:rPr>
          <w:rFonts w:cs="Arial"/>
        </w:rPr>
        <w:t>9,1</w:t>
      </w:r>
      <w:r w:rsidR="002B1E0C" w:rsidRPr="006C2CCF">
        <w:rPr>
          <w:rFonts w:cs="Arial"/>
        </w:rPr>
        <w:t xml:space="preserve"> milhões e uma emissão </w:t>
      </w:r>
      <w:r w:rsidR="002B1E0C">
        <w:rPr>
          <w:rFonts w:cs="Arial"/>
        </w:rPr>
        <w:t>4,1</w:t>
      </w:r>
      <w:r w:rsidR="002B1E0C" w:rsidRPr="006C2CCF">
        <w:rPr>
          <w:rFonts w:cs="Arial"/>
        </w:rPr>
        <w:t>% menor de CO</w:t>
      </w:r>
      <w:r w:rsidR="002B1E0C" w:rsidRPr="006C2CCF">
        <w:rPr>
          <w:rFonts w:cs="Arial"/>
          <w:vertAlign w:val="subscript"/>
        </w:rPr>
        <w:t>2</w:t>
      </w:r>
      <w:r w:rsidR="002B1E0C" w:rsidRPr="006C2CCF">
        <w:rPr>
          <w:rFonts w:cs="Arial"/>
        </w:rPr>
        <w:t xml:space="preserve"> </w:t>
      </w:r>
      <w:r w:rsidR="000F6B4C">
        <w:rPr>
          <w:rFonts w:cs="Arial"/>
        </w:rPr>
        <w:t>(</w:t>
      </w:r>
      <w:r w:rsidR="002B1E0C">
        <w:rPr>
          <w:rFonts w:cs="Arial"/>
        </w:rPr>
        <w:t>18,79 mil</w:t>
      </w:r>
      <w:r w:rsidR="002B1E0C" w:rsidRPr="006C2CCF">
        <w:rPr>
          <w:rFonts w:cs="Arial"/>
        </w:rPr>
        <w:t xml:space="preserve"> ton a menos</w:t>
      </w:r>
      <w:r w:rsidR="000F6B4C">
        <w:rPr>
          <w:rFonts w:cs="Arial"/>
        </w:rPr>
        <w:t>)</w:t>
      </w:r>
      <w:r w:rsidR="002B1E0C" w:rsidRPr="006C2CCF">
        <w:rPr>
          <w:rFonts w:cs="Arial"/>
        </w:rPr>
        <w:t xml:space="preserve">. </w:t>
      </w:r>
      <w:r w:rsidR="004A17E5">
        <w:rPr>
          <w:rFonts w:cs="Arial"/>
        </w:rPr>
        <w:t>Porém se formos considerar somente essa</w:t>
      </w:r>
      <w:r w:rsidR="00CF3709">
        <w:rPr>
          <w:rFonts w:cs="Arial"/>
        </w:rPr>
        <w:t xml:space="preserve"> opção para a</w:t>
      </w:r>
      <w:r w:rsidR="004A17E5">
        <w:rPr>
          <w:rFonts w:cs="Arial"/>
        </w:rPr>
        <w:t xml:space="preserve"> função objetivo,</w:t>
      </w:r>
      <w:r w:rsidR="00CF3709">
        <w:rPr>
          <w:rFonts w:cs="Arial"/>
        </w:rPr>
        <w:t xml:space="preserve"> assim como o Estudo de Caso UEP-1,</w:t>
      </w:r>
      <w:r w:rsidR="004A17E5">
        <w:rPr>
          <w:rFonts w:cs="Arial"/>
        </w:rPr>
        <w:t xml:space="preserve"> </w:t>
      </w:r>
      <w:r w:rsidR="002B1E0C">
        <w:rPr>
          <w:rFonts w:cs="Arial"/>
        </w:rPr>
        <w:t>seria possível de ser obtido sem o uso do GA, pois seria somente a escolha da alternativa com menor tempo de realização das atividades.</w:t>
      </w:r>
    </w:p>
    <w:p w14:paraId="1672EEA0" w14:textId="4C14BC7D" w:rsidR="008F68DD" w:rsidRDefault="004A17E5" w:rsidP="002B1E0C">
      <w:pPr>
        <w:rPr>
          <w:rFonts w:cs="Arial"/>
        </w:rPr>
      </w:pPr>
      <w:r>
        <w:rPr>
          <w:rFonts w:cs="Arial"/>
        </w:rPr>
        <w:t>Q</w:t>
      </w:r>
      <w:r w:rsidR="00BD1118">
        <w:rPr>
          <w:rFonts w:cs="Arial"/>
        </w:rPr>
        <w:t xml:space="preserve">uando </w:t>
      </w:r>
      <w:r w:rsidR="00B37411" w:rsidRPr="00C76C90">
        <w:rPr>
          <w:rFonts w:cs="Arial"/>
          <w:b/>
          <w:bCs/>
        </w:rPr>
        <w:t xml:space="preserve">acrescentamos </w:t>
      </w:r>
      <w:r w:rsidR="00BD1118" w:rsidRPr="00C76C90">
        <w:rPr>
          <w:rFonts w:cs="Arial"/>
          <w:b/>
          <w:bCs/>
        </w:rPr>
        <w:t>os custos de permanência da UEP-2</w:t>
      </w:r>
      <w:r w:rsidR="00BD1118">
        <w:rPr>
          <w:rFonts w:cs="Arial"/>
        </w:rPr>
        <w:t xml:space="preserve"> na locação</w:t>
      </w:r>
      <w:r w:rsidR="008F68DD">
        <w:rPr>
          <w:rFonts w:cs="Arial"/>
        </w:rPr>
        <w:t xml:space="preserve"> na função objetivo, </w:t>
      </w:r>
      <w:r w:rsidR="00BD1118">
        <w:rPr>
          <w:rFonts w:cs="Arial"/>
        </w:rPr>
        <w:t xml:space="preserve">a otimização apresentou a Alternativa C como predominante, onde prevê uma deposição temporária do riser no fundo do leito marinho para um recolhimento posterior, liberando dessa maneira, a UEP-2 da locação. </w:t>
      </w:r>
      <w:r w:rsidR="008F68DD">
        <w:rPr>
          <w:rFonts w:cs="Arial"/>
        </w:rPr>
        <w:t xml:space="preserve">Nesse caso, temos uma redução de valor de </w:t>
      </w:r>
      <w:r w:rsidR="00EB653F">
        <w:rPr>
          <w:rFonts w:cs="Arial"/>
        </w:rPr>
        <w:t>USD</w:t>
      </w:r>
      <w:r w:rsidR="008F68DD">
        <w:rPr>
          <w:rFonts w:cs="Arial"/>
        </w:rPr>
        <w:t xml:space="preserve"> 0,13 milhões, representando 0,14% abaixo do “caso base”.</w:t>
      </w:r>
    </w:p>
    <w:p w14:paraId="47441228" w14:textId="3CD50E10" w:rsidR="00963DA0" w:rsidRDefault="00963DA0" w:rsidP="002B1E0C">
      <w:pPr>
        <w:rPr>
          <w:rFonts w:cs="Arial"/>
        </w:rPr>
      </w:pPr>
      <w:r>
        <w:rPr>
          <w:rFonts w:cs="Arial"/>
        </w:rPr>
        <w:t>D</w:t>
      </w:r>
      <w:r w:rsidR="00BD1118">
        <w:rPr>
          <w:rFonts w:cs="Arial"/>
        </w:rPr>
        <w:t xml:space="preserve">a mesma maneira, a otimização para o </w:t>
      </w:r>
      <w:r w:rsidR="00BD1118" w:rsidRPr="00C76C90">
        <w:rPr>
          <w:rFonts w:cs="Arial"/>
          <w:b/>
          <w:bCs/>
        </w:rPr>
        <w:t>custo total</w:t>
      </w:r>
      <w:r>
        <w:rPr>
          <w:rFonts w:cs="Arial"/>
        </w:rPr>
        <w:t>, que inclui a precificação da emissão de C</w:t>
      </w:r>
      <w:r w:rsidR="00CF3709">
        <w:rPr>
          <w:rFonts w:cs="Arial"/>
        </w:rPr>
        <w:t>arbono</w:t>
      </w:r>
      <w:r>
        <w:rPr>
          <w:rFonts w:cs="Arial"/>
        </w:rPr>
        <w:t xml:space="preserve">, </w:t>
      </w:r>
      <w:r w:rsidR="00BD1118">
        <w:rPr>
          <w:rFonts w:cs="Arial"/>
        </w:rPr>
        <w:t xml:space="preserve">também teve essa preferência pela Alternativa C, </w:t>
      </w:r>
      <w:r>
        <w:rPr>
          <w:rFonts w:cs="Arial"/>
        </w:rPr>
        <w:t>porém acrescentando algumas Alternativas D para a solução.</w:t>
      </w:r>
    </w:p>
    <w:p w14:paraId="47BFF7E9" w14:textId="76AC005F" w:rsidR="00B37411" w:rsidRDefault="00B37411" w:rsidP="002B1E0C">
      <w:pPr>
        <w:rPr>
          <w:rFonts w:cs="Arial"/>
        </w:rPr>
      </w:pPr>
      <w:r>
        <w:rPr>
          <w:rFonts w:cs="Arial"/>
        </w:rPr>
        <w:t xml:space="preserve">Se caso a </w:t>
      </w:r>
      <w:r w:rsidR="00D47221">
        <w:rPr>
          <w:rFonts w:cs="Arial"/>
        </w:rPr>
        <w:t>“T</w:t>
      </w:r>
      <w:r>
        <w:rPr>
          <w:rFonts w:cs="Arial"/>
        </w:rPr>
        <w:t xml:space="preserve">omada de </w:t>
      </w:r>
      <w:r w:rsidR="00D47221">
        <w:rPr>
          <w:rFonts w:cs="Arial"/>
        </w:rPr>
        <w:t>D</w:t>
      </w:r>
      <w:r>
        <w:rPr>
          <w:rFonts w:cs="Arial"/>
        </w:rPr>
        <w:t>ecisão</w:t>
      </w:r>
      <w:r w:rsidR="00D47221">
        <w:rPr>
          <w:rFonts w:cs="Arial"/>
        </w:rPr>
        <w:t>”</w:t>
      </w:r>
      <w:r>
        <w:rPr>
          <w:rFonts w:cs="Arial"/>
        </w:rPr>
        <w:t xml:space="preserve"> tenha a premissa apenas de redução de </w:t>
      </w:r>
      <w:r w:rsidRPr="00C76C90">
        <w:rPr>
          <w:rFonts w:cs="Arial"/>
          <w:b/>
          <w:bCs/>
        </w:rPr>
        <w:t>emissão de CO</w:t>
      </w:r>
      <w:r w:rsidRPr="00C76C90">
        <w:rPr>
          <w:rFonts w:cs="Arial"/>
          <w:b/>
          <w:bCs/>
          <w:vertAlign w:val="subscript"/>
        </w:rPr>
        <w:t>2</w:t>
      </w:r>
      <w:r>
        <w:rPr>
          <w:rFonts w:cs="Arial"/>
        </w:rPr>
        <w:t xml:space="preserve">, a solução seria a Alternativa D para todas as opções, similar a solução considerando somente os custos de </w:t>
      </w:r>
      <w:r w:rsidR="00087099">
        <w:rPr>
          <w:rFonts w:cs="Arial"/>
        </w:rPr>
        <w:t>r</w:t>
      </w:r>
      <w:r>
        <w:rPr>
          <w:rFonts w:cs="Arial"/>
        </w:rPr>
        <w:t xml:space="preserve">isers. Essa solução é coerente, pois </w:t>
      </w:r>
      <w:r w:rsidR="00087099">
        <w:rPr>
          <w:rFonts w:cs="Arial"/>
        </w:rPr>
        <w:t xml:space="preserve">está diretamente relacionada ao tempo de execução das atividades e </w:t>
      </w:r>
      <w:r>
        <w:rPr>
          <w:rFonts w:cs="Arial"/>
        </w:rPr>
        <w:t xml:space="preserve">não </w:t>
      </w:r>
      <w:r w:rsidR="00E44FC0">
        <w:rPr>
          <w:rFonts w:cs="Arial"/>
        </w:rPr>
        <w:t>foram consideradas as emissões provenientes na UEP-2 na locação.</w:t>
      </w:r>
    </w:p>
    <w:p w14:paraId="2176C465" w14:textId="1114CFEB" w:rsidR="00DC7DA3" w:rsidRDefault="00946367" w:rsidP="00DB3126">
      <w:pPr>
        <w:rPr>
          <w:rFonts w:cs="Arial"/>
        </w:rPr>
      </w:pPr>
      <w:r>
        <w:rPr>
          <w:rFonts w:cs="Arial"/>
        </w:rPr>
        <w:t>Sendo assim, o GA se mostrou eficaz não somente para otimizar o “caso base”, como também para mostrar que a depender da premissa adotada para a escolha da função objetivo, a solução do problema</w:t>
      </w:r>
      <w:r w:rsidR="00E378F7" w:rsidRPr="00E378F7">
        <w:rPr>
          <w:rFonts w:cs="Arial"/>
        </w:rPr>
        <w:t xml:space="preserve"> </w:t>
      </w:r>
      <w:r w:rsidR="00E378F7">
        <w:rPr>
          <w:rFonts w:cs="Arial"/>
        </w:rPr>
        <w:t>pode alterar consideravelmente</w:t>
      </w:r>
      <w:r>
        <w:rPr>
          <w:rFonts w:cs="Arial"/>
        </w:rPr>
        <w:t xml:space="preserve">, trazendo maior flexibilidade para </w:t>
      </w:r>
      <w:r w:rsidR="001E746D">
        <w:rPr>
          <w:rFonts w:cs="Arial"/>
        </w:rPr>
        <w:t>a “T</w:t>
      </w:r>
      <w:r>
        <w:rPr>
          <w:rFonts w:cs="Arial"/>
        </w:rPr>
        <w:t>omad</w:t>
      </w:r>
      <w:r w:rsidR="001E746D">
        <w:rPr>
          <w:rFonts w:cs="Arial"/>
        </w:rPr>
        <w:t>a</w:t>
      </w:r>
      <w:r>
        <w:rPr>
          <w:rFonts w:cs="Arial"/>
        </w:rPr>
        <w:t xml:space="preserve"> de </w:t>
      </w:r>
      <w:r w:rsidR="001E746D">
        <w:rPr>
          <w:rFonts w:cs="Arial"/>
        </w:rPr>
        <w:t>d</w:t>
      </w:r>
      <w:r>
        <w:rPr>
          <w:rFonts w:cs="Arial"/>
        </w:rPr>
        <w:t>ecisão</w:t>
      </w:r>
      <w:r w:rsidR="001E746D">
        <w:rPr>
          <w:rFonts w:cs="Arial"/>
        </w:rPr>
        <w:t>”</w:t>
      </w:r>
      <w:r>
        <w:rPr>
          <w:rFonts w:cs="Arial"/>
        </w:rPr>
        <w:t>.</w:t>
      </w:r>
    </w:p>
    <w:p w14:paraId="7FB4EB85" w14:textId="14EB8A52" w:rsidR="00DB3126" w:rsidRPr="00E20FBF" w:rsidRDefault="005B4013" w:rsidP="00DB3126">
      <w:pPr>
        <w:rPr>
          <w:rFonts w:cs="Arial"/>
        </w:rPr>
      </w:pPr>
      <w:r w:rsidRPr="00E20FBF">
        <w:rPr>
          <w:rFonts w:cs="Arial"/>
        </w:rPr>
        <w:t xml:space="preserve">Da mesma maneira que o Estudo de Caso UEP-1, foi revista </w:t>
      </w:r>
      <w:r w:rsidR="00104576">
        <w:rPr>
          <w:rFonts w:cs="Arial"/>
        </w:rPr>
        <w:t xml:space="preserve">também </w:t>
      </w:r>
      <w:r w:rsidR="00DB3126" w:rsidRPr="00E20FBF">
        <w:rPr>
          <w:rFonts w:cs="Arial"/>
        </w:rPr>
        <w:t>a premissa de embarcações</w:t>
      </w:r>
      <w:r w:rsidRPr="00E20FBF">
        <w:rPr>
          <w:rFonts w:cs="Arial"/>
        </w:rPr>
        <w:t xml:space="preserve">, considerando somente </w:t>
      </w:r>
      <w:r w:rsidR="00104576">
        <w:rPr>
          <w:rFonts w:cs="Arial"/>
        </w:rPr>
        <w:t xml:space="preserve">a utilização </w:t>
      </w:r>
      <w:r w:rsidRPr="00E20FBF">
        <w:rPr>
          <w:rFonts w:cs="Arial"/>
        </w:rPr>
        <w:t>do tipo PLSV</w:t>
      </w:r>
      <w:r w:rsidR="002531C6">
        <w:rPr>
          <w:rFonts w:cs="Arial"/>
        </w:rPr>
        <w:t xml:space="preserve"> em todas as atividades,</w:t>
      </w:r>
      <w:r w:rsidRPr="00E20FBF">
        <w:rPr>
          <w:rFonts w:cs="Arial"/>
        </w:rPr>
        <w:t xml:space="preserve"> </w:t>
      </w:r>
      <w:r w:rsidR="00DB3126" w:rsidRPr="00E20FBF">
        <w:rPr>
          <w:rFonts w:cs="Arial"/>
        </w:rPr>
        <w:t>e foi realizada nova otimização, com os resultados sendo apresentados na Tabela 1</w:t>
      </w:r>
      <w:r w:rsidRPr="00E20FBF">
        <w:rPr>
          <w:rFonts w:cs="Arial"/>
        </w:rPr>
        <w:t>7</w:t>
      </w:r>
      <w:r w:rsidR="00DB3126" w:rsidRPr="00E20FBF">
        <w:rPr>
          <w:rFonts w:cs="Arial"/>
        </w:rPr>
        <w:t>.</w:t>
      </w:r>
    </w:p>
    <w:p w14:paraId="5339979B" w14:textId="77777777" w:rsidR="0026435B" w:rsidRDefault="0026435B">
      <w:pPr>
        <w:spacing w:before="0" w:after="160" w:line="259" w:lineRule="auto"/>
        <w:jc w:val="left"/>
        <w:rPr>
          <w:rFonts w:cs="Arial"/>
          <w:sz w:val="20"/>
          <w:szCs w:val="16"/>
        </w:rPr>
      </w:pPr>
      <w:r>
        <w:rPr>
          <w:rFonts w:cs="Arial"/>
        </w:rPr>
        <w:br w:type="page"/>
      </w:r>
    </w:p>
    <w:p w14:paraId="5ABC5563" w14:textId="4164CDD7" w:rsidR="00DB3126" w:rsidRPr="00E20FBF" w:rsidRDefault="00DB3126" w:rsidP="00DB3126">
      <w:pPr>
        <w:pStyle w:val="Tabela"/>
        <w:rPr>
          <w:rFonts w:cs="Arial"/>
        </w:rPr>
      </w:pPr>
      <w:bookmarkStart w:id="800" w:name="_Toc55897185"/>
      <w:r w:rsidRPr="00D82395">
        <w:rPr>
          <w:rFonts w:cs="Arial"/>
          <w:b/>
          <w:bCs/>
        </w:rPr>
        <w:lastRenderedPageBreak/>
        <w:t>Tabela 1</w:t>
      </w:r>
      <w:r w:rsidR="00E20FBF" w:rsidRPr="00D82395">
        <w:rPr>
          <w:rFonts w:cs="Arial"/>
          <w:b/>
          <w:bCs/>
        </w:rPr>
        <w:t>7</w:t>
      </w:r>
      <w:r w:rsidRPr="00E20FBF">
        <w:rPr>
          <w:rFonts w:cs="Arial"/>
        </w:rPr>
        <w:t xml:space="preserve"> – Resultados das otimizações realizadas para o Estudo de Caso UEP-</w:t>
      </w:r>
      <w:r w:rsidR="00E20FBF">
        <w:rPr>
          <w:rFonts w:cs="Arial"/>
        </w:rPr>
        <w:t>2</w:t>
      </w:r>
      <w:r w:rsidRPr="00E20FBF">
        <w:rPr>
          <w:rFonts w:cs="Arial"/>
        </w:rPr>
        <w:t xml:space="preserve">, considerando embarcações </w:t>
      </w:r>
      <w:r w:rsidR="00E20FBF">
        <w:rPr>
          <w:rFonts w:cs="Arial"/>
        </w:rPr>
        <w:t xml:space="preserve">do tipo </w:t>
      </w:r>
      <w:r w:rsidR="00B347A2">
        <w:rPr>
          <w:rFonts w:cs="Arial"/>
        </w:rPr>
        <w:t xml:space="preserve">RSV e </w:t>
      </w:r>
      <w:r w:rsidRPr="00E20FBF">
        <w:rPr>
          <w:rFonts w:cs="Arial"/>
        </w:rPr>
        <w:t>PLSV</w:t>
      </w:r>
      <w:r w:rsidR="00B347A2">
        <w:rPr>
          <w:rFonts w:cs="Arial"/>
        </w:rPr>
        <w:t xml:space="preserve"> e somente PLSV</w:t>
      </w:r>
      <w:bookmarkEnd w:id="800"/>
    </w:p>
    <w:tbl>
      <w:tblPr>
        <w:tblW w:w="9043" w:type="dxa"/>
        <w:tblCellMar>
          <w:left w:w="70" w:type="dxa"/>
          <w:right w:w="70" w:type="dxa"/>
        </w:tblCellMar>
        <w:tblLook w:val="04A0" w:firstRow="1" w:lastRow="0" w:firstColumn="1" w:lastColumn="0" w:noHBand="0" w:noVBand="1"/>
      </w:tblPr>
      <w:tblGrid>
        <w:gridCol w:w="1101"/>
        <w:gridCol w:w="1106"/>
        <w:gridCol w:w="956"/>
        <w:gridCol w:w="1106"/>
        <w:gridCol w:w="961"/>
        <w:gridCol w:w="952"/>
        <w:gridCol w:w="952"/>
        <w:gridCol w:w="952"/>
        <w:gridCol w:w="957"/>
      </w:tblGrid>
      <w:tr w:rsidR="007A45B4" w:rsidRPr="007A45B4" w14:paraId="74F97A41" w14:textId="77777777" w:rsidTr="007A45B4">
        <w:trPr>
          <w:trHeight w:val="146"/>
        </w:trPr>
        <w:tc>
          <w:tcPr>
            <w:tcW w:w="110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52C6AAD"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Padrão</w:t>
            </w:r>
          </w:p>
        </w:tc>
        <w:tc>
          <w:tcPr>
            <w:tcW w:w="4129" w:type="dxa"/>
            <w:gridSpan w:val="4"/>
            <w:tcBorders>
              <w:top w:val="single" w:sz="4" w:space="0" w:color="auto"/>
              <w:left w:val="nil"/>
              <w:bottom w:val="single" w:sz="4" w:space="0" w:color="auto"/>
              <w:right w:val="single" w:sz="4" w:space="0" w:color="000000"/>
            </w:tcBorders>
            <w:shd w:val="clear" w:color="000000" w:fill="BFBFBF"/>
            <w:noWrap/>
            <w:vAlign w:val="center"/>
            <w:hideMark/>
          </w:tcPr>
          <w:p w14:paraId="64051D60"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RSV e PLSV</w:t>
            </w:r>
          </w:p>
        </w:tc>
        <w:tc>
          <w:tcPr>
            <w:tcW w:w="3813" w:type="dxa"/>
            <w:gridSpan w:val="4"/>
            <w:tcBorders>
              <w:top w:val="single" w:sz="4" w:space="0" w:color="auto"/>
              <w:left w:val="nil"/>
              <w:bottom w:val="single" w:sz="4" w:space="0" w:color="auto"/>
              <w:right w:val="single" w:sz="4" w:space="0" w:color="auto"/>
            </w:tcBorders>
            <w:shd w:val="clear" w:color="000000" w:fill="BFBFBF"/>
            <w:noWrap/>
            <w:vAlign w:val="center"/>
            <w:hideMark/>
          </w:tcPr>
          <w:p w14:paraId="3344E45C"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PLSV</w:t>
            </w:r>
          </w:p>
        </w:tc>
      </w:tr>
      <w:tr w:rsidR="007A45B4" w:rsidRPr="007A45B4" w14:paraId="5F5E2EF4"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21D411D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FBD334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78642FC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6891BF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4501A6C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6B67B29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43A978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6D4060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1EF95C7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BBBA3D6"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3B3C370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018196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7945D8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1D5430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4D798A2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4AB705B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A6312B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5D31E5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3F402AE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5256C898" w14:textId="77777777" w:rsidTr="007A45B4">
        <w:trPr>
          <w:trHeight w:val="146"/>
        </w:trPr>
        <w:tc>
          <w:tcPr>
            <w:tcW w:w="1101" w:type="dxa"/>
            <w:tcBorders>
              <w:top w:val="nil"/>
              <w:left w:val="single" w:sz="4" w:space="0" w:color="auto"/>
              <w:bottom w:val="single" w:sz="4" w:space="0" w:color="auto"/>
              <w:right w:val="single" w:sz="4" w:space="0" w:color="auto"/>
            </w:tcBorders>
            <w:shd w:val="clear" w:color="000000" w:fill="D9D9D9"/>
            <w:noWrap/>
            <w:hideMark/>
          </w:tcPr>
          <w:p w14:paraId="0889052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0B96D2A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341B25D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08730D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2D68DD5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2AFFAEB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DDE7C1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B4B87D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BA7759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741F5EA7"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665A458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02A7C3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68EB8BC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2F5EA75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5D47729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904534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5FC137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2830D4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38A02E5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4826B2C"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27F27B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322E1C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3C3BA05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682699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641AA79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6D9C39D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D642C8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70DD44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58962E7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7980D87B"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6A5630D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079C178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A402A3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AA0E12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68E9F56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7278234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5EEDAE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7507DB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5F3153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9707A95"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5EFDE52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D4D471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8ADE89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2C1E15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52EFC98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5413664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748C0D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D1BA1C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81ADBD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F74CD6D"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2B1B77E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7D2ACB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4839726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EE6A58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5169B45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5F3753B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892F6C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912410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C568D3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5069122"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5EF9A30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29F0ABA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10F6B4B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37E773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05AF4F9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318C536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F69700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AFCEC2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13FB916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7B0E945"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57FAA85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6189CB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39402E0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E31D84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09439FB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0253340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CFFD6B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DDE2DF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1F9524C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6DD03F27"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18F1C30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0DD3978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9698B9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11CB60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580481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155B805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25844F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F5B18D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4D3D64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3ED13A6"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6913A17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D9D9D9"/>
            <w:noWrap/>
            <w:hideMark/>
          </w:tcPr>
          <w:p w14:paraId="31256A0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D9D9D9"/>
            <w:noWrap/>
            <w:hideMark/>
          </w:tcPr>
          <w:p w14:paraId="03608F2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D9D9D9"/>
            <w:noWrap/>
            <w:hideMark/>
          </w:tcPr>
          <w:p w14:paraId="2A61203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D9D9D9"/>
            <w:noWrap/>
            <w:hideMark/>
          </w:tcPr>
          <w:p w14:paraId="6B1CBAC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D9D9D9"/>
            <w:noWrap/>
            <w:hideMark/>
          </w:tcPr>
          <w:p w14:paraId="483699B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D9D9D9"/>
            <w:noWrap/>
            <w:hideMark/>
          </w:tcPr>
          <w:p w14:paraId="71B3120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D9D9D9"/>
            <w:noWrap/>
            <w:hideMark/>
          </w:tcPr>
          <w:p w14:paraId="7DC8C5D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D9D9D9"/>
            <w:noWrap/>
            <w:hideMark/>
          </w:tcPr>
          <w:p w14:paraId="1A5A43F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51C277C6"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0917896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6FEA31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51C4449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187F90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086A10F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818771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D9CA3A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D3E839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24B672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15053B4"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2C79D0F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A</w:t>
            </w:r>
          </w:p>
        </w:tc>
        <w:tc>
          <w:tcPr>
            <w:tcW w:w="1106" w:type="dxa"/>
            <w:tcBorders>
              <w:top w:val="nil"/>
              <w:left w:val="nil"/>
              <w:bottom w:val="single" w:sz="4" w:space="0" w:color="auto"/>
              <w:right w:val="single" w:sz="4" w:space="0" w:color="auto"/>
            </w:tcBorders>
            <w:shd w:val="clear" w:color="000000" w:fill="FFFF00"/>
            <w:noWrap/>
            <w:hideMark/>
          </w:tcPr>
          <w:p w14:paraId="5851FB4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5C22B0E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FFFF00"/>
            <w:noWrap/>
            <w:hideMark/>
          </w:tcPr>
          <w:p w14:paraId="39EA933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771FAA3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4D28B2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C320CF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7296FB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6BAEF09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44AEF867"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1A7F6A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3AD815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4246B99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2E4AECC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0B69C7F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7428068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E8F0F5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14C02D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C15356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37FBCF0"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077C598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883DFF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63408F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5486D0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168A9C9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5EA58BB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FEED7C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8D8F2B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15E529C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8497664"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2680054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857303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63E1630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8A0F47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1CF227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2691F2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5DC9CF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B7E975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02815FE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510F6A22"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54FA0C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0AD73FC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7EB7186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FFFF00"/>
            <w:noWrap/>
            <w:hideMark/>
          </w:tcPr>
          <w:p w14:paraId="512FF01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71AD06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ABA4A7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7C7E73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AFEDC7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E5D6C4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7AB50C5"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576776B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743091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1C004A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E7E6F7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3867C4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4959653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58BB64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BDCCBC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4083B45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514EB17F"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2246482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D4A7E3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DD90ED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B1A7E7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4272251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3006EF3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51368A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4A34C9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7BE79A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49206FA7" w14:textId="77777777" w:rsidTr="007A45B4">
        <w:trPr>
          <w:trHeight w:val="247"/>
        </w:trPr>
        <w:tc>
          <w:tcPr>
            <w:tcW w:w="1101" w:type="dxa"/>
            <w:tcBorders>
              <w:top w:val="nil"/>
              <w:left w:val="single" w:sz="4" w:space="0" w:color="auto"/>
              <w:bottom w:val="single" w:sz="4" w:space="0" w:color="auto"/>
              <w:right w:val="single" w:sz="4" w:space="0" w:color="auto"/>
            </w:tcBorders>
            <w:shd w:val="clear" w:color="000000" w:fill="D9D9D9"/>
            <w:noWrap/>
            <w:hideMark/>
          </w:tcPr>
          <w:p w14:paraId="52FC323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01E98E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0DDCA7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7ACEF3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40616BA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746C479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902C50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A4E0D8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1F6A392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6DE8553A"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C68409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683DD4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4BCC5AE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9C7807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75994D4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1537294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036C24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FC8474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51636A0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42350B3E"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051A907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7255C4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1F52065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28C9ABF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5BD8033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08FF596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716704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2DE512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65DBF43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05D9347C"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07FD2FE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72282D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2030DA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A2EE64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2445173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0999A37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621661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A57953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D03622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23F9FE35"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8BF231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7B1B2A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571F51D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79450A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FE7919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31C9A6D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012ADD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7A5121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62B3BA2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0E0D11EC"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4899F10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4C04EB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7099A78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1BC3A4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D14D95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3E38C4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B88F17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FA4E14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3363930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6408F38B"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2675470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D9D9D9"/>
            <w:noWrap/>
            <w:hideMark/>
          </w:tcPr>
          <w:p w14:paraId="7C33A00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D9D9D9"/>
            <w:noWrap/>
            <w:hideMark/>
          </w:tcPr>
          <w:p w14:paraId="638F125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D9D9D9"/>
            <w:noWrap/>
            <w:hideMark/>
          </w:tcPr>
          <w:p w14:paraId="02C09AA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D9D9D9"/>
            <w:noWrap/>
            <w:hideMark/>
          </w:tcPr>
          <w:p w14:paraId="31F9F83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D9D9D9"/>
            <w:noWrap/>
            <w:hideMark/>
          </w:tcPr>
          <w:p w14:paraId="5DB375D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D9D9D9"/>
            <w:noWrap/>
            <w:hideMark/>
          </w:tcPr>
          <w:p w14:paraId="48BCF4F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D9D9D9"/>
            <w:noWrap/>
            <w:hideMark/>
          </w:tcPr>
          <w:p w14:paraId="140DF66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D9D9D9"/>
            <w:noWrap/>
            <w:hideMark/>
          </w:tcPr>
          <w:p w14:paraId="76B39FD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71F4F8BD"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46740AE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CD390A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B61CBE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1D870C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276A5E0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6A6EC9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CCE5A5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36C38A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9C7683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746E619C"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5DF75BE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58C8BE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BDFC32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24DBB6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B1B464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2063957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769CC4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0CD7AC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05ED1C9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2F02102F"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49A3839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20FB797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6A6EB22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3B459C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28E6080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1BCFE13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0FFFCE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79628C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66A6FB4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0D0B9776"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7D33A28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0F0065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5331037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A5EB25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DED743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599091C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A34C4A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567FF5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31BBCF4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09E3B139"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10BE33F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BDCDAC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12C2FAA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D1604F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0C9A26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4268B42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5D4B28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BD1EE3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0FAD640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7A9E5BB1"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7F12862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04B1C46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32C8D12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D0D8DC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6C05E53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393820F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9565CD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1351A5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2D3F90A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5C545CA"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2830988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6B57426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D9C97A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4B72E14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1138FAB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51F738D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44C5B5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058B3C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5F6BD3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4FF99F6F"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4C131E6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481AB2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4D900CA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2A42247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467D626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5335420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3D33690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851F56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B3F8C6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06B106B" w14:textId="77777777" w:rsidTr="007A45B4">
        <w:trPr>
          <w:trHeight w:val="247"/>
        </w:trPr>
        <w:tc>
          <w:tcPr>
            <w:tcW w:w="1101" w:type="dxa"/>
            <w:tcBorders>
              <w:top w:val="nil"/>
              <w:left w:val="single" w:sz="4" w:space="0" w:color="auto"/>
              <w:bottom w:val="single" w:sz="4" w:space="0" w:color="auto"/>
              <w:right w:val="single" w:sz="4" w:space="0" w:color="auto"/>
            </w:tcBorders>
            <w:shd w:val="clear" w:color="000000" w:fill="D9D9D9"/>
            <w:noWrap/>
            <w:hideMark/>
          </w:tcPr>
          <w:p w14:paraId="36664DB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A</w:t>
            </w:r>
          </w:p>
        </w:tc>
        <w:tc>
          <w:tcPr>
            <w:tcW w:w="1106" w:type="dxa"/>
            <w:tcBorders>
              <w:top w:val="nil"/>
              <w:left w:val="nil"/>
              <w:bottom w:val="single" w:sz="4" w:space="0" w:color="auto"/>
              <w:right w:val="single" w:sz="4" w:space="0" w:color="auto"/>
            </w:tcBorders>
            <w:shd w:val="clear" w:color="000000" w:fill="FFFF00"/>
            <w:noWrap/>
            <w:hideMark/>
          </w:tcPr>
          <w:p w14:paraId="0DBFA6D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C7065A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1106" w:type="dxa"/>
            <w:tcBorders>
              <w:top w:val="nil"/>
              <w:left w:val="nil"/>
              <w:bottom w:val="single" w:sz="4" w:space="0" w:color="auto"/>
              <w:right w:val="single" w:sz="4" w:space="0" w:color="auto"/>
            </w:tcBorders>
            <w:shd w:val="clear" w:color="000000" w:fill="FFFF00"/>
            <w:noWrap/>
            <w:hideMark/>
          </w:tcPr>
          <w:p w14:paraId="4EF80EC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1D5AFB9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671FAB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DACF15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EB25CF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6BA4129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78128A73"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661844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161B91F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3ABBC7B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0E96B2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25C1AA4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952" w:type="dxa"/>
            <w:tcBorders>
              <w:top w:val="nil"/>
              <w:left w:val="nil"/>
              <w:bottom w:val="single" w:sz="4" w:space="0" w:color="auto"/>
              <w:right w:val="single" w:sz="4" w:space="0" w:color="auto"/>
            </w:tcBorders>
            <w:shd w:val="clear" w:color="000000" w:fill="FFFF00"/>
            <w:noWrap/>
            <w:hideMark/>
          </w:tcPr>
          <w:p w14:paraId="11AEA5E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41FAAF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7DEFB9D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70B8AEB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4997A623"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7A5648F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B3B5C2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0F4AB483"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FFBBA7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372E306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0203442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25A14C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64DC389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6F73D3F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106CFF3"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59CD6CD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8D59C65"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75DDA72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53637D6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2ACED5A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BE6229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26CA791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4094269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0E997AC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38087262"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6D64599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3DCDFE8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6" w:type="dxa"/>
            <w:tcBorders>
              <w:top w:val="nil"/>
              <w:left w:val="nil"/>
              <w:bottom w:val="single" w:sz="4" w:space="0" w:color="auto"/>
              <w:right w:val="single" w:sz="4" w:space="0" w:color="auto"/>
            </w:tcBorders>
            <w:shd w:val="clear" w:color="000000" w:fill="FFFF00"/>
            <w:noWrap/>
            <w:hideMark/>
          </w:tcPr>
          <w:p w14:paraId="22AA408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C</w:t>
            </w:r>
          </w:p>
        </w:tc>
        <w:tc>
          <w:tcPr>
            <w:tcW w:w="1106" w:type="dxa"/>
            <w:tcBorders>
              <w:top w:val="nil"/>
              <w:left w:val="nil"/>
              <w:bottom w:val="single" w:sz="4" w:space="0" w:color="auto"/>
              <w:right w:val="single" w:sz="4" w:space="0" w:color="auto"/>
            </w:tcBorders>
            <w:shd w:val="clear" w:color="000000" w:fill="FFFF00"/>
            <w:noWrap/>
            <w:hideMark/>
          </w:tcPr>
          <w:p w14:paraId="78798F4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61" w:type="dxa"/>
            <w:tcBorders>
              <w:top w:val="nil"/>
              <w:left w:val="nil"/>
              <w:bottom w:val="single" w:sz="4" w:space="0" w:color="auto"/>
              <w:right w:val="single" w:sz="4" w:space="0" w:color="auto"/>
            </w:tcBorders>
            <w:shd w:val="clear" w:color="000000" w:fill="FFFF00"/>
            <w:noWrap/>
            <w:hideMark/>
          </w:tcPr>
          <w:p w14:paraId="6A7B28C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1D94AB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58142D3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2" w:type="dxa"/>
            <w:tcBorders>
              <w:top w:val="nil"/>
              <w:left w:val="nil"/>
              <w:bottom w:val="single" w:sz="4" w:space="0" w:color="auto"/>
              <w:right w:val="single" w:sz="4" w:space="0" w:color="auto"/>
            </w:tcBorders>
            <w:shd w:val="clear" w:color="000000" w:fill="FFFF00"/>
            <w:noWrap/>
            <w:hideMark/>
          </w:tcPr>
          <w:p w14:paraId="19167B0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c>
          <w:tcPr>
            <w:tcW w:w="957" w:type="dxa"/>
            <w:tcBorders>
              <w:top w:val="nil"/>
              <w:left w:val="nil"/>
              <w:bottom w:val="single" w:sz="4" w:space="0" w:color="auto"/>
              <w:right w:val="single" w:sz="4" w:space="0" w:color="auto"/>
            </w:tcBorders>
            <w:shd w:val="clear" w:color="000000" w:fill="FFFF00"/>
            <w:noWrap/>
            <w:hideMark/>
          </w:tcPr>
          <w:p w14:paraId="0E7BA22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D</w:t>
            </w:r>
          </w:p>
        </w:tc>
      </w:tr>
      <w:tr w:rsidR="007A45B4" w:rsidRPr="007A45B4" w14:paraId="17346FA7"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3718E6A1"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82,28</w:t>
            </w:r>
          </w:p>
        </w:tc>
        <w:tc>
          <w:tcPr>
            <w:tcW w:w="1106" w:type="dxa"/>
            <w:tcBorders>
              <w:top w:val="nil"/>
              <w:left w:val="nil"/>
              <w:bottom w:val="single" w:sz="4" w:space="0" w:color="auto"/>
              <w:right w:val="single" w:sz="4" w:space="0" w:color="auto"/>
            </w:tcBorders>
            <w:shd w:val="clear" w:color="000000" w:fill="92D050"/>
            <w:noWrap/>
            <w:hideMark/>
          </w:tcPr>
          <w:p w14:paraId="51547DD6" w14:textId="77777777" w:rsidR="007A45B4" w:rsidRPr="007A45B4" w:rsidRDefault="007A45B4" w:rsidP="007A45B4">
            <w:pPr>
              <w:spacing w:before="0" w:after="0"/>
              <w:jc w:val="center"/>
              <w:rPr>
                <w:rFonts w:cs="Arial"/>
                <w:b/>
                <w:bCs/>
                <w:sz w:val="20"/>
                <w:szCs w:val="20"/>
              </w:rPr>
            </w:pPr>
            <w:r w:rsidRPr="007A45B4">
              <w:rPr>
                <w:rFonts w:cs="Arial"/>
                <w:b/>
                <w:bCs/>
                <w:sz w:val="20"/>
                <w:szCs w:val="20"/>
              </w:rPr>
              <w:t>73,18</w:t>
            </w:r>
          </w:p>
        </w:tc>
        <w:tc>
          <w:tcPr>
            <w:tcW w:w="956" w:type="dxa"/>
            <w:tcBorders>
              <w:top w:val="nil"/>
              <w:left w:val="nil"/>
              <w:bottom w:val="single" w:sz="4" w:space="0" w:color="auto"/>
              <w:right w:val="single" w:sz="4" w:space="0" w:color="auto"/>
            </w:tcBorders>
            <w:shd w:val="clear" w:color="auto" w:fill="auto"/>
            <w:noWrap/>
            <w:hideMark/>
          </w:tcPr>
          <w:p w14:paraId="316C624B" w14:textId="77777777" w:rsidR="007A45B4" w:rsidRPr="007A45B4" w:rsidRDefault="007A45B4" w:rsidP="007A45B4">
            <w:pPr>
              <w:spacing w:before="0" w:after="0"/>
              <w:jc w:val="center"/>
              <w:rPr>
                <w:rFonts w:cs="Arial"/>
                <w:sz w:val="20"/>
                <w:szCs w:val="20"/>
              </w:rPr>
            </w:pPr>
            <w:r w:rsidRPr="007A45B4">
              <w:rPr>
                <w:rFonts w:cs="Arial"/>
                <w:sz w:val="20"/>
                <w:szCs w:val="20"/>
              </w:rPr>
              <w:t>81,93</w:t>
            </w:r>
          </w:p>
        </w:tc>
        <w:tc>
          <w:tcPr>
            <w:tcW w:w="1106" w:type="dxa"/>
            <w:tcBorders>
              <w:top w:val="nil"/>
              <w:left w:val="nil"/>
              <w:bottom w:val="single" w:sz="4" w:space="0" w:color="auto"/>
              <w:right w:val="single" w:sz="4" w:space="0" w:color="auto"/>
            </w:tcBorders>
            <w:shd w:val="clear" w:color="auto" w:fill="auto"/>
            <w:noWrap/>
            <w:hideMark/>
          </w:tcPr>
          <w:p w14:paraId="2603B223" w14:textId="77777777" w:rsidR="007A45B4" w:rsidRPr="007A45B4" w:rsidRDefault="007A45B4" w:rsidP="007A45B4">
            <w:pPr>
              <w:spacing w:before="0" w:after="0"/>
              <w:jc w:val="center"/>
              <w:rPr>
                <w:rFonts w:cs="Arial"/>
                <w:sz w:val="20"/>
                <w:szCs w:val="20"/>
              </w:rPr>
            </w:pPr>
            <w:r w:rsidRPr="007A45B4">
              <w:rPr>
                <w:rFonts w:cs="Arial"/>
                <w:sz w:val="20"/>
                <w:szCs w:val="20"/>
              </w:rPr>
              <w:t>73,18</w:t>
            </w:r>
          </w:p>
        </w:tc>
        <w:tc>
          <w:tcPr>
            <w:tcW w:w="961" w:type="dxa"/>
            <w:tcBorders>
              <w:top w:val="nil"/>
              <w:left w:val="nil"/>
              <w:bottom w:val="single" w:sz="4" w:space="0" w:color="auto"/>
              <w:right w:val="single" w:sz="4" w:space="0" w:color="auto"/>
            </w:tcBorders>
            <w:shd w:val="clear" w:color="auto" w:fill="auto"/>
            <w:noWrap/>
            <w:hideMark/>
          </w:tcPr>
          <w:p w14:paraId="76D5A8DA" w14:textId="77777777" w:rsidR="007A45B4" w:rsidRPr="007A45B4" w:rsidRDefault="007A45B4" w:rsidP="007A45B4">
            <w:pPr>
              <w:spacing w:before="0" w:after="0"/>
              <w:jc w:val="center"/>
              <w:rPr>
                <w:rFonts w:cs="Arial"/>
                <w:sz w:val="20"/>
                <w:szCs w:val="20"/>
              </w:rPr>
            </w:pPr>
            <w:r w:rsidRPr="007A45B4">
              <w:rPr>
                <w:rFonts w:cs="Arial"/>
                <w:sz w:val="20"/>
                <w:szCs w:val="20"/>
              </w:rPr>
              <w:t>79,93</w:t>
            </w:r>
          </w:p>
        </w:tc>
        <w:tc>
          <w:tcPr>
            <w:tcW w:w="952" w:type="dxa"/>
            <w:tcBorders>
              <w:top w:val="nil"/>
              <w:left w:val="nil"/>
              <w:bottom w:val="single" w:sz="4" w:space="0" w:color="auto"/>
              <w:right w:val="single" w:sz="4" w:space="0" w:color="auto"/>
            </w:tcBorders>
            <w:shd w:val="clear" w:color="000000" w:fill="92D050"/>
            <w:noWrap/>
            <w:hideMark/>
          </w:tcPr>
          <w:p w14:paraId="7DBB9F9D" w14:textId="77777777" w:rsidR="007A45B4" w:rsidRPr="007A45B4" w:rsidRDefault="007A45B4" w:rsidP="007A45B4">
            <w:pPr>
              <w:spacing w:before="0" w:after="0"/>
              <w:jc w:val="center"/>
              <w:rPr>
                <w:rFonts w:cs="Arial"/>
                <w:b/>
                <w:bCs/>
                <w:sz w:val="20"/>
                <w:szCs w:val="20"/>
              </w:rPr>
            </w:pPr>
            <w:r w:rsidRPr="007A45B4">
              <w:rPr>
                <w:rFonts w:cs="Arial"/>
                <w:b/>
                <w:bCs/>
                <w:sz w:val="20"/>
                <w:szCs w:val="20"/>
              </w:rPr>
              <w:t>66,68</w:t>
            </w:r>
          </w:p>
        </w:tc>
        <w:tc>
          <w:tcPr>
            <w:tcW w:w="952" w:type="dxa"/>
            <w:tcBorders>
              <w:top w:val="nil"/>
              <w:left w:val="nil"/>
              <w:bottom w:val="single" w:sz="4" w:space="0" w:color="auto"/>
              <w:right w:val="single" w:sz="4" w:space="0" w:color="auto"/>
            </w:tcBorders>
            <w:shd w:val="clear" w:color="auto" w:fill="auto"/>
            <w:noWrap/>
            <w:hideMark/>
          </w:tcPr>
          <w:p w14:paraId="21E743F2" w14:textId="77777777" w:rsidR="007A45B4" w:rsidRPr="007A45B4" w:rsidRDefault="007A45B4" w:rsidP="007A45B4">
            <w:pPr>
              <w:spacing w:before="0" w:after="0"/>
              <w:jc w:val="center"/>
              <w:rPr>
                <w:rFonts w:cs="Arial"/>
                <w:sz w:val="20"/>
                <w:szCs w:val="20"/>
              </w:rPr>
            </w:pPr>
            <w:r w:rsidRPr="007A45B4">
              <w:rPr>
                <w:rFonts w:cs="Arial"/>
                <w:sz w:val="20"/>
                <w:szCs w:val="20"/>
              </w:rPr>
              <w:t>66,68</w:t>
            </w:r>
          </w:p>
        </w:tc>
        <w:tc>
          <w:tcPr>
            <w:tcW w:w="952" w:type="dxa"/>
            <w:tcBorders>
              <w:top w:val="nil"/>
              <w:left w:val="nil"/>
              <w:bottom w:val="single" w:sz="4" w:space="0" w:color="auto"/>
              <w:right w:val="single" w:sz="4" w:space="0" w:color="auto"/>
            </w:tcBorders>
            <w:shd w:val="clear" w:color="auto" w:fill="auto"/>
            <w:noWrap/>
            <w:hideMark/>
          </w:tcPr>
          <w:p w14:paraId="402662C5" w14:textId="77777777" w:rsidR="007A45B4" w:rsidRPr="007A45B4" w:rsidRDefault="007A45B4" w:rsidP="007A45B4">
            <w:pPr>
              <w:spacing w:before="0" w:after="0"/>
              <w:jc w:val="center"/>
              <w:rPr>
                <w:rFonts w:cs="Arial"/>
                <w:sz w:val="20"/>
                <w:szCs w:val="20"/>
              </w:rPr>
            </w:pPr>
            <w:r w:rsidRPr="007A45B4">
              <w:rPr>
                <w:rFonts w:cs="Arial"/>
                <w:sz w:val="20"/>
                <w:szCs w:val="20"/>
              </w:rPr>
              <w:t>66,68</w:t>
            </w:r>
          </w:p>
        </w:tc>
        <w:tc>
          <w:tcPr>
            <w:tcW w:w="957" w:type="dxa"/>
            <w:tcBorders>
              <w:top w:val="nil"/>
              <w:left w:val="nil"/>
              <w:bottom w:val="single" w:sz="4" w:space="0" w:color="auto"/>
              <w:right w:val="single" w:sz="4" w:space="0" w:color="auto"/>
            </w:tcBorders>
            <w:shd w:val="clear" w:color="auto" w:fill="auto"/>
            <w:noWrap/>
            <w:hideMark/>
          </w:tcPr>
          <w:p w14:paraId="1BA800D3" w14:textId="77777777" w:rsidR="007A45B4" w:rsidRPr="007A45B4" w:rsidRDefault="007A45B4" w:rsidP="007A45B4">
            <w:pPr>
              <w:spacing w:before="0" w:after="0"/>
              <w:jc w:val="center"/>
              <w:rPr>
                <w:rFonts w:cs="Arial"/>
                <w:sz w:val="20"/>
                <w:szCs w:val="20"/>
              </w:rPr>
            </w:pPr>
            <w:r w:rsidRPr="007A45B4">
              <w:rPr>
                <w:rFonts w:cs="Arial"/>
                <w:sz w:val="20"/>
                <w:szCs w:val="20"/>
              </w:rPr>
              <w:t>66,68</w:t>
            </w:r>
          </w:p>
        </w:tc>
      </w:tr>
      <w:tr w:rsidR="007A45B4" w:rsidRPr="007A45B4" w14:paraId="03138CB4"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51AC1AB4"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95,59</w:t>
            </w:r>
          </w:p>
        </w:tc>
        <w:tc>
          <w:tcPr>
            <w:tcW w:w="1106" w:type="dxa"/>
            <w:tcBorders>
              <w:top w:val="nil"/>
              <w:left w:val="nil"/>
              <w:bottom w:val="single" w:sz="4" w:space="0" w:color="auto"/>
              <w:right w:val="single" w:sz="4" w:space="0" w:color="auto"/>
            </w:tcBorders>
            <w:shd w:val="clear" w:color="auto" w:fill="auto"/>
            <w:noWrap/>
            <w:hideMark/>
          </w:tcPr>
          <w:p w14:paraId="52895EB4" w14:textId="77777777" w:rsidR="007A45B4" w:rsidRPr="007A45B4" w:rsidRDefault="007A45B4" w:rsidP="007A45B4">
            <w:pPr>
              <w:spacing w:before="0" w:after="0"/>
              <w:jc w:val="center"/>
              <w:rPr>
                <w:rFonts w:cs="Arial"/>
                <w:sz w:val="20"/>
                <w:szCs w:val="20"/>
              </w:rPr>
            </w:pPr>
            <w:r w:rsidRPr="007A45B4">
              <w:rPr>
                <w:rFonts w:cs="Arial"/>
                <w:sz w:val="20"/>
                <w:szCs w:val="20"/>
              </w:rPr>
              <w:t>96,13</w:t>
            </w:r>
          </w:p>
        </w:tc>
        <w:tc>
          <w:tcPr>
            <w:tcW w:w="956" w:type="dxa"/>
            <w:tcBorders>
              <w:top w:val="nil"/>
              <w:left w:val="nil"/>
              <w:bottom w:val="single" w:sz="4" w:space="0" w:color="auto"/>
              <w:right w:val="single" w:sz="4" w:space="0" w:color="auto"/>
            </w:tcBorders>
            <w:shd w:val="clear" w:color="000000" w:fill="92D050"/>
            <w:noWrap/>
            <w:hideMark/>
          </w:tcPr>
          <w:p w14:paraId="7B030E22" w14:textId="77777777" w:rsidR="007A45B4" w:rsidRPr="007A45B4" w:rsidRDefault="007A45B4" w:rsidP="007A45B4">
            <w:pPr>
              <w:spacing w:before="0" w:after="0"/>
              <w:jc w:val="center"/>
              <w:rPr>
                <w:rFonts w:cs="Arial"/>
                <w:b/>
                <w:bCs/>
                <w:sz w:val="20"/>
                <w:szCs w:val="20"/>
              </w:rPr>
            </w:pPr>
            <w:r w:rsidRPr="007A45B4">
              <w:rPr>
                <w:rFonts w:cs="Arial"/>
                <w:b/>
                <w:bCs/>
                <w:sz w:val="20"/>
                <w:szCs w:val="20"/>
              </w:rPr>
              <w:t>95,46</w:t>
            </w:r>
          </w:p>
        </w:tc>
        <w:tc>
          <w:tcPr>
            <w:tcW w:w="1106" w:type="dxa"/>
            <w:tcBorders>
              <w:top w:val="nil"/>
              <w:left w:val="nil"/>
              <w:bottom w:val="single" w:sz="4" w:space="0" w:color="auto"/>
              <w:right w:val="single" w:sz="4" w:space="0" w:color="auto"/>
            </w:tcBorders>
            <w:shd w:val="clear" w:color="auto" w:fill="auto"/>
            <w:noWrap/>
            <w:hideMark/>
          </w:tcPr>
          <w:p w14:paraId="3F421A06" w14:textId="77777777" w:rsidR="007A45B4" w:rsidRPr="007A45B4" w:rsidRDefault="007A45B4" w:rsidP="007A45B4">
            <w:pPr>
              <w:spacing w:before="0" w:after="0"/>
              <w:jc w:val="center"/>
              <w:rPr>
                <w:rFonts w:cs="Arial"/>
                <w:sz w:val="20"/>
                <w:szCs w:val="20"/>
              </w:rPr>
            </w:pPr>
            <w:r w:rsidRPr="007A45B4">
              <w:rPr>
                <w:rFonts w:cs="Arial"/>
                <w:sz w:val="20"/>
                <w:szCs w:val="20"/>
              </w:rPr>
              <w:t>96,13</w:t>
            </w:r>
          </w:p>
        </w:tc>
        <w:tc>
          <w:tcPr>
            <w:tcW w:w="961" w:type="dxa"/>
            <w:tcBorders>
              <w:top w:val="nil"/>
              <w:left w:val="nil"/>
              <w:bottom w:val="single" w:sz="4" w:space="0" w:color="auto"/>
              <w:right w:val="single" w:sz="4" w:space="0" w:color="auto"/>
            </w:tcBorders>
            <w:shd w:val="clear" w:color="auto" w:fill="auto"/>
            <w:noWrap/>
            <w:hideMark/>
          </w:tcPr>
          <w:p w14:paraId="65ED32C4" w14:textId="77777777" w:rsidR="007A45B4" w:rsidRPr="007A45B4" w:rsidRDefault="007A45B4" w:rsidP="007A45B4">
            <w:pPr>
              <w:spacing w:before="0" w:after="0"/>
              <w:jc w:val="center"/>
              <w:rPr>
                <w:rFonts w:cs="Arial"/>
                <w:sz w:val="20"/>
                <w:szCs w:val="20"/>
              </w:rPr>
            </w:pPr>
            <w:r w:rsidRPr="007A45B4">
              <w:rPr>
                <w:rFonts w:cs="Arial"/>
                <w:sz w:val="20"/>
                <w:szCs w:val="20"/>
              </w:rPr>
              <w:t>95,47</w:t>
            </w:r>
          </w:p>
        </w:tc>
        <w:tc>
          <w:tcPr>
            <w:tcW w:w="952" w:type="dxa"/>
            <w:tcBorders>
              <w:top w:val="nil"/>
              <w:left w:val="nil"/>
              <w:bottom w:val="single" w:sz="4" w:space="0" w:color="auto"/>
              <w:right w:val="single" w:sz="4" w:space="0" w:color="auto"/>
            </w:tcBorders>
            <w:shd w:val="clear" w:color="auto" w:fill="auto"/>
            <w:noWrap/>
            <w:hideMark/>
          </w:tcPr>
          <w:p w14:paraId="57C17A32" w14:textId="77777777" w:rsidR="007A45B4" w:rsidRPr="007A45B4" w:rsidRDefault="007A45B4" w:rsidP="007A45B4">
            <w:pPr>
              <w:spacing w:before="0" w:after="0"/>
              <w:jc w:val="center"/>
              <w:rPr>
                <w:rFonts w:cs="Arial"/>
                <w:sz w:val="20"/>
                <w:szCs w:val="20"/>
              </w:rPr>
            </w:pPr>
            <w:r w:rsidRPr="007A45B4">
              <w:rPr>
                <w:rFonts w:cs="Arial"/>
                <w:sz w:val="20"/>
                <w:szCs w:val="20"/>
              </w:rPr>
              <w:t>79,41</w:t>
            </w:r>
          </w:p>
        </w:tc>
        <w:tc>
          <w:tcPr>
            <w:tcW w:w="952" w:type="dxa"/>
            <w:tcBorders>
              <w:top w:val="nil"/>
              <w:left w:val="nil"/>
              <w:bottom w:val="single" w:sz="4" w:space="0" w:color="auto"/>
              <w:right w:val="single" w:sz="4" w:space="0" w:color="auto"/>
            </w:tcBorders>
            <w:shd w:val="clear" w:color="000000" w:fill="92D050"/>
            <w:noWrap/>
            <w:hideMark/>
          </w:tcPr>
          <w:p w14:paraId="3479A6B5" w14:textId="77777777" w:rsidR="007A45B4" w:rsidRPr="007A45B4" w:rsidRDefault="007A45B4" w:rsidP="007A45B4">
            <w:pPr>
              <w:spacing w:before="0" w:after="0"/>
              <w:jc w:val="center"/>
              <w:rPr>
                <w:rFonts w:cs="Arial"/>
                <w:b/>
                <w:bCs/>
                <w:sz w:val="20"/>
                <w:szCs w:val="20"/>
              </w:rPr>
            </w:pPr>
            <w:r w:rsidRPr="007A45B4">
              <w:rPr>
                <w:rFonts w:cs="Arial"/>
                <w:b/>
                <w:bCs/>
                <w:sz w:val="20"/>
                <w:szCs w:val="20"/>
              </w:rPr>
              <w:t>79,41</w:t>
            </w:r>
          </w:p>
        </w:tc>
        <w:tc>
          <w:tcPr>
            <w:tcW w:w="952" w:type="dxa"/>
            <w:tcBorders>
              <w:top w:val="nil"/>
              <w:left w:val="nil"/>
              <w:bottom w:val="single" w:sz="4" w:space="0" w:color="auto"/>
              <w:right w:val="single" w:sz="4" w:space="0" w:color="auto"/>
            </w:tcBorders>
            <w:shd w:val="clear" w:color="auto" w:fill="auto"/>
            <w:noWrap/>
            <w:hideMark/>
          </w:tcPr>
          <w:p w14:paraId="39FD3FBA" w14:textId="77777777" w:rsidR="007A45B4" w:rsidRPr="007A45B4" w:rsidRDefault="007A45B4" w:rsidP="007A45B4">
            <w:pPr>
              <w:spacing w:before="0" w:after="0"/>
              <w:jc w:val="center"/>
              <w:rPr>
                <w:rFonts w:cs="Arial"/>
                <w:sz w:val="20"/>
                <w:szCs w:val="20"/>
              </w:rPr>
            </w:pPr>
            <w:r w:rsidRPr="007A45B4">
              <w:rPr>
                <w:rFonts w:cs="Arial"/>
                <w:sz w:val="20"/>
                <w:szCs w:val="20"/>
              </w:rPr>
              <w:t>79,41</w:t>
            </w:r>
          </w:p>
        </w:tc>
        <w:tc>
          <w:tcPr>
            <w:tcW w:w="957" w:type="dxa"/>
            <w:tcBorders>
              <w:top w:val="nil"/>
              <w:left w:val="nil"/>
              <w:bottom w:val="single" w:sz="4" w:space="0" w:color="auto"/>
              <w:right w:val="single" w:sz="4" w:space="0" w:color="auto"/>
            </w:tcBorders>
            <w:shd w:val="clear" w:color="auto" w:fill="auto"/>
            <w:noWrap/>
            <w:hideMark/>
          </w:tcPr>
          <w:p w14:paraId="43829178" w14:textId="77777777" w:rsidR="007A45B4" w:rsidRPr="007A45B4" w:rsidRDefault="007A45B4" w:rsidP="007A45B4">
            <w:pPr>
              <w:spacing w:before="0" w:after="0"/>
              <w:jc w:val="center"/>
              <w:rPr>
                <w:rFonts w:cs="Arial"/>
                <w:sz w:val="20"/>
                <w:szCs w:val="20"/>
              </w:rPr>
            </w:pPr>
            <w:r w:rsidRPr="007A45B4">
              <w:rPr>
                <w:rFonts w:cs="Arial"/>
                <w:sz w:val="20"/>
                <w:szCs w:val="20"/>
              </w:rPr>
              <w:t>79,41</w:t>
            </w:r>
          </w:p>
        </w:tc>
      </w:tr>
      <w:tr w:rsidR="007A45B4" w:rsidRPr="007A45B4" w14:paraId="7AE3D755"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20097C48"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458,78</w:t>
            </w:r>
          </w:p>
        </w:tc>
        <w:tc>
          <w:tcPr>
            <w:tcW w:w="1106" w:type="dxa"/>
            <w:tcBorders>
              <w:top w:val="nil"/>
              <w:left w:val="nil"/>
              <w:bottom w:val="single" w:sz="4" w:space="0" w:color="auto"/>
              <w:right w:val="single" w:sz="4" w:space="0" w:color="auto"/>
            </w:tcBorders>
            <w:shd w:val="clear" w:color="auto" w:fill="auto"/>
            <w:noWrap/>
            <w:hideMark/>
          </w:tcPr>
          <w:p w14:paraId="26F1940D" w14:textId="77777777" w:rsidR="007A45B4" w:rsidRPr="007A45B4" w:rsidRDefault="007A45B4" w:rsidP="007A45B4">
            <w:pPr>
              <w:spacing w:before="0" w:after="0"/>
              <w:jc w:val="center"/>
              <w:rPr>
                <w:rFonts w:cs="Arial"/>
                <w:sz w:val="20"/>
                <w:szCs w:val="20"/>
              </w:rPr>
            </w:pPr>
            <w:r w:rsidRPr="007A45B4">
              <w:rPr>
                <w:rFonts w:cs="Arial"/>
                <w:sz w:val="20"/>
                <w:szCs w:val="20"/>
              </w:rPr>
              <w:t>439,99</w:t>
            </w:r>
          </w:p>
        </w:tc>
        <w:tc>
          <w:tcPr>
            <w:tcW w:w="956" w:type="dxa"/>
            <w:tcBorders>
              <w:top w:val="nil"/>
              <w:left w:val="nil"/>
              <w:bottom w:val="single" w:sz="4" w:space="0" w:color="auto"/>
              <w:right w:val="single" w:sz="4" w:space="0" w:color="auto"/>
            </w:tcBorders>
            <w:shd w:val="clear" w:color="auto" w:fill="auto"/>
            <w:noWrap/>
            <w:hideMark/>
          </w:tcPr>
          <w:p w14:paraId="1CC9828D" w14:textId="77777777" w:rsidR="007A45B4" w:rsidRPr="007A45B4" w:rsidRDefault="007A45B4" w:rsidP="007A45B4">
            <w:pPr>
              <w:spacing w:before="0" w:after="0"/>
              <w:jc w:val="center"/>
              <w:rPr>
                <w:rFonts w:cs="Arial"/>
                <w:sz w:val="20"/>
                <w:szCs w:val="20"/>
              </w:rPr>
            </w:pPr>
            <w:r w:rsidRPr="007A45B4">
              <w:rPr>
                <w:rFonts w:cs="Arial"/>
                <w:sz w:val="20"/>
                <w:szCs w:val="20"/>
              </w:rPr>
              <w:t>457,72</w:t>
            </w:r>
          </w:p>
        </w:tc>
        <w:tc>
          <w:tcPr>
            <w:tcW w:w="1106" w:type="dxa"/>
            <w:tcBorders>
              <w:top w:val="nil"/>
              <w:left w:val="nil"/>
              <w:bottom w:val="single" w:sz="4" w:space="0" w:color="auto"/>
              <w:right w:val="single" w:sz="4" w:space="0" w:color="auto"/>
            </w:tcBorders>
            <w:shd w:val="clear" w:color="000000" w:fill="92D050"/>
            <w:noWrap/>
            <w:hideMark/>
          </w:tcPr>
          <w:p w14:paraId="79A22E2A" w14:textId="77777777" w:rsidR="007A45B4" w:rsidRPr="007A45B4" w:rsidRDefault="007A45B4" w:rsidP="007A45B4">
            <w:pPr>
              <w:spacing w:before="0" w:after="0"/>
              <w:jc w:val="center"/>
              <w:rPr>
                <w:rFonts w:cs="Arial"/>
                <w:b/>
                <w:bCs/>
                <w:sz w:val="20"/>
                <w:szCs w:val="20"/>
              </w:rPr>
            </w:pPr>
            <w:r w:rsidRPr="007A45B4">
              <w:rPr>
                <w:rFonts w:cs="Arial"/>
                <w:b/>
                <w:bCs/>
                <w:sz w:val="20"/>
                <w:szCs w:val="20"/>
              </w:rPr>
              <w:t>439,99</w:t>
            </w:r>
          </w:p>
        </w:tc>
        <w:tc>
          <w:tcPr>
            <w:tcW w:w="961" w:type="dxa"/>
            <w:tcBorders>
              <w:top w:val="nil"/>
              <w:left w:val="nil"/>
              <w:bottom w:val="single" w:sz="4" w:space="0" w:color="auto"/>
              <w:right w:val="single" w:sz="4" w:space="0" w:color="auto"/>
            </w:tcBorders>
            <w:shd w:val="clear" w:color="auto" w:fill="auto"/>
            <w:noWrap/>
            <w:hideMark/>
          </w:tcPr>
          <w:p w14:paraId="5DD20461" w14:textId="77777777" w:rsidR="007A45B4" w:rsidRPr="007A45B4" w:rsidRDefault="007A45B4" w:rsidP="007A45B4">
            <w:pPr>
              <w:spacing w:before="0" w:after="0"/>
              <w:jc w:val="center"/>
              <w:rPr>
                <w:rFonts w:cs="Arial"/>
                <w:sz w:val="20"/>
                <w:szCs w:val="20"/>
              </w:rPr>
            </w:pPr>
            <w:r w:rsidRPr="007A45B4">
              <w:rPr>
                <w:rFonts w:cs="Arial"/>
                <w:sz w:val="20"/>
                <w:szCs w:val="20"/>
              </w:rPr>
              <w:t>453,67</w:t>
            </w:r>
          </w:p>
        </w:tc>
        <w:tc>
          <w:tcPr>
            <w:tcW w:w="952" w:type="dxa"/>
            <w:tcBorders>
              <w:top w:val="nil"/>
              <w:left w:val="nil"/>
              <w:bottom w:val="single" w:sz="4" w:space="0" w:color="auto"/>
              <w:right w:val="single" w:sz="4" w:space="0" w:color="auto"/>
            </w:tcBorders>
            <w:shd w:val="clear" w:color="auto" w:fill="auto"/>
            <w:noWrap/>
            <w:hideMark/>
          </w:tcPr>
          <w:p w14:paraId="5CFEF8A5" w14:textId="77777777" w:rsidR="007A45B4" w:rsidRPr="007A45B4" w:rsidRDefault="007A45B4" w:rsidP="007A45B4">
            <w:pPr>
              <w:spacing w:before="0" w:after="0"/>
              <w:jc w:val="center"/>
              <w:rPr>
                <w:rFonts w:cs="Arial"/>
                <w:sz w:val="20"/>
                <w:szCs w:val="20"/>
              </w:rPr>
            </w:pPr>
            <w:r w:rsidRPr="007A45B4">
              <w:rPr>
                <w:rFonts w:cs="Arial"/>
                <w:sz w:val="20"/>
                <w:szCs w:val="20"/>
              </w:rPr>
              <w:t>291,07</w:t>
            </w:r>
          </w:p>
        </w:tc>
        <w:tc>
          <w:tcPr>
            <w:tcW w:w="952" w:type="dxa"/>
            <w:tcBorders>
              <w:top w:val="nil"/>
              <w:left w:val="nil"/>
              <w:bottom w:val="single" w:sz="4" w:space="0" w:color="auto"/>
              <w:right w:val="single" w:sz="4" w:space="0" w:color="auto"/>
            </w:tcBorders>
            <w:shd w:val="clear" w:color="auto" w:fill="auto"/>
            <w:noWrap/>
            <w:hideMark/>
          </w:tcPr>
          <w:p w14:paraId="3C95B200" w14:textId="77777777" w:rsidR="007A45B4" w:rsidRPr="007A45B4" w:rsidRDefault="007A45B4" w:rsidP="007A45B4">
            <w:pPr>
              <w:spacing w:before="0" w:after="0"/>
              <w:jc w:val="center"/>
              <w:rPr>
                <w:rFonts w:cs="Arial"/>
                <w:sz w:val="20"/>
                <w:szCs w:val="20"/>
              </w:rPr>
            </w:pPr>
            <w:r w:rsidRPr="007A45B4">
              <w:rPr>
                <w:rFonts w:cs="Arial"/>
                <w:sz w:val="20"/>
                <w:szCs w:val="20"/>
              </w:rPr>
              <w:t>291,07</w:t>
            </w:r>
          </w:p>
        </w:tc>
        <w:tc>
          <w:tcPr>
            <w:tcW w:w="952" w:type="dxa"/>
            <w:tcBorders>
              <w:top w:val="nil"/>
              <w:left w:val="nil"/>
              <w:bottom w:val="single" w:sz="4" w:space="0" w:color="auto"/>
              <w:right w:val="single" w:sz="4" w:space="0" w:color="auto"/>
            </w:tcBorders>
            <w:shd w:val="clear" w:color="000000" w:fill="92D050"/>
            <w:noWrap/>
            <w:hideMark/>
          </w:tcPr>
          <w:p w14:paraId="55DA7E98" w14:textId="77777777" w:rsidR="007A45B4" w:rsidRPr="007A45B4" w:rsidRDefault="007A45B4" w:rsidP="007A45B4">
            <w:pPr>
              <w:spacing w:before="0" w:after="0"/>
              <w:jc w:val="center"/>
              <w:rPr>
                <w:rFonts w:cs="Arial"/>
                <w:b/>
                <w:bCs/>
                <w:sz w:val="20"/>
                <w:szCs w:val="20"/>
              </w:rPr>
            </w:pPr>
            <w:r w:rsidRPr="007A45B4">
              <w:rPr>
                <w:rFonts w:cs="Arial"/>
                <w:b/>
                <w:bCs/>
                <w:sz w:val="20"/>
                <w:szCs w:val="20"/>
              </w:rPr>
              <w:t>291,07</w:t>
            </w:r>
          </w:p>
        </w:tc>
        <w:tc>
          <w:tcPr>
            <w:tcW w:w="957" w:type="dxa"/>
            <w:tcBorders>
              <w:top w:val="nil"/>
              <w:left w:val="nil"/>
              <w:bottom w:val="single" w:sz="4" w:space="0" w:color="auto"/>
              <w:right w:val="single" w:sz="4" w:space="0" w:color="auto"/>
            </w:tcBorders>
            <w:shd w:val="clear" w:color="auto" w:fill="auto"/>
            <w:noWrap/>
            <w:hideMark/>
          </w:tcPr>
          <w:p w14:paraId="3A3769D5" w14:textId="77777777" w:rsidR="007A45B4" w:rsidRPr="007A45B4" w:rsidRDefault="007A45B4" w:rsidP="007A45B4">
            <w:pPr>
              <w:spacing w:before="0" w:after="0"/>
              <w:jc w:val="center"/>
              <w:rPr>
                <w:rFonts w:cs="Arial"/>
                <w:sz w:val="20"/>
                <w:szCs w:val="20"/>
              </w:rPr>
            </w:pPr>
            <w:r w:rsidRPr="007A45B4">
              <w:rPr>
                <w:rFonts w:cs="Arial"/>
                <w:sz w:val="20"/>
                <w:szCs w:val="20"/>
              </w:rPr>
              <w:t>291,07</w:t>
            </w:r>
          </w:p>
        </w:tc>
      </w:tr>
      <w:tr w:rsidR="007A45B4" w:rsidRPr="007A45B4" w14:paraId="4EDFB1DA"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11C8D89C"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100,18</w:t>
            </w:r>
          </w:p>
        </w:tc>
        <w:tc>
          <w:tcPr>
            <w:tcW w:w="1106" w:type="dxa"/>
            <w:tcBorders>
              <w:top w:val="nil"/>
              <w:left w:val="nil"/>
              <w:bottom w:val="single" w:sz="4" w:space="0" w:color="auto"/>
              <w:right w:val="single" w:sz="4" w:space="0" w:color="auto"/>
            </w:tcBorders>
            <w:shd w:val="clear" w:color="auto" w:fill="auto"/>
            <w:noWrap/>
            <w:hideMark/>
          </w:tcPr>
          <w:p w14:paraId="612A8E8B" w14:textId="77777777" w:rsidR="007A45B4" w:rsidRPr="007A45B4" w:rsidRDefault="007A45B4" w:rsidP="007A45B4">
            <w:pPr>
              <w:spacing w:before="0" w:after="0"/>
              <w:jc w:val="center"/>
              <w:rPr>
                <w:rFonts w:cs="Arial"/>
                <w:sz w:val="20"/>
                <w:szCs w:val="20"/>
              </w:rPr>
            </w:pPr>
            <w:r w:rsidRPr="007A45B4">
              <w:rPr>
                <w:rFonts w:cs="Arial"/>
                <w:sz w:val="20"/>
                <w:szCs w:val="20"/>
              </w:rPr>
              <w:t>100,53</w:t>
            </w:r>
          </w:p>
        </w:tc>
        <w:tc>
          <w:tcPr>
            <w:tcW w:w="956" w:type="dxa"/>
            <w:tcBorders>
              <w:top w:val="nil"/>
              <w:left w:val="nil"/>
              <w:bottom w:val="single" w:sz="4" w:space="0" w:color="auto"/>
              <w:right w:val="single" w:sz="4" w:space="0" w:color="auto"/>
            </w:tcBorders>
            <w:shd w:val="clear" w:color="auto" w:fill="auto"/>
            <w:noWrap/>
            <w:hideMark/>
          </w:tcPr>
          <w:p w14:paraId="38AB5B57" w14:textId="77777777" w:rsidR="007A45B4" w:rsidRPr="007A45B4" w:rsidRDefault="007A45B4" w:rsidP="007A45B4">
            <w:pPr>
              <w:spacing w:before="0" w:after="0"/>
              <w:jc w:val="center"/>
              <w:rPr>
                <w:rFonts w:cs="Arial"/>
                <w:sz w:val="20"/>
                <w:szCs w:val="20"/>
              </w:rPr>
            </w:pPr>
            <w:r w:rsidRPr="007A45B4">
              <w:rPr>
                <w:rFonts w:cs="Arial"/>
                <w:sz w:val="20"/>
                <w:szCs w:val="20"/>
              </w:rPr>
              <w:t>100,03</w:t>
            </w:r>
          </w:p>
        </w:tc>
        <w:tc>
          <w:tcPr>
            <w:tcW w:w="1106" w:type="dxa"/>
            <w:tcBorders>
              <w:top w:val="nil"/>
              <w:left w:val="nil"/>
              <w:bottom w:val="single" w:sz="4" w:space="0" w:color="auto"/>
              <w:right w:val="single" w:sz="4" w:space="0" w:color="auto"/>
            </w:tcBorders>
            <w:shd w:val="clear" w:color="auto" w:fill="auto"/>
            <w:noWrap/>
            <w:hideMark/>
          </w:tcPr>
          <w:p w14:paraId="20DBE137" w14:textId="77777777" w:rsidR="007A45B4" w:rsidRPr="007A45B4" w:rsidRDefault="007A45B4" w:rsidP="007A45B4">
            <w:pPr>
              <w:spacing w:before="0" w:after="0"/>
              <w:jc w:val="center"/>
              <w:rPr>
                <w:rFonts w:cs="Arial"/>
                <w:sz w:val="20"/>
                <w:szCs w:val="20"/>
              </w:rPr>
            </w:pPr>
            <w:r w:rsidRPr="007A45B4">
              <w:rPr>
                <w:rFonts w:cs="Arial"/>
                <w:sz w:val="20"/>
                <w:szCs w:val="20"/>
              </w:rPr>
              <w:t>100,53</w:t>
            </w:r>
          </w:p>
        </w:tc>
        <w:tc>
          <w:tcPr>
            <w:tcW w:w="961" w:type="dxa"/>
            <w:tcBorders>
              <w:top w:val="nil"/>
              <w:left w:val="nil"/>
              <w:bottom w:val="single" w:sz="4" w:space="0" w:color="auto"/>
              <w:right w:val="single" w:sz="4" w:space="0" w:color="auto"/>
            </w:tcBorders>
            <w:shd w:val="clear" w:color="000000" w:fill="92D050"/>
            <w:noWrap/>
            <w:hideMark/>
          </w:tcPr>
          <w:p w14:paraId="2E5BAED5" w14:textId="77777777" w:rsidR="007A45B4" w:rsidRPr="007A45B4" w:rsidRDefault="007A45B4" w:rsidP="007A45B4">
            <w:pPr>
              <w:spacing w:before="0" w:after="0"/>
              <w:jc w:val="center"/>
              <w:rPr>
                <w:rFonts w:cs="Arial"/>
                <w:b/>
                <w:bCs/>
                <w:sz w:val="20"/>
                <w:szCs w:val="20"/>
              </w:rPr>
            </w:pPr>
            <w:r w:rsidRPr="007A45B4">
              <w:rPr>
                <w:rFonts w:cs="Arial"/>
                <w:b/>
                <w:bCs/>
                <w:sz w:val="20"/>
                <w:szCs w:val="20"/>
              </w:rPr>
              <w:t>100,01</w:t>
            </w:r>
          </w:p>
        </w:tc>
        <w:tc>
          <w:tcPr>
            <w:tcW w:w="952" w:type="dxa"/>
            <w:tcBorders>
              <w:top w:val="nil"/>
              <w:left w:val="nil"/>
              <w:bottom w:val="single" w:sz="4" w:space="0" w:color="auto"/>
              <w:right w:val="single" w:sz="4" w:space="0" w:color="auto"/>
            </w:tcBorders>
            <w:shd w:val="clear" w:color="auto" w:fill="auto"/>
            <w:noWrap/>
            <w:hideMark/>
          </w:tcPr>
          <w:p w14:paraId="0E4EEF88" w14:textId="77777777" w:rsidR="007A45B4" w:rsidRPr="007A45B4" w:rsidRDefault="007A45B4" w:rsidP="007A45B4">
            <w:pPr>
              <w:spacing w:before="0" w:after="0"/>
              <w:jc w:val="center"/>
              <w:rPr>
                <w:rFonts w:cs="Arial"/>
                <w:sz w:val="20"/>
                <w:szCs w:val="20"/>
              </w:rPr>
            </w:pPr>
            <w:r w:rsidRPr="007A45B4">
              <w:rPr>
                <w:rFonts w:cs="Arial"/>
                <w:sz w:val="20"/>
                <w:szCs w:val="20"/>
              </w:rPr>
              <w:t>82,32</w:t>
            </w:r>
          </w:p>
        </w:tc>
        <w:tc>
          <w:tcPr>
            <w:tcW w:w="952" w:type="dxa"/>
            <w:tcBorders>
              <w:top w:val="nil"/>
              <w:left w:val="nil"/>
              <w:bottom w:val="single" w:sz="4" w:space="0" w:color="auto"/>
              <w:right w:val="single" w:sz="4" w:space="0" w:color="auto"/>
            </w:tcBorders>
            <w:shd w:val="clear" w:color="auto" w:fill="auto"/>
            <w:noWrap/>
            <w:hideMark/>
          </w:tcPr>
          <w:p w14:paraId="0547F932" w14:textId="77777777" w:rsidR="007A45B4" w:rsidRPr="007A45B4" w:rsidRDefault="007A45B4" w:rsidP="007A45B4">
            <w:pPr>
              <w:spacing w:before="0" w:after="0"/>
              <w:jc w:val="center"/>
              <w:rPr>
                <w:rFonts w:cs="Arial"/>
                <w:sz w:val="20"/>
                <w:szCs w:val="20"/>
              </w:rPr>
            </w:pPr>
            <w:r w:rsidRPr="007A45B4">
              <w:rPr>
                <w:rFonts w:cs="Arial"/>
                <w:sz w:val="20"/>
                <w:szCs w:val="20"/>
              </w:rPr>
              <w:t>82,32</w:t>
            </w:r>
          </w:p>
        </w:tc>
        <w:tc>
          <w:tcPr>
            <w:tcW w:w="952" w:type="dxa"/>
            <w:tcBorders>
              <w:top w:val="nil"/>
              <w:left w:val="nil"/>
              <w:bottom w:val="single" w:sz="4" w:space="0" w:color="auto"/>
              <w:right w:val="single" w:sz="4" w:space="0" w:color="auto"/>
            </w:tcBorders>
            <w:shd w:val="clear" w:color="auto" w:fill="auto"/>
            <w:noWrap/>
            <w:hideMark/>
          </w:tcPr>
          <w:p w14:paraId="352F9CE6" w14:textId="77777777" w:rsidR="007A45B4" w:rsidRPr="007A45B4" w:rsidRDefault="007A45B4" w:rsidP="007A45B4">
            <w:pPr>
              <w:spacing w:before="0" w:after="0"/>
              <w:jc w:val="center"/>
              <w:rPr>
                <w:rFonts w:cs="Arial"/>
                <w:sz w:val="20"/>
                <w:szCs w:val="20"/>
              </w:rPr>
            </w:pPr>
            <w:r w:rsidRPr="007A45B4">
              <w:rPr>
                <w:rFonts w:cs="Arial"/>
                <w:sz w:val="20"/>
                <w:szCs w:val="20"/>
              </w:rPr>
              <w:t>82,32</w:t>
            </w:r>
          </w:p>
        </w:tc>
        <w:tc>
          <w:tcPr>
            <w:tcW w:w="957" w:type="dxa"/>
            <w:tcBorders>
              <w:top w:val="nil"/>
              <w:left w:val="nil"/>
              <w:bottom w:val="single" w:sz="4" w:space="0" w:color="auto"/>
              <w:right w:val="single" w:sz="4" w:space="0" w:color="auto"/>
            </w:tcBorders>
            <w:shd w:val="clear" w:color="000000" w:fill="92D050"/>
            <w:noWrap/>
            <w:hideMark/>
          </w:tcPr>
          <w:p w14:paraId="7EA3040F" w14:textId="77777777" w:rsidR="007A45B4" w:rsidRPr="007A45B4" w:rsidRDefault="007A45B4" w:rsidP="007A45B4">
            <w:pPr>
              <w:spacing w:before="0" w:after="0"/>
              <w:jc w:val="center"/>
              <w:rPr>
                <w:rFonts w:cs="Arial"/>
                <w:b/>
                <w:bCs/>
                <w:sz w:val="20"/>
                <w:szCs w:val="20"/>
              </w:rPr>
            </w:pPr>
            <w:r w:rsidRPr="007A45B4">
              <w:rPr>
                <w:rFonts w:cs="Arial"/>
                <w:b/>
                <w:bCs/>
                <w:sz w:val="20"/>
                <w:szCs w:val="20"/>
              </w:rPr>
              <w:t>82,32</w:t>
            </w:r>
          </w:p>
        </w:tc>
      </w:tr>
      <w:tr w:rsidR="007A45B4" w:rsidRPr="007A45B4" w14:paraId="27440D40" w14:textId="77777777" w:rsidTr="007A45B4">
        <w:trPr>
          <w:trHeight w:val="58"/>
        </w:trPr>
        <w:tc>
          <w:tcPr>
            <w:tcW w:w="1101" w:type="dxa"/>
            <w:tcBorders>
              <w:top w:val="nil"/>
              <w:left w:val="single" w:sz="4" w:space="0" w:color="auto"/>
              <w:bottom w:val="single" w:sz="4" w:space="0" w:color="auto"/>
              <w:right w:val="single" w:sz="4" w:space="0" w:color="auto"/>
            </w:tcBorders>
            <w:shd w:val="clear" w:color="000000" w:fill="D9D9D9"/>
            <w:noWrap/>
            <w:hideMark/>
          </w:tcPr>
          <w:p w14:paraId="76B6E284"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w:t>
            </w:r>
          </w:p>
        </w:tc>
        <w:tc>
          <w:tcPr>
            <w:tcW w:w="1106" w:type="dxa"/>
            <w:tcBorders>
              <w:top w:val="single" w:sz="4" w:space="0" w:color="auto"/>
              <w:left w:val="single" w:sz="4" w:space="0" w:color="auto"/>
              <w:bottom w:val="single" w:sz="4" w:space="0" w:color="auto"/>
              <w:right w:val="single" w:sz="4" w:space="0" w:color="auto"/>
            </w:tcBorders>
            <w:shd w:val="clear" w:color="000000" w:fill="B4C6E7"/>
            <w:noWrap/>
            <w:hideMark/>
          </w:tcPr>
          <w:p w14:paraId="611CD87D"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88,94%</w:t>
            </w:r>
          </w:p>
        </w:tc>
        <w:tc>
          <w:tcPr>
            <w:tcW w:w="956" w:type="dxa"/>
            <w:tcBorders>
              <w:top w:val="single" w:sz="4" w:space="0" w:color="auto"/>
              <w:left w:val="single" w:sz="4" w:space="0" w:color="auto"/>
              <w:bottom w:val="single" w:sz="4" w:space="0" w:color="auto"/>
              <w:right w:val="single" w:sz="4" w:space="0" w:color="auto"/>
            </w:tcBorders>
            <w:shd w:val="clear" w:color="000000" w:fill="B4C6E7"/>
            <w:noWrap/>
            <w:hideMark/>
          </w:tcPr>
          <w:p w14:paraId="2AAA1B0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99,57%</w:t>
            </w:r>
          </w:p>
        </w:tc>
        <w:tc>
          <w:tcPr>
            <w:tcW w:w="1106" w:type="dxa"/>
            <w:tcBorders>
              <w:top w:val="single" w:sz="4" w:space="0" w:color="auto"/>
              <w:left w:val="single" w:sz="4" w:space="0" w:color="auto"/>
              <w:bottom w:val="single" w:sz="4" w:space="0" w:color="auto"/>
              <w:right w:val="single" w:sz="4" w:space="0" w:color="auto"/>
            </w:tcBorders>
            <w:shd w:val="clear" w:color="000000" w:fill="B4C6E7"/>
            <w:noWrap/>
            <w:hideMark/>
          </w:tcPr>
          <w:p w14:paraId="5ADC0A2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88,94%</w:t>
            </w:r>
          </w:p>
        </w:tc>
        <w:tc>
          <w:tcPr>
            <w:tcW w:w="961" w:type="dxa"/>
            <w:tcBorders>
              <w:top w:val="single" w:sz="4" w:space="0" w:color="auto"/>
              <w:left w:val="single" w:sz="4" w:space="0" w:color="auto"/>
              <w:bottom w:val="single" w:sz="4" w:space="0" w:color="auto"/>
              <w:right w:val="single" w:sz="4" w:space="0" w:color="auto"/>
            </w:tcBorders>
            <w:shd w:val="clear" w:color="000000" w:fill="B4C6E7"/>
            <w:noWrap/>
            <w:hideMark/>
          </w:tcPr>
          <w:p w14:paraId="467D500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97,14%</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50732329"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81,04%</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6C18ABD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81,04%</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0985500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81,04%</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5A5C7010"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81,04%</w:t>
            </w:r>
          </w:p>
        </w:tc>
      </w:tr>
      <w:tr w:rsidR="007A45B4" w:rsidRPr="007A45B4" w14:paraId="1C643081"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78BD184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w:t>
            </w:r>
          </w:p>
        </w:tc>
        <w:tc>
          <w:tcPr>
            <w:tcW w:w="1106" w:type="dxa"/>
            <w:tcBorders>
              <w:top w:val="nil"/>
              <w:left w:val="nil"/>
              <w:bottom w:val="single" w:sz="4" w:space="0" w:color="auto"/>
              <w:right w:val="single" w:sz="4" w:space="0" w:color="auto"/>
            </w:tcBorders>
            <w:shd w:val="clear" w:color="000000" w:fill="B4C6E7"/>
            <w:noWrap/>
            <w:hideMark/>
          </w:tcPr>
          <w:p w14:paraId="095864C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100,56%</w:t>
            </w:r>
          </w:p>
        </w:tc>
        <w:tc>
          <w:tcPr>
            <w:tcW w:w="956" w:type="dxa"/>
            <w:tcBorders>
              <w:top w:val="single" w:sz="4" w:space="0" w:color="auto"/>
              <w:left w:val="single" w:sz="4" w:space="0" w:color="auto"/>
              <w:bottom w:val="single" w:sz="4" w:space="0" w:color="auto"/>
              <w:right w:val="single" w:sz="4" w:space="0" w:color="auto"/>
            </w:tcBorders>
            <w:shd w:val="clear" w:color="000000" w:fill="B4C6E7"/>
            <w:noWrap/>
            <w:hideMark/>
          </w:tcPr>
          <w:p w14:paraId="1F2021F5"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99,86%</w:t>
            </w:r>
          </w:p>
        </w:tc>
        <w:tc>
          <w:tcPr>
            <w:tcW w:w="1106" w:type="dxa"/>
            <w:tcBorders>
              <w:top w:val="nil"/>
              <w:left w:val="nil"/>
              <w:bottom w:val="single" w:sz="4" w:space="0" w:color="auto"/>
              <w:right w:val="single" w:sz="4" w:space="0" w:color="auto"/>
            </w:tcBorders>
            <w:shd w:val="clear" w:color="000000" w:fill="B4C6E7"/>
            <w:noWrap/>
            <w:hideMark/>
          </w:tcPr>
          <w:p w14:paraId="2EC375C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100,56%</w:t>
            </w:r>
          </w:p>
        </w:tc>
        <w:tc>
          <w:tcPr>
            <w:tcW w:w="961" w:type="dxa"/>
            <w:tcBorders>
              <w:top w:val="single" w:sz="4" w:space="0" w:color="auto"/>
              <w:left w:val="single" w:sz="4" w:space="0" w:color="auto"/>
              <w:bottom w:val="single" w:sz="4" w:space="0" w:color="auto"/>
              <w:right w:val="single" w:sz="4" w:space="0" w:color="auto"/>
            </w:tcBorders>
            <w:shd w:val="clear" w:color="000000" w:fill="B4C6E7"/>
            <w:noWrap/>
            <w:hideMark/>
          </w:tcPr>
          <w:p w14:paraId="1B8AB2A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99,87%</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32F49C9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83,07%</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6D272FBA"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83,07%</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135EF69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83,07%</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3D27012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83,07%</w:t>
            </w:r>
          </w:p>
        </w:tc>
      </w:tr>
      <w:tr w:rsidR="007A45B4" w:rsidRPr="007A45B4" w14:paraId="45CA8225" w14:textId="77777777" w:rsidTr="007A45B4">
        <w:trPr>
          <w:trHeight w:val="114"/>
        </w:trPr>
        <w:tc>
          <w:tcPr>
            <w:tcW w:w="1101" w:type="dxa"/>
            <w:tcBorders>
              <w:top w:val="nil"/>
              <w:left w:val="single" w:sz="4" w:space="0" w:color="auto"/>
              <w:bottom w:val="single" w:sz="4" w:space="0" w:color="auto"/>
              <w:right w:val="single" w:sz="4" w:space="0" w:color="auto"/>
            </w:tcBorders>
            <w:shd w:val="clear" w:color="000000" w:fill="D9D9D9"/>
            <w:noWrap/>
            <w:hideMark/>
          </w:tcPr>
          <w:p w14:paraId="4AA5779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w:t>
            </w:r>
          </w:p>
        </w:tc>
        <w:tc>
          <w:tcPr>
            <w:tcW w:w="1106" w:type="dxa"/>
            <w:tcBorders>
              <w:top w:val="single" w:sz="4" w:space="0" w:color="auto"/>
              <w:left w:val="single" w:sz="4" w:space="0" w:color="auto"/>
              <w:bottom w:val="single" w:sz="4" w:space="0" w:color="auto"/>
              <w:right w:val="single" w:sz="4" w:space="0" w:color="auto"/>
            </w:tcBorders>
            <w:shd w:val="clear" w:color="000000" w:fill="B4C6E7"/>
            <w:noWrap/>
            <w:hideMark/>
          </w:tcPr>
          <w:p w14:paraId="48E9B49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95,90%</w:t>
            </w:r>
          </w:p>
        </w:tc>
        <w:tc>
          <w:tcPr>
            <w:tcW w:w="956" w:type="dxa"/>
            <w:tcBorders>
              <w:top w:val="single" w:sz="4" w:space="0" w:color="auto"/>
              <w:left w:val="single" w:sz="4" w:space="0" w:color="auto"/>
              <w:bottom w:val="single" w:sz="4" w:space="0" w:color="auto"/>
              <w:right w:val="single" w:sz="4" w:space="0" w:color="auto"/>
            </w:tcBorders>
            <w:shd w:val="clear" w:color="000000" w:fill="B4C6E7"/>
            <w:noWrap/>
            <w:hideMark/>
          </w:tcPr>
          <w:p w14:paraId="48C12147"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99,77%</w:t>
            </w:r>
          </w:p>
        </w:tc>
        <w:tc>
          <w:tcPr>
            <w:tcW w:w="1106" w:type="dxa"/>
            <w:tcBorders>
              <w:top w:val="single" w:sz="4" w:space="0" w:color="auto"/>
              <w:left w:val="single" w:sz="4" w:space="0" w:color="auto"/>
              <w:bottom w:val="single" w:sz="4" w:space="0" w:color="auto"/>
              <w:right w:val="single" w:sz="4" w:space="0" w:color="auto"/>
            </w:tcBorders>
            <w:shd w:val="clear" w:color="000000" w:fill="B4C6E7"/>
            <w:noWrap/>
            <w:hideMark/>
          </w:tcPr>
          <w:p w14:paraId="34266B46"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95,90%</w:t>
            </w:r>
          </w:p>
        </w:tc>
        <w:tc>
          <w:tcPr>
            <w:tcW w:w="961" w:type="dxa"/>
            <w:tcBorders>
              <w:top w:val="single" w:sz="4" w:space="0" w:color="auto"/>
              <w:left w:val="single" w:sz="4" w:space="0" w:color="auto"/>
              <w:bottom w:val="single" w:sz="4" w:space="0" w:color="auto"/>
              <w:right w:val="single" w:sz="4" w:space="0" w:color="auto"/>
            </w:tcBorders>
            <w:shd w:val="clear" w:color="000000" w:fill="B4C6E7"/>
            <w:noWrap/>
            <w:hideMark/>
          </w:tcPr>
          <w:p w14:paraId="40EE250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98,89%</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0B0FA47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63,44%</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7225F732"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63,44%</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35892450"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63,44%</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6942E14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63,44%</w:t>
            </w:r>
          </w:p>
        </w:tc>
      </w:tr>
      <w:tr w:rsidR="007A45B4" w:rsidRPr="007A45B4" w14:paraId="69D19347" w14:textId="77777777" w:rsidTr="007A45B4">
        <w:trPr>
          <w:trHeight w:val="235"/>
        </w:trPr>
        <w:tc>
          <w:tcPr>
            <w:tcW w:w="1101" w:type="dxa"/>
            <w:tcBorders>
              <w:top w:val="nil"/>
              <w:left w:val="single" w:sz="4" w:space="0" w:color="auto"/>
              <w:bottom w:val="single" w:sz="4" w:space="0" w:color="auto"/>
              <w:right w:val="single" w:sz="4" w:space="0" w:color="auto"/>
            </w:tcBorders>
            <w:shd w:val="clear" w:color="000000" w:fill="D9D9D9"/>
            <w:noWrap/>
            <w:hideMark/>
          </w:tcPr>
          <w:p w14:paraId="04EF953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w:t>
            </w:r>
          </w:p>
        </w:tc>
        <w:tc>
          <w:tcPr>
            <w:tcW w:w="1106" w:type="dxa"/>
            <w:tcBorders>
              <w:top w:val="nil"/>
              <w:left w:val="nil"/>
              <w:bottom w:val="nil"/>
              <w:right w:val="single" w:sz="4" w:space="0" w:color="auto"/>
            </w:tcBorders>
            <w:shd w:val="clear" w:color="000000" w:fill="B4C6E7"/>
            <w:noWrap/>
            <w:hideMark/>
          </w:tcPr>
          <w:p w14:paraId="763D3028"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100,35%</w:t>
            </w:r>
          </w:p>
        </w:tc>
        <w:tc>
          <w:tcPr>
            <w:tcW w:w="956" w:type="dxa"/>
            <w:tcBorders>
              <w:top w:val="single" w:sz="4" w:space="0" w:color="auto"/>
              <w:left w:val="single" w:sz="4" w:space="0" w:color="auto"/>
              <w:bottom w:val="nil"/>
              <w:right w:val="single" w:sz="4" w:space="0" w:color="auto"/>
            </w:tcBorders>
            <w:shd w:val="clear" w:color="000000" w:fill="B4C6E7"/>
            <w:noWrap/>
            <w:hideMark/>
          </w:tcPr>
          <w:p w14:paraId="246D570F"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99,85%</w:t>
            </w:r>
          </w:p>
        </w:tc>
        <w:tc>
          <w:tcPr>
            <w:tcW w:w="1106" w:type="dxa"/>
            <w:tcBorders>
              <w:top w:val="nil"/>
              <w:left w:val="nil"/>
              <w:bottom w:val="nil"/>
              <w:right w:val="single" w:sz="4" w:space="0" w:color="auto"/>
            </w:tcBorders>
            <w:shd w:val="clear" w:color="000000" w:fill="B4C6E7"/>
            <w:noWrap/>
            <w:hideMark/>
          </w:tcPr>
          <w:p w14:paraId="11B19CE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100,35%</w:t>
            </w:r>
          </w:p>
        </w:tc>
        <w:tc>
          <w:tcPr>
            <w:tcW w:w="961" w:type="dxa"/>
            <w:tcBorders>
              <w:top w:val="single" w:sz="4" w:space="0" w:color="auto"/>
              <w:left w:val="single" w:sz="4" w:space="0" w:color="auto"/>
              <w:bottom w:val="nil"/>
              <w:right w:val="single" w:sz="4" w:space="0" w:color="auto"/>
            </w:tcBorders>
            <w:shd w:val="clear" w:color="000000" w:fill="B4C6E7"/>
            <w:noWrap/>
            <w:hideMark/>
          </w:tcPr>
          <w:p w14:paraId="65DD74E7"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99,83%</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7BDAAF1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82,17%</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0F7BD1C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82,17%</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1C2BC9F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82,17%</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56F0AAB4"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82,17%</w:t>
            </w:r>
          </w:p>
        </w:tc>
      </w:tr>
      <w:tr w:rsidR="007A45B4" w:rsidRPr="007A45B4" w14:paraId="32A2DAEC" w14:textId="77777777" w:rsidTr="007A45B4">
        <w:trPr>
          <w:trHeight w:val="58"/>
        </w:trPr>
        <w:tc>
          <w:tcPr>
            <w:tcW w:w="5230" w:type="dxa"/>
            <w:gridSpan w:val="5"/>
            <w:tcBorders>
              <w:top w:val="single" w:sz="4" w:space="0" w:color="auto"/>
              <w:left w:val="nil"/>
              <w:bottom w:val="nil"/>
              <w:right w:val="single" w:sz="4" w:space="0" w:color="000000"/>
            </w:tcBorders>
            <w:shd w:val="clear" w:color="auto" w:fill="auto"/>
            <w:noWrap/>
            <w:hideMark/>
          </w:tcPr>
          <w:p w14:paraId="280C0D78" w14:textId="77777777" w:rsidR="007A45B4" w:rsidRPr="007A45B4" w:rsidRDefault="007A45B4" w:rsidP="007A45B4">
            <w:pPr>
              <w:spacing w:before="0" w:after="0"/>
              <w:jc w:val="right"/>
              <w:rPr>
                <w:rFonts w:cs="Arial"/>
                <w:color w:val="000000"/>
                <w:sz w:val="20"/>
                <w:szCs w:val="20"/>
              </w:rPr>
            </w:pPr>
            <w:r w:rsidRPr="007A45B4">
              <w:rPr>
                <w:rFonts w:cs="Arial"/>
                <w:color w:val="000000"/>
                <w:sz w:val="20"/>
                <w:szCs w:val="20"/>
              </w:rPr>
              <w:t>Otimização Riser em relação ao RSV (%):</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716D860A"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91,1%</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11BC187C"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81,4%</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7804016B"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91,1%</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4CB764C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83,4%</w:t>
            </w:r>
          </w:p>
        </w:tc>
      </w:tr>
      <w:tr w:rsidR="007A45B4" w:rsidRPr="007A45B4" w14:paraId="4C1A6E95" w14:textId="77777777" w:rsidTr="007A45B4">
        <w:trPr>
          <w:trHeight w:val="96"/>
        </w:trPr>
        <w:tc>
          <w:tcPr>
            <w:tcW w:w="5230" w:type="dxa"/>
            <w:gridSpan w:val="5"/>
            <w:tcBorders>
              <w:top w:val="nil"/>
              <w:left w:val="nil"/>
              <w:bottom w:val="nil"/>
              <w:right w:val="single" w:sz="4" w:space="0" w:color="000000"/>
            </w:tcBorders>
            <w:shd w:val="clear" w:color="auto" w:fill="auto"/>
            <w:noWrap/>
            <w:hideMark/>
          </w:tcPr>
          <w:p w14:paraId="2CB57065" w14:textId="77777777" w:rsidR="007A45B4" w:rsidRPr="007A45B4" w:rsidRDefault="007A45B4" w:rsidP="007A45B4">
            <w:pPr>
              <w:spacing w:before="0" w:after="0"/>
              <w:jc w:val="right"/>
              <w:rPr>
                <w:rFonts w:cs="Arial"/>
                <w:color w:val="000000"/>
                <w:sz w:val="20"/>
                <w:szCs w:val="20"/>
              </w:rPr>
            </w:pPr>
            <w:r w:rsidRPr="007A45B4">
              <w:rPr>
                <w:rFonts w:cs="Arial"/>
                <w:color w:val="000000"/>
                <w:sz w:val="20"/>
                <w:szCs w:val="20"/>
              </w:rPr>
              <w:t>Otimização Riser e UEP em relação ao RSV (%):</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47A5924E"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82,6%</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35EA9C58"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83,2%</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047CA5ED"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82,6%</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3CF6334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83,2%</w:t>
            </w:r>
          </w:p>
        </w:tc>
      </w:tr>
      <w:tr w:rsidR="007A45B4" w:rsidRPr="007A45B4" w14:paraId="12E87679" w14:textId="77777777" w:rsidTr="007A45B4">
        <w:trPr>
          <w:trHeight w:val="235"/>
        </w:trPr>
        <w:tc>
          <w:tcPr>
            <w:tcW w:w="5230" w:type="dxa"/>
            <w:gridSpan w:val="5"/>
            <w:tcBorders>
              <w:top w:val="nil"/>
              <w:left w:val="nil"/>
              <w:bottom w:val="nil"/>
              <w:right w:val="single" w:sz="4" w:space="0" w:color="000000"/>
            </w:tcBorders>
            <w:shd w:val="clear" w:color="auto" w:fill="auto"/>
            <w:noWrap/>
            <w:hideMark/>
          </w:tcPr>
          <w:p w14:paraId="2D1115A8" w14:textId="77777777" w:rsidR="007A45B4" w:rsidRPr="007A45B4" w:rsidRDefault="007A45B4" w:rsidP="007A45B4">
            <w:pPr>
              <w:spacing w:before="0" w:after="0"/>
              <w:jc w:val="right"/>
              <w:rPr>
                <w:rFonts w:cs="Arial"/>
                <w:color w:val="000000"/>
                <w:sz w:val="20"/>
                <w:szCs w:val="20"/>
              </w:rPr>
            </w:pPr>
            <w:r w:rsidRPr="007A45B4">
              <w:rPr>
                <w:rFonts w:cs="Arial"/>
                <w:color w:val="000000"/>
                <w:sz w:val="20"/>
                <w:szCs w:val="20"/>
              </w:rPr>
              <w:t>Otimização Emissão CO2 em relação ao RSV (%):</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0378AB79"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66,2%</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4756E17A"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63,6%</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6B14D8B7"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66,2%</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19CAC4B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64,2%</w:t>
            </w:r>
          </w:p>
        </w:tc>
      </w:tr>
      <w:tr w:rsidR="007A45B4" w:rsidRPr="007A45B4" w14:paraId="42CDD2CD" w14:textId="77777777" w:rsidTr="007A45B4">
        <w:trPr>
          <w:trHeight w:val="235"/>
        </w:trPr>
        <w:tc>
          <w:tcPr>
            <w:tcW w:w="5230" w:type="dxa"/>
            <w:gridSpan w:val="5"/>
            <w:tcBorders>
              <w:top w:val="nil"/>
              <w:left w:val="nil"/>
              <w:bottom w:val="nil"/>
              <w:right w:val="single" w:sz="4" w:space="0" w:color="000000"/>
            </w:tcBorders>
            <w:shd w:val="clear" w:color="auto" w:fill="auto"/>
            <w:noWrap/>
            <w:hideMark/>
          </w:tcPr>
          <w:p w14:paraId="7B15ADF6" w14:textId="77777777" w:rsidR="007A45B4" w:rsidRPr="007A45B4" w:rsidRDefault="007A45B4" w:rsidP="007A45B4">
            <w:pPr>
              <w:spacing w:before="0" w:after="0"/>
              <w:jc w:val="right"/>
              <w:rPr>
                <w:rFonts w:cs="Arial"/>
                <w:color w:val="000000"/>
                <w:sz w:val="20"/>
                <w:szCs w:val="20"/>
              </w:rPr>
            </w:pPr>
            <w:r w:rsidRPr="007A45B4">
              <w:rPr>
                <w:rFonts w:cs="Arial"/>
                <w:color w:val="000000"/>
                <w:sz w:val="20"/>
                <w:szCs w:val="20"/>
              </w:rPr>
              <w:t>Otimização TOTAL em relação ao RSV (%):</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09BFA471"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81,9%</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1814301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82,3%</w:t>
            </w:r>
          </w:p>
        </w:tc>
        <w:tc>
          <w:tcPr>
            <w:tcW w:w="952" w:type="dxa"/>
            <w:tcBorders>
              <w:top w:val="single" w:sz="4" w:space="0" w:color="auto"/>
              <w:left w:val="single" w:sz="4" w:space="0" w:color="auto"/>
              <w:bottom w:val="single" w:sz="4" w:space="0" w:color="auto"/>
              <w:right w:val="single" w:sz="4" w:space="0" w:color="auto"/>
            </w:tcBorders>
            <w:shd w:val="clear" w:color="000000" w:fill="B4C6E7"/>
            <w:noWrap/>
            <w:hideMark/>
          </w:tcPr>
          <w:p w14:paraId="598575D6" w14:textId="77777777" w:rsidR="007A45B4" w:rsidRPr="007A45B4" w:rsidRDefault="007A45B4" w:rsidP="007A45B4">
            <w:pPr>
              <w:spacing w:before="0" w:after="0"/>
              <w:jc w:val="center"/>
              <w:rPr>
                <w:rFonts w:cs="Arial"/>
                <w:color w:val="000000"/>
                <w:sz w:val="20"/>
                <w:szCs w:val="20"/>
              </w:rPr>
            </w:pPr>
            <w:r w:rsidRPr="007A45B4">
              <w:rPr>
                <w:rFonts w:cs="Arial"/>
                <w:color w:val="000000"/>
                <w:sz w:val="20"/>
                <w:szCs w:val="20"/>
              </w:rPr>
              <w:t>81,9%</w:t>
            </w:r>
          </w:p>
        </w:tc>
        <w:tc>
          <w:tcPr>
            <w:tcW w:w="957" w:type="dxa"/>
            <w:tcBorders>
              <w:top w:val="single" w:sz="4" w:space="0" w:color="auto"/>
              <w:left w:val="single" w:sz="4" w:space="0" w:color="auto"/>
              <w:bottom w:val="single" w:sz="4" w:space="0" w:color="auto"/>
              <w:right w:val="single" w:sz="4" w:space="0" w:color="auto"/>
            </w:tcBorders>
            <w:shd w:val="clear" w:color="000000" w:fill="B4C6E7"/>
            <w:noWrap/>
            <w:hideMark/>
          </w:tcPr>
          <w:p w14:paraId="70067545" w14:textId="77777777" w:rsidR="007A45B4" w:rsidRPr="007A45B4" w:rsidRDefault="007A45B4" w:rsidP="007A45B4">
            <w:pPr>
              <w:spacing w:before="0" w:after="0"/>
              <w:jc w:val="center"/>
              <w:rPr>
                <w:rFonts w:cs="Arial"/>
                <w:b/>
                <w:bCs/>
                <w:color w:val="000000"/>
                <w:sz w:val="20"/>
                <w:szCs w:val="20"/>
              </w:rPr>
            </w:pPr>
            <w:r w:rsidRPr="007A45B4">
              <w:rPr>
                <w:rFonts w:cs="Arial"/>
                <w:b/>
                <w:bCs/>
                <w:color w:val="000000"/>
                <w:sz w:val="20"/>
                <w:szCs w:val="20"/>
              </w:rPr>
              <w:t>82,3%</w:t>
            </w:r>
          </w:p>
        </w:tc>
      </w:tr>
    </w:tbl>
    <w:p w14:paraId="46B4407B" w14:textId="77777777" w:rsidR="007A45B4" w:rsidRPr="0026435B" w:rsidRDefault="007A45B4" w:rsidP="00617763"/>
    <w:p w14:paraId="6130D12C" w14:textId="5AC6C149" w:rsidR="00767686" w:rsidRPr="00EC4D95" w:rsidRDefault="00767686" w:rsidP="00617763">
      <w:r w:rsidRPr="0026435B">
        <w:t xml:space="preserve">As últimas linhas da Tabela 17 demonstram a otimização adicional do GA, quando se opta somente pela utilização de embarcações do tipo PLSV em relação a otimização </w:t>
      </w:r>
      <w:r w:rsidRPr="00EC4D95">
        <w:t>realizada com o uso de RSV sempre que possível.</w:t>
      </w:r>
    </w:p>
    <w:p w14:paraId="05604B89" w14:textId="472CE8D7" w:rsidR="00264409" w:rsidRPr="00EC4D95" w:rsidRDefault="00D46498" w:rsidP="00617763">
      <w:r w:rsidRPr="00EC4D95">
        <w:t xml:space="preserve">Pelas soluções apresentadas, </w:t>
      </w:r>
      <w:r w:rsidR="0041405F" w:rsidRPr="00EC4D95">
        <w:t>n</w:t>
      </w:r>
      <w:r w:rsidR="00264409" w:rsidRPr="00EC4D95">
        <w:t>ovamente se confirma que apesar das embarcações do tipo PLSV serem mais caras, o</w:t>
      </w:r>
      <w:r w:rsidR="00EB653F">
        <w:t>s</w:t>
      </w:r>
      <w:r w:rsidR="00264409" w:rsidRPr="00EC4D95">
        <w:t xml:space="preserve"> custo</w:t>
      </w:r>
      <w:r w:rsidR="00EB653F">
        <w:t>s</w:t>
      </w:r>
      <w:r w:rsidR="00264409" w:rsidRPr="00EC4D95">
        <w:t xml:space="preserve"> e emissões </w:t>
      </w:r>
      <w:r w:rsidR="001D4BB2" w:rsidRPr="00EC4D95">
        <w:t xml:space="preserve">totais </w:t>
      </w:r>
      <w:r w:rsidR="00264409" w:rsidRPr="00EC4D95">
        <w:t>de CO</w:t>
      </w:r>
      <w:r w:rsidR="00264409" w:rsidRPr="00EC4D95">
        <w:rPr>
          <w:vertAlign w:val="subscript"/>
        </w:rPr>
        <w:t>2</w:t>
      </w:r>
      <w:r w:rsidR="00264409" w:rsidRPr="00EC4D95">
        <w:t xml:space="preserve">, são </w:t>
      </w:r>
      <w:r w:rsidR="001D4BB2" w:rsidRPr="00EC4D95">
        <w:t>relativamente</w:t>
      </w:r>
      <w:r w:rsidR="00264409" w:rsidRPr="00EC4D95">
        <w:t xml:space="preserve"> menores</w:t>
      </w:r>
      <w:r w:rsidR="000C3D74" w:rsidRPr="00EC4D95">
        <w:t>.</w:t>
      </w:r>
      <w:r w:rsidR="002B4D04" w:rsidRPr="00EC4D95">
        <w:t xml:space="preserve"> </w:t>
      </w:r>
    </w:p>
    <w:p w14:paraId="7494A9FD" w14:textId="2B6961C9" w:rsidR="002B4D04" w:rsidRDefault="0041405F" w:rsidP="00617763">
      <w:r w:rsidRPr="00EC4D95">
        <w:t>As soluções</w:t>
      </w:r>
      <w:r w:rsidR="00EB653F">
        <w:t xml:space="preserve"> somente com embarcações</w:t>
      </w:r>
      <w:r w:rsidRPr="00EC4D95">
        <w:t xml:space="preserve"> </w:t>
      </w:r>
      <w:r w:rsidR="00EB653F">
        <w:t xml:space="preserve">do tipo PLSV </w:t>
      </w:r>
      <w:r w:rsidRPr="00EC4D95">
        <w:t xml:space="preserve">convergiram para a utilização da Alternativa </w:t>
      </w:r>
      <w:r w:rsidR="00FE406C" w:rsidRPr="00EC4D95">
        <w:t>D para todos risers</w:t>
      </w:r>
      <w:r w:rsidR="00867499" w:rsidRPr="00EC4D95">
        <w:t xml:space="preserve">, </w:t>
      </w:r>
      <w:r w:rsidR="0097406A" w:rsidRPr="00EC4D95">
        <w:t>sendo que</w:t>
      </w:r>
      <w:r w:rsidR="002B4D04" w:rsidRPr="00EC4D95">
        <w:t xml:space="preserve"> a otimização de </w:t>
      </w:r>
      <w:r w:rsidR="00EB653F">
        <w:t>“</w:t>
      </w:r>
      <w:r w:rsidR="002C37FD" w:rsidRPr="00EC4D95">
        <w:t>C</w:t>
      </w:r>
      <w:r w:rsidR="002B4D04" w:rsidRPr="00EC4D95">
        <w:t xml:space="preserve">usto </w:t>
      </w:r>
      <w:r w:rsidR="00D103D7" w:rsidRPr="00EC4D95">
        <w:t>Total</w:t>
      </w:r>
      <w:r w:rsidR="00EB653F">
        <w:t>”</w:t>
      </w:r>
      <w:r w:rsidR="00EC4D95" w:rsidRPr="00EC4D95">
        <w:t xml:space="preserve">, que considera os custos de </w:t>
      </w:r>
      <w:r w:rsidR="00EC4D95" w:rsidRPr="00EC4D95">
        <w:rPr>
          <w:i/>
          <w:iCs/>
        </w:rPr>
        <w:t>pull out</w:t>
      </w:r>
      <w:r w:rsidR="00EC4D95" w:rsidRPr="00EC4D95">
        <w:t xml:space="preserve">, </w:t>
      </w:r>
      <w:r w:rsidR="00616AEB" w:rsidRPr="00616AEB">
        <w:t>permanência</w:t>
      </w:r>
      <w:r w:rsidR="00616AEB">
        <w:t xml:space="preserve"> </w:t>
      </w:r>
      <w:r w:rsidR="00EC4D95" w:rsidRPr="00EC4D95">
        <w:t>da UEP-2 na locação e precificação de C</w:t>
      </w:r>
      <w:r w:rsidR="00497D7A">
        <w:t>arbono</w:t>
      </w:r>
      <w:r w:rsidR="00EC4D95" w:rsidRPr="00EC4D95">
        <w:t>,</w:t>
      </w:r>
      <w:r w:rsidR="00D103D7" w:rsidRPr="00EC4D95">
        <w:t xml:space="preserve"> </w:t>
      </w:r>
      <w:r w:rsidR="0097406A" w:rsidRPr="00EC4D95">
        <w:t xml:space="preserve">em relação ao “caso base” </w:t>
      </w:r>
      <w:r w:rsidR="002B4D04" w:rsidRPr="00EC4D95">
        <w:t xml:space="preserve">foi de </w:t>
      </w:r>
      <w:r w:rsidR="00D103D7" w:rsidRPr="00EC4D95">
        <w:t>18,11%</w:t>
      </w:r>
      <w:r w:rsidR="002B4D04" w:rsidRPr="00EC4D95">
        <w:t xml:space="preserve">, resultando em uma diminuição total de </w:t>
      </w:r>
      <w:r w:rsidR="00D103D7" w:rsidRPr="00EC4D95">
        <w:t>USD 17,86 milhões.</w:t>
      </w:r>
    </w:p>
    <w:p w14:paraId="00E6B0A7" w14:textId="77777777" w:rsidR="00A42F99" w:rsidRDefault="00EC4D95" w:rsidP="00617763">
      <w:r>
        <w:t xml:space="preserve">Caso a </w:t>
      </w:r>
      <w:r w:rsidR="00EB653F">
        <w:t>T</w:t>
      </w:r>
      <w:r>
        <w:t xml:space="preserve">omada de </w:t>
      </w:r>
      <w:r w:rsidR="00EB653F">
        <w:t>D</w:t>
      </w:r>
      <w:r>
        <w:t>ecisão seja com relação a quantidade de emissões de CO</w:t>
      </w:r>
      <w:r w:rsidRPr="00EC4D95">
        <w:rPr>
          <w:vertAlign w:val="subscript"/>
        </w:rPr>
        <w:t>2</w:t>
      </w:r>
      <w:r>
        <w:t xml:space="preserve">, as soluções propostas com o uso de PLSV apresentaram a menor taxa, com minimização de 33,85% do previsto no “caso base”, totalizando uma redução </w:t>
      </w:r>
      <w:r w:rsidR="004847D0">
        <w:t xml:space="preserve">da emissão </w:t>
      </w:r>
      <w:r>
        <w:t xml:space="preserve">de </w:t>
      </w:r>
      <w:r w:rsidR="004847D0">
        <w:br/>
      </w:r>
      <w:r>
        <w:t>167,71 mil ton de CO</w:t>
      </w:r>
      <w:r w:rsidRPr="00EC4D95">
        <w:rPr>
          <w:vertAlign w:val="subscript"/>
        </w:rPr>
        <w:t>2</w:t>
      </w:r>
      <w:r w:rsidR="00890818">
        <w:t xml:space="preserve">. </w:t>
      </w:r>
    </w:p>
    <w:p w14:paraId="207D2974" w14:textId="1F8F2A03" w:rsidR="008268F5" w:rsidRDefault="00A42F99" w:rsidP="00617763">
      <w:r>
        <w:rPr>
          <w:rFonts w:cs="Arial"/>
        </w:rPr>
        <w:t xml:space="preserve">Os resultados apresentados </w:t>
      </w:r>
      <w:r w:rsidRPr="004515C9">
        <w:rPr>
          <w:rFonts w:cs="Arial"/>
        </w:rPr>
        <w:t>mostra</w:t>
      </w:r>
      <w:r>
        <w:rPr>
          <w:rFonts w:cs="Arial"/>
        </w:rPr>
        <w:t>m novamente</w:t>
      </w:r>
      <w:r w:rsidRPr="004515C9">
        <w:rPr>
          <w:rFonts w:cs="Arial"/>
        </w:rPr>
        <w:t xml:space="preserve"> que o uso do GA auxiliou positivamente na otimização da</w:t>
      </w:r>
      <w:r>
        <w:rPr>
          <w:rFonts w:cs="Arial"/>
        </w:rPr>
        <w:t>s</w:t>
      </w:r>
      <w:r w:rsidRPr="004515C9">
        <w:rPr>
          <w:rFonts w:cs="Arial"/>
        </w:rPr>
        <w:t xml:space="preserve"> funções objetivo estabelecidas</w:t>
      </w:r>
      <w:r>
        <w:rPr>
          <w:rFonts w:cs="Arial"/>
        </w:rPr>
        <w:t xml:space="preserve">. </w:t>
      </w:r>
    </w:p>
    <w:p w14:paraId="3217EF6C" w14:textId="33EA0D18" w:rsidR="001F6472" w:rsidRPr="004515C9" w:rsidRDefault="001F6472" w:rsidP="00FA27C5">
      <w:pPr>
        <w:pStyle w:val="Ttulo1"/>
        <w:rPr>
          <w:rFonts w:cs="Arial"/>
        </w:rPr>
      </w:pPr>
      <w:bookmarkStart w:id="801" w:name="_Toc55897153"/>
      <w:r w:rsidRPr="004515C9">
        <w:rPr>
          <w:rFonts w:cs="Arial"/>
        </w:rPr>
        <w:lastRenderedPageBreak/>
        <w:t xml:space="preserve">CONCLUSÕES E </w:t>
      </w:r>
      <w:bookmarkEnd w:id="798"/>
      <w:r w:rsidR="00B85D0F">
        <w:rPr>
          <w:rFonts w:cs="Arial"/>
        </w:rPr>
        <w:t>RECOMENDAÇÕES</w:t>
      </w:r>
      <w:bookmarkEnd w:id="801"/>
    </w:p>
    <w:p w14:paraId="1D9890DF" w14:textId="75F5B4C9" w:rsidR="008C118F" w:rsidRDefault="008C118F" w:rsidP="008C118F">
      <w:r>
        <w:t>Conforme o subitem 1.1., foram estabelecidos os objetivos abaixo para o presente trabalho:</w:t>
      </w:r>
    </w:p>
    <w:p w14:paraId="00FA8CC3" w14:textId="77777777" w:rsidR="008C118F" w:rsidRDefault="008C118F" w:rsidP="008C118F">
      <w:pPr>
        <w:pStyle w:val="bullet"/>
      </w:pPr>
      <w:r>
        <w:t xml:space="preserve">Avaliação da efetividade do GA como </w:t>
      </w:r>
      <w:r w:rsidRPr="004515C9">
        <w:t xml:space="preserve">ferramenta de otimização </w:t>
      </w:r>
      <w:r>
        <w:t xml:space="preserve">de </w:t>
      </w:r>
      <w:r w:rsidRPr="00EA4EEC">
        <w:rPr>
          <w:b/>
          <w:bCs/>
        </w:rPr>
        <w:t>custo</w:t>
      </w:r>
      <w:r>
        <w:t xml:space="preserve"> das atividades de </w:t>
      </w:r>
      <w:r>
        <w:rPr>
          <w:i/>
          <w:iCs/>
        </w:rPr>
        <w:t>pull out</w:t>
      </w:r>
      <w:r>
        <w:t xml:space="preserve"> de risers;</w:t>
      </w:r>
    </w:p>
    <w:p w14:paraId="26F6CED6" w14:textId="77777777" w:rsidR="008C118F" w:rsidRDefault="008C118F" w:rsidP="008C118F">
      <w:pPr>
        <w:pStyle w:val="bullet"/>
      </w:pPr>
      <w:r>
        <w:t xml:space="preserve">Avaliação da efetividade do GA como </w:t>
      </w:r>
      <w:r w:rsidRPr="004515C9">
        <w:t xml:space="preserve">ferramenta de otimização </w:t>
      </w:r>
      <w:r>
        <w:t xml:space="preserve">de </w:t>
      </w:r>
      <w:r w:rsidRPr="00EA4EEC">
        <w:rPr>
          <w:b/>
          <w:bCs/>
        </w:rPr>
        <w:t>emissões de CO</w:t>
      </w:r>
      <w:r w:rsidRPr="00EA4EEC">
        <w:rPr>
          <w:b/>
          <w:bCs/>
          <w:vertAlign w:val="subscript"/>
        </w:rPr>
        <w:t>2</w:t>
      </w:r>
      <w:r>
        <w:t xml:space="preserve"> das atividades de </w:t>
      </w:r>
      <w:r>
        <w:rPr>
          <w:i/>
          <w:iCs/>
        </w:rPr>
        <w:t>pull out</w:t>
      </w:r>
      <w:r>
        <w:t xml:space="preserve"> de risers;</w:t>
      </w:r>
    </w:p>
    <w:p w14:paraId="6569B1D8" w14:textId="77777777" w:rsidR="008C118F" w:rsidRDefault="008C118F" w:rsidP="008C118F">
      <w:pPr>
        <w:pStyle w:val="bullet"/>
      </w:pPr>
      <w:r>
        <w:t xml:space="preserve">Avaliação da efetividade do GA como </w:t>
      </w:r>
      <w:r w:rsidRPr="004515C9">
        <w:t xml:space="preserve">ferramenta de </w:t>
      </w:r>
      <w:r>
        <w:t xml:space="preserve">definição das </w:t>
      </w:r>
      <w:r w:rsidRPr="00CA5B8C">
        <w:rPr>
          <w:b/>
          <w:bCs/>
        </w:rPr>
        <w:t>embarcações</w:t>
      </w:r>
      <w:r>
        <w:t xml:space="preserve"> a serem utilizadas nas atividades de </w:t>
      </w:r>
      <w:r>
        <w:rPr>
          <w:i/>
          <w:iCs/>
        </w:rPr>
        <w:t>pull out</w:t>
      </w:r>
      <w:r>
        <w:t xml:space="preserve"> de risers para maior otimização dos parâmetros de custo e emissões de CO</w:t>
      </w:r>
      <w:r w:rsidRPr="00DE6620">
        <w:rPr>
          <w:vertAlign w:val="subscript"/>
        </w:rPr>
        <w:t>2</w:t>
      </w:r>
      <w:r>
        <w:t>;</w:t>
      </w:r>
    </w:p>
    <w:p w14:paraId="22D8A976" w14:textId="77777777" w:rsidR="008C118F" w:rsidRDefault="008C118F" w:rsidP="008C118F">
      <w:pPr>
        <w:pStyle w:val="bullet"/>
      </w:pPr>
      <w:r>
        <w:t xml:space="preserve">Avaliação da efetividade do GA como ferramenta de </w:t>
      </w:r>
      <w:r w:rsidRPr="009C2442">
        <w:rPr>
          <w:b/>
          <w:bCs/>
        </w:rPr>
        <w:t xml:space="preserve">otimização da combinação de alternativas para realização de </w:t>
      </w:r>
      <w:r w:rsidRPr="009C2442">
        <w:rPr>
          <w:b/>
          <w:bCs/>
          <w:i/>
          <w:iCs/>
        </w:rPr>
        <w:t>pull out</w:t>
      </w:r>
      <w:r w:rsidRPr="009C2442">
        <w:rPr>
          <w:b/>
          <w:bCs/>
        </w:rPr>
        <w:t xml:space="preserve"> de risers</w:t>
      </w:r>
      <w:r>
        <w:t xml:space="preserve"> de sistema de produção </w:t>
      </w:r>
      <w:r>
        <w:rPr>
          <w:i/>
          <w:iCs/>
        </w:rPr>
        <w:t>offshore</w:t>
      </w:r>
      <w:r>
        <w:t xml:space="preserve"> em descomissionamento, considerando os </w:t>
      </w:r>
      <w:r w:rsidRPr="00EA459A">
        <w:rPr>
          <w:b/>
          <w:bCs/>
        </w:rPr>
        <w:t>custos, emissões de CO</w:t>
      </w:r>
      <w:r w:rsidRPr="00EA459A">
        <w:rPr>
          <w:b/>
          <w:bCs/>
          <w:vertAlign w:val="subscript"/>
        </w:rPr>
        <w:t>2</w:t>
      </w:r>
      <w:r w:rsidRPr="00EA459A">
        <w:rPr>
          <w:b/>
          <w:bCs/>
        </w:rPr>
        <w:t xml:space="preserve"> e embarcações disponíveis</w:t>
      </w:r>
      <w:r>
        <w:t>.</w:t>
      </w:r>
    </w:p>
    <w:p w14:paraId="20F6EE10" w14:textId="4BDBA4F7" w:rsidR="001B01A1" w:rsidRDefault="00F46A8A" w:rsidP="002A7414">
      <w:r>
        <w:t xml:space="preserve">A Tabela 18 resume as maiores otimizações alcançadas </w:t>
      </w:r>
      <w:r w:rsidR="008C118F">
        <w:t xml:space="preserve">pelo GA </w:t>
      </w:r>
      <w:r w:rsidR="00442919">
        <w:t xml:space="preserve">para </w:t>
      </w:r>
      <w:r w:rsidR="008C118F">
        <w:t>o Estudo de Caso</w:t>
      </w:r>
      <w:r>
        <w:t xml:space="preserve"> UEP-2</w:t>
      </w:r>
      <w:r w:rsidR="008C118F">
        <w:t>,</w:t>
      </w:r>
      <w:r w:rsidR="00442919">
        <w:t xml:space="preserve"> que seria o caso hipotético mais próximo da realidade</w:t>
      </w:r>
      <w:r w:rsidR="00511DE3">
        <w:t xml:space="preserve">, comprovando a efetividade da utilização </w:t>
      </w:r>
      <w:r w:rsidR="001B6781">
        <w:t>da ferramenta para subsídio a “Tomada de Decisão”</w:t>
      </w:r>
      <w:r w:rsidR="0016264A">
        <w:t xml:space="preserve"> para as possíveis funções objetivos estabelecidas no presente trabalho</w:t>
      </w:r>
      <w:r>
        <w:t>.</w:t>
      </w:r>
    </w:p>
    <w:p w14:paraId="6E98FEC9" w14:textId="7C9F8300" w:rsidR="001B01A1" w:rsidRDefault="00F46A8A" w:rsidP="00F46A8A">
      <w:pPr>
        <w:pStyle w:val="Tabela"/>
      </w:pPr>
      <w:bookmarkStart w:id="802" w:name="_Toc55897186"/>
      <w:r w:rsidRPr="00F46A8A">
        <w:rPr>
          <w:b/>
          <w:bCs/>
        </w:rPr>
        <w:t>Tabela 18</w:t>
      </w:r>
      <w:r>
        <w:t xml:space="preserve"> – Otimizações alcançadas para o Estudo de Caso UEP-2</w:t>
      </w:r>
      <w:bookmarkEnd w:id="802"/>
    </w:p>
    <w:tbl>
      <w:tblPr>
        <w:tblStyle w:val="Tabelacomgrade"/>
        <w:tblW w:w="0" w:type="auto"/>
        <w:tblLook w:val="04A0" w:firstRow="1" w:lastRow="0" w:firstColumn="1" w:lastColumn="0" w:noHBand="0" w:noVBand="1"/>
      </w:tblPr>
      <w:tblGrid>
        <w:gridCol w:w="3539"/>
        <w:gridCol w:w="1701"/>
        <w:gridCol w:w="1701"/>
        <w:gridCol w:w="2120"/>
      </w:tblGrid>
      <w:tr w:rsidR="001B01A1" w:rsidRPr="00C73A13" w14:paraId="3E996C5B" w14:textId="77777777" w:rsidTr="00DB56D8">
        <w:tc>
          <w:tcPr>
            <w:tcW w:w="3539" w:type="dxa"/>
            <w:shd w:val="clear" w:color="auto" w:fill="A8D08D" w:themeFill="accent6" w:themeFillTint="99"/>
          </w:tcPr>
          <w:p w14:paraId="341F7147" w14:textId="5AB20BEA" w:rsidR="001B01A1" w:rsidRPr="00C73A13" w:rsidRDefault="00B13CF4" w:rsidP="001B01A1">
            <w:pPr>
              <w:rPr>
                <w:rFonts w:cs="Arial"/>
                <w:b/>
                <w:bCs/>
                <w:sz w:val="20"/>
                <w:szCs w:val="20"/>
              </w:rPr>
            </w:pPr>
            <w:r w:rsidRPr="00C73A13">
              <w:rPr>
                <w:rFonts w:cs="Arial"/>
                <w:b/>
                <w:bCs/>
                <w:sz w:val="20"/>
                <w:szCs w:val="20"/>
              </w:rPr>
              <w:t>Função Objetivo</w:t>
            </w:r>
          </w:p>
        </w:tc>
        <w:tc>
          <w:tcPr>
            <w:tcW w:w="1701" w:type="dxa"/>
            <w:shd w:val="clear" w:color="auto" w:fill="A8D08D" w:themeFill="accent6" w:themeFillTint="99"/>
          </w:tcPr>
          <w:p w14:paraId="3D516098" w14:textId="20E3539E" w:rsidR="001B01A1" w:rsidRPr="00C73A13" w:rsidRDefault="001B01A1" w:rsidP="00B13CF4">
            <w:pPr>
              <w:jc w:val="center"/>
              <w:rPr>
                <w:rFonts w:cs="Arial"/>
                <w:b/>
                <w:bCs/>
                <w:sz w:val="20"/>
                <w:szCs w:val="20"/>
              </w:rPr>
            </w:pPr>
            <w:r w:rsidRPr="00C73A13">
              <w:rPr>
                <w:rFonts w:cs="Arial"/>
                <w:b/>
                <w:bCs/>
                <w:sz w:val="20"/>
                <w:szCs w:val="20"/>
              </w:rPr>
              <w:t>Caso Base</w:t>
            </w:r>
          </w:p>
        </w:tc>
        <w:tc>
          <w:tcPr>
            <w:tcW w:w="1701" w:type="dxa"/>
            <w:shd w:val="clear" w:color="auto" w:fill="A8D08D" w:themeFill="accent6" w:themeFillTint="99"/>
          </w:tcPr>
          <w:p w14:paraId="354975E1" w14:textId="4FCBCAE1" w:rsidR="001B01A1" w:rsidRPr="00C73A13" w:rsidRDefault="001B01A1" w:rsidP="00B13CF4">
            <w:pPr>
              <w:jc w:val="center"/>
              <w:rPr>
                <w:rFonts w:cs="Arial"/>
                <w:b/>
                <w:bCs/>
                <w:sz w:val="20"/>
                <w:szCs w:val="20"/>
              </w:rPr>
            </w:pPr>
            <w:r w:rsidRPr="00C73A13">
              <w:rPr>
                <w:rFonts w:cs="Arial"/>
                <w:b/>
                <w:bCs/>
                <w:sz w:val="20"/>
                <w:szCs w:val="20"/>
              </w:rPr>
              <w:t>Otimização</w:t>
            </w:r>
          </w:p>
        </w:tc>
        <w:tc>
          <w:tcPr>
            <w:tcW w:w="2120" w:type="dxa"/>
            <w:shd w:val="clear" w:color="auto" w:fill="A8D08D" w:themeFill="accent6" w:themeFillTint="99"/>
          </w:tcPr>
          <w:p w14:paraId="5E3BFE58" w14:textId="6F027AE5" w:rsidR="001B01A1" w:rsidRPr="00C73A13" w:rsidRDefault="001B01A1" w:rsidP="00B13CF4">
            <w:pPr>
              <w:jc w:val="center"/>
              <w:rPr>
                <w:rFonts w:cs="Arial"/>
                <w:b/>
                <w:bCs/>
                <w:sz w:val="20"/>
                <w:szCs w:val="20"/>
              </w:rPr>
            </w:pPr>
            <w:r w:rsidRPr="00C73A13">
              <w:rPr>
                <w:rFonts w:cs="Arial"/>
                <w:b/>
                <w:bCs/>
                <w:sz w:val="20"/>
                <w:szCs w:val="20"/>
              </w:rPr>
              <w:t>Ganho Percentual</w:t>
            </w:r>
          </w:p>
        </w:tc>
      </w:tr>
      <w:tr w:rsidR="001B01A1" w:rsidRPr="00C73A13" w14:paraId="115B4749" w14:textId="77777777" w:rsidTr="00DB56D8">
        <w:tc>
          <w:tcPr>
            <w:tcW w:w="3539" w:type="dxa"/>
          </w:tcPr>
          <w:p w14:paraId="1EDEB89A" w14:textId="784788AC" w:rsidR="001B01A1" w:rsidRPr="00DB56D8" w:rsidRDefault="001B01A1" w:rsidP="001B01A1">
            <w:pPr>
              <w:rPr>
                <w:rFonts w:cs="Arial"/>
                <w:b/>
                <w:bCs/>
                <w:sz w:val="20"/>
                <w:szCs w:val="20"/>
              </w:rPr>
            </w:pPr>
            <w:r w:rsidRPr="00DB56D8">
              <w:rPr>
                <w:rFonts w:cs="Arial"/>
                <w:b/>
                <w:bCs/>
                <w:color w:val="000000"/>
                <w:sz w:val="20"/>
                <w:szCs w:val="20"/>
              </w:rPr>
              <w:t>Riser</w:t>
            </w:r>
          </w:p>
        </w:tc>
        <w:tc>
          <w:tcPr>
            <w:tcW w:w="1701" w:type="dxa"/>
          </w:tcPr>
          <w:p w14:paraId="16A890C9" w14:textId="7D26868A" w:rsidR="001B01A1" w:rsidRPr="00C73A13" w:rsidRDefault="001B01A1" w:rsidP="00B13CF4">
            <w:pPr>
              <w:jc w:val="center"/>
              <w:rPr>
                <w:rFonts w:cs="Arial"/>
                <w:color w:val="000000"/>
                <w:sz w:val="20"/>
                <w:szCs w:val="20"/>
              </w:rPr>
            </w:pPr>
            <w:r w:rsidRPr="00C73A13">
              <w:rPr>
                <w:rFonts w:cs="Arial"/>
                <w:color w:val="000000"/>
                <w:sz w:val="20"/>
                <w:szCs w:val="20"/>
              </w:rPr>
              <w:t>USD 82,28 MM</w:t>
            </w:r>
          </w:p>
        </w:tc>
        <w:tc>
          <w:tcPr>
            <w:tcW w:w="1701" w:type="dxa"/>
          </w:tcPr>
          <w:p w14:paraId="615CA1BE" w14:textId="16CC0DDE" w:rsidR="001B01A1" w:rsidRPr="00C73A13" w:rsidRDefault="001B01A1" w:rsidP="00B13CF4">
            <w:pPr>
              <w:jc w:val="center"/>
              <w:rPr>
                <w:rFonts w:cs="Arial"/>
                <w:sz w:val="20"/>
                <w:szCs w:val="20"/>
              </w:rPr>
            </w:pPr>
            <w:r w:rsidRPr="00C73A13">
              <w:rPr>
                <w:rFonts w:cs="Arial"/>
                <w:color w:val="000000"/>
                <w:sz w:val="20"/>
                <w:szCs w:val="20"/>
              </w:rPr>
              <w:t xml:space="preserve">USD </w:t>
            </w:r>
            <w:r w:rsidRPr="001B01A1">
              <w:rPr>
                <w:rFonts w:cs="Arial"/>
                <w:color w:val="000000"/>
                <w:sz w:val="20"/>
                <w:szCs w:val="20"/>
              </w:rPr>
              <w:t>66,68</w:t>
            </w:r>
            <w:r w:rsidRPr="00C73A13">
              <w:rPr>
                <w:rFonts w:cs="Arial"/>
                <w:color w:val="000000"/>
                <w:sz w:val="20"/>
                <w:szCs w:val="20"/>
              </w:rPr>
              <w:t xml:space="preserve"> MM</w:t>
            </w:r>
          </w:p>
        </w:tc>
        <w:tc>
          <w:tcPr>
            <w:tcW w:w="2120" w:type="dxa"/>
          </w:tcPr>
          <w:p w14:paraId="39B5DFE6" w14:textId="034237DC" w:rsidR="001B01A1" w:rsidRPr="00C73A13" w:rsidRDefault="001B01A1" w:rsidP="00B13CF4">
            <w:pPr>
              <w:jc w:val="center"/>
              <w:rPr>
                <w:rFonts w:cs="Arial"/>
                <w:sz w:val="20"/>
                <w:szCs w:val="20"/>
              </w:rPr>
            </w:pPr>
            <w:r w:rsidRPr="001B01A1">
              <w:rPr>
                <w:rFonts w:cs="Arial"/>
                <w:color w:val="000000"/>
                <w:sz w:val="20"/>
                <w:szCs w:val="20"/>
              </w:rPr>
              <w:t>15,60</w:t>
            </w:r>
            <w:r w:rsidRPr="00C73A13">
              <w:rPr>
                <w:rFonts w:cs="Arial"/>
                <w:color w:val="000000"/>
                <w:sz w:val="20"/>
                <w:szCs w:val="20"/>
              </w:rPr>
              <w:t xml:space="preserve"> %</w:t>
            </w:r>
          </w:p>
        </w:tc>
      </w:tr>
      <w:tr w:rsidR="001B01A1" w:rsidRPr="00C73A13" w14:paraId="3A0B5E66" w14:textId="77777777" w:rsidTr="00DB56D8">
        <w:tc>
          <w:tcPr>
            <w:tcW w:w="3539" w:type="dxa"/>
          </w:tcPr>
          <w:p w14:paraId="75CA6EFE" w14:textId="6B531835" w:rsidR="001B01A1" w:rsidRPr="00DB56D8" w:rsidRDefault="001B01A1" w:rsidP="001B01A1">
            <w:pPr>
              <w:rPr>
                <w:rFonts w:cs="Arial"/>
                <w:b/>
                <w:bCs/>
                <w:sz w:val="20"/>
                <w:szCs w:val="20"/>
              </w:rPr>
            </w:pPr>
            <w:r w:rsidRPr="00DB56D8">
              <w:rPr>
                <w:rFonts w:cs="Arial"/>
                <w:b/>
                <w:bCs/>
                <w:color w:val="000000"/>
                <w:sz w:val="20"/>
                <w:szCs w:val="20"/>
              </w:rPr>
              <w:t>Riser e UEP</w:t>
            </w:r>
          </w:p>
        </w:tc>
        <w:tc>
          <w:tcPr>
            <w:tcW w:w="1701" w:type="dxa"/>
          </w:tcPr>
          <w:p w14:paraId="0041424C" w14:textId="01B4AABF" w:rsidR="001B01A1" w:rsidRPr="00C73A13" w:rsidRDefault="001B01A1" w:rsidP="00B13CF4">
            <w:pPr>
              <w:jc w:val="center"/>
              <w:rPr>
                <w:rFonts w:cs="Arial"/>
                <w:color w:val="000000"/>
                <w:sz w:val="20"/>
                <w:szCs w:val="20"/>
              </w:rPr>
            </w:pPr>
            <w:r w:rsidRPr="00C73A13">
              <w:rPr>
                <w:rFonts w:cs="Arial"/>
                <w:color w:val="000000"/>
                <w:sz w:val="20"/>
                <w:szCs w:val="20"/>
              </w:rPr>
              <w:t>USD 95,59 MM</w:t>
            </w:r>
          </w:p>
        </w:tc>
        <w:tc>
          <w:tcPr>
            <w:tcW w:w="1701" w:type="dxa"/>
          </w:tcPr>
          <w:p w14:paraId="7210FE4E" w14:textId="3E687C2C" w:rsidR="001B01A1" w:rsidRPr="00C73A13" w:rsidRDefault="001B01A1" w:rsidP="00B13CF4">
            <w:pPr>
              <w:jc w:val="center"/>
              <w:rPr>
                <w:rFonts w:cs="Arial"/>
                <w:sz w:val="20"/>
                <w:szCs w:val="20"/>
              </w:rPr>
            </w:pPr>
            <w:r w:rsidRPr="00C73A13">
              <w:rPr>
                <w:rFonts w:cs="Arial"/>
                <w:color w:val="000000"/>
                <w:sz w:val="20"/>
                <w:szCs w:val="20"/>
              </w:rPr>
              <w:t xml:space="preserve">USD </w:t>
            </w:r>
            <w:r w:rsidRPr="001B01A1">
              <w:rPr>
                <w:rFonts w:cs="Arial"/>
                <w:color w:val="000000"/>
                <w:sz w:val="20"/>
                <w:szCs w:val="20"/>
              </w:rPr>
              <w:t>79,41</w:t>
            </w:r>
            <w:r w:rsidRPr="00C73A13">
              <w:rPr>
                <w:rFonts w:cs="Arial"/>
                <w:color w:val="000000"/>
                <w:sz w:val="20"/>
                <w:szCs w:val="20"/>
              </w:rPr>
              <w:t xml:space="preserve"> MM</w:t>
            </w:r>
          </w:p>
        </w:tc>
        <w:tc>
          <w:tcPr>
            <w:tcW w:w="2120" w:type="dxa"/>
          </w:tcPr>
          <w:p w14:paraId="10F8F63E" w14:textId="39B3AB00" w:rsidR="001B01A1" w:rsidRPr="00C73A13" w:rsidRDefault="001B01A1" w:rsidP="00B13CF4">
            <w:pPr>
              <w:jc w:val="center"/>
              <w:rPr>
                <w:rFonts w:cs="Arial"/>
                <w:sz w:val="20"/>
                <w:szCs w:val="20"/>
              </w:rPr>
            </w:pPr>
            <w:r w:rsidRPr="001B01A1">
              <w:rPr>
                <w:rFonts w:cs="Arial"/>
                <w:color w:val="000000"/>
                <w:sz w:val="20"/>
                <w:szCs w:val="20"/>
              </w:rPr>
              <w:t>16,18</w:t>
            </w:r>
            <w:r w:rsidRPr="00C73A13">
              <w:rPr>
                <w:rFonts w:cs="Arial"/>
                <w:color w:val="000000"/>
                <w:sz w:val="20"/>
                <w:szCs w:val="20"/>
              </w:rPr>
              <w:t xml:space="preserve"> %</w:t>
            </w:r>
          </w:p>
        </w:tc>
      </w:tr>
      <w:tr w:rsidR="001B01A1" w:rsidRPr="00C73A13" w14:paraId="69B95681" w14:textId="77777777" w:rsidTr="00DB56D8">
        <w:tc>
          <w:tcPr>
            <w:tcW w:w="3539" w:type="dxa"/>
          </w:tcPr>
          <w:p w14:paraId="61313988" w14:textId="6DD48E7B" w:rsidR="001B01A1" w:rsidRPr="00DB56D8" w:rsidRDefault="001B01A1" w:rsidP="001B01A1">
            <w:pPr>
              <w:rPr>
                <w:rFonts w:cs="Arial"/>
                <w:b/>
                <w:bCs/>
                <w:sz w:val="20"/>
                <w:szCs w:val="20"/>
              </w:rPr>
            </w:pPr>
            <w:r w:rsidRPr="00DB56D8">
              <w:rPr>
                <w:rFonts w:cs="Arial"/>
                <w:b/>
                <w:bCs/>
                <w:color w:val="000000"/>
                <w:sz w:val="20"/>
                <w:szCs w:val="20"/>
              </w:rPr>
              <w:t>Emissão CO</w:t>
            </w:r>
            <w:r w:rsidRPr="00DB56D8">
              <w:rPr>
                <w:rFonts w:cs="Arial"/>
                <w:b/>
                <w:bCs/>
                <w:color w:val="000000"/>
                <w:sz w:val="20"/>
                <w:szCs w:val="20"/>
                <w:vertAlign w:val="subscript"/>
              </w:rPr>
              <w:t>2</w:t>
            </w:r>
          </w:p>
        </w:tc>
        <w:tc>
          <w:tcPr>
            <w:tcW w:w="1701" w:type="dxa"/>
          </w:tcPr>
          <w:p w14:paraId="254E0960" w14:textId="6ED40999" w:rsidR="001B01A1" w:rsidRPr="00C73A13" w:rsidRDefault="001B01A1" w:rsidP="00B13CF4">
            <w:pPr>
              <w:jc w:val="center"/>
              <w:rPr>
                <w:rFonts w:cs="Arial"/>
                <w:color w:val="000000"/>
                <w:sz w:val="20"/>
                <w:szCs w:val="20"/>
              </w:rPr>
            </w:pPr>
            <w:r w:rsidRPr="00C73A13">
              <w:rPr>
                <w:rFonts w:cs="Arial"/>
                <w:color w:val="000000"/>
                <w:sz w:val="20"/>
                <w:szCs w:val="20"/>
              </w:rPr>
              <w:t>458,78</w:t>
            </w:r>
            <w:r w:rsidR="00B13CF4" w:rsidRPr="00C73A13">
              <w:rPr>
                <w:rFonts w:cs="Arial"/>
                <w:color w:val="000000"/>
                <w:sz w:val="20"/>
                <w:szCs w:val="20"/>
              </w:rPr>
              <w:t xml:space="preserve"> mil</w:t>
            </w:r>
            <w:r w:rsidRPr="00C73A13">
              <w:rPr>
                <w:rFonts w:cs="Arial"/>
                <w:color w:val="000000"/>
                <w:sz w:val="20"/>
                <w:szCs w:val="20"/>
              </w:rPr>
              <w:t xml:space="preserve"> </w:t>
            </w:r>
            <w:r w:rsidR="00B13CF4" w:rsidRPr="00C73A13">
              <w:rPr>
                <w:rFonts w:cs="Arial"/>
                <w:color w:val="000000"/>
                <w:sz w:val="20"/>
                <w:szCs w:val="20"/>
              </w:rPr>
              <w:t>ton</w:t>
            </w:r>
          </w:p>
        </w:tc>
        <w:tc>
          <w:tcPr>
            <w:tcW w:w="1701" w:type="dxa"/>
          </w:tcPr>
          <w:p w14:paraId="38790560" w14:textId="219F8AFA" w:rsidR="001B01A1" w:rsidRPr="00C73A13" w:rsidRDefault="001B01A1" w:rsidP="00B13CF4">
            <w:pPr>
              <w:jc w:val="center"/>
              <w:rPr>
                <w:rFonts w:cs="Arial"/>
                <w:sz w:val="20"/>
                <w:szCs w:val="20"/>
              </w:rPr>
            </w:pPr>
            <w:r w:rsidRPr="001B01A1">
              <w:rPr>
                <w:rFonts w:cs="Arial"/>
                <w:color w:val="000000"/>
                <w:sz w:val="20"/>
                <w:szCs w:val="20"/>
              </w:rPr>
              <w:t>291,07</w:t>
            </w:r>
            <w:r w:rsidRPr="00C73A13">
              <w:rPr>
                <w:rFonts w:cs="Arial"/>
                <w:color w:val="000000"/>
                <w:sz w:val="20"/>
                <w:szCs w:val="20"/>
              </w:rPr>
              <w:t xml:space="preserve"> </w:t>
            </w:r>
            <w:r w:rsidR="00B13CF4" w:rsidRPr="00C73A13">
              <w:rPr>
                <w:rFonts w:cs="Arial"/>
                <w:color w:val="000000"/>
                <w:sz w:val="20"/>
                <w:szCs w:val="20"/>
              </w:rPr>
              <w:t>mil ton</w:t>
            </w:r>
          </w:p>
        </w:tc>
        <w:tc>
          <w:tcPr>
            <w:tcW w:w="2120" w:type="dxa"/>
          </w:tcPr>
          <w:p w14:paraId="15D00E17" w14:textId="5FAE9E28" w:rsidR="001B01A1" w:rsidRPr="00C73A13" w:rsidRDefault="001B01A1" w:rsidP="00B13CF4">
            <w:pPr>
              <w:jc w:val="center"/>
              <w:rPr>
                <w:rFonts w:cs="Arial"/>
                <w:sz w:val="20"/>
                <w:szCs w:val="20"/>
              </w:rPr>
            </w:pPr>
            <w:r w:rsidRPr="001B01A1">
              <w:rPr>
                <w:rFonts w:cs="Arial"/>
                <w:color w:val="000000"/>
                <w:sz w:val="20"/>
                <w:szCs w:val="20"/>
              </w:rPr>
              <w:t>167,71</w:t>
            </w:r>
            <w:r w:rsidRPr="00C73A13">
              <w:rPr>
                <w:rFonts w:cs="Arial"/>
                <w:color w:val="000000"/>
                <w:sz w:val="20"/>
                <w:szCs w:val="20"/>
              </w:rPr>
              <w:t xml:space="preserve"> %</w:t>
            </w:r>
          </w:p>
        </w:tc>
      </w:tr>
      <w:tr w:rsidR="001B01A1" w:rsidRPr="00216B8E" w14:paraId="0C6C59F5" w14:textId="77777777" w:rsidTr="00DB56D8">
        <w:tc>
          <w:tcPr>
            <w:tcW w:w="3539" w:type="dxa"/>
          </w:tcPr>
          <w:p w14:paraId="06387E04" w14:textId="3CAF58CE" w:rsidR="001B01A1" w:rsidRPr="00DB56D8" w:rsidRDefault="00DB56D8" w:rsidP="00DB56D8">
            <w:pPr>
              <w:jc w:val="left"/>
              <w:rPr>
                <w:rFonts w:cs="Arial"/>
                <w:b/>
                <w:bCs/>
                <w:sz w:val="20"/>
                <w:szCs w:val="20"/>
              </w:rPr>
            </w:pPr>
            <w:r w:rsidRPr="00DB56D8">
              <w:rPr>
                <w:rFonts w:cs="Arial"/>
                <w:b/>
                <w:bCs/>
                <w:color w:val="000000"/>
                <w:sz w:val="20"/>
                <w:szCs w:val="20"/>
              </w:rPr>
              <w:t xml:space="preserve">Custo </w:t>
            </w:r>
            <w:r w:rsidR="001B01A1" w:rsidRPr="00DB56D8">
              <w:rPr>
                <w:rFonts w:cs="Arial"/>
                <w:b/>
                <w:bCs/>
                <w:color w:val="000000"/>
                <w:sz w:val="20"/>
                <w:szCs w:val="20"/>
              </w:rPr>
              <w:t>TOTAL</w:t>
            </w:r>
            <w:r w:rsidRPr="00DB56D8">
              <w:rPr>
                <w:rFonts w:cs="Arial"/>
                <w:b/>
                <w:bCs/>
                <w:color w:val="000000"/>
                <w:sz w:val="20"/>
                <w:szCs w:val="20"/>
              </w:rPr>
              <w:t xml:space="preserve"> (Riser, UEP e CO</w:t>
            </w:r>
            <w:r w:rsidRPr="00DB56D8">
              <w:rPr>
                <w:rFonts w:cs="Arial"/>
                <w:b/>
                <w:bCs/>
                <w:color w:val="000000"/>
                <w:sz w:val="20"/>
                <w:szCs w:val="20"/>
                <w:vertAlign w:val="subscript"/>
              </w:rPr>
              <w:t>2</w:t>
            </w:r>
            <w:r w:rsidRPr="00DB56D8">
              <w:rPr>
                <w:rFonts w:cs="Arial"/>
                <w:b/>
                <w:bCs/>
                <w:color w:val="000000"/>
                <w:sz w:val="20"/>
                <w:szCs w:val="20"/>
              </w:rPr>
              <w:t>)</w:t>
            </w:r>
          </w:p>
        </w:tc>
        <w:tc>
          <w:tcPr>
            <w:tcW w:w="1701" w:type="dxa"/>
          </w:tcPr>
          <w:p w14:paraId="18C8CA3B" w14:textId="6BDAFB36" w:rsidR="001B01A1" w:rsidRPr="00DB56D8" w:rsidRDefault="001B01A1" w:rsidP="00B13CF4">
            <w:pPr>
              <w:jc w:val="center"/>
              <w:rPr>
                <w:rFonts w:cs="Arial"/>
                <w:color w:val="000000"/>
                <w:sz w:val="20"/>
                <w:szCs w:val="20"/>
              </w:rPr>
            </w:pPr>
            <w:r w:rsidRPr="00DB56D8">
              <w:rPr>
                <w:rFonts w:cs="Arial"/>
                <w:color w:val="000000"/>
                <w:sz w:val="20"/>
                <w:szCs w:val="20"/>
              </w:rPr>
              <w:t>USD 100,18 MM</w:t>
            </w:r>
          </w:p>
        </w:tc>
        <w:tc>
          <w:tcPr>
            <w:tcW w:w="1701" w:type="dxa"/>
          </w:tcPr>
          <w:p w14:paraId="40470930" w14:textId="02430541" w:rsidR="001B01A1" w:rsidRPr="00DB56D8" w:rsidRDefault="001B01A1" w:rsidP="00B13CF4">
            <w:pPr>
              <w:jc w:val="center"/>
              <w:rPr>
                <w:rFonts w:cs="Arial"/>
                <w:sz w:val="20"/>
                <w:szCs w:val="20"/>
              </w:rPr>
            </w:pPr>
            <w:r w:rsidRPr="00DB56D8">
              <w:rPr>
                <w:rFonts w:cs="Arial"/>
                <w:color w:val="000000"/>
                <w:sz w:val="20"/>
                <w:szCs w:val="20"/>
              </w:rPr>
              <w:t>USD 82,32 MM</w:t>
            </w:r>
          </w:p>
        </w:tc>
        <w:tc>
          <w:tcPr>
            <w:tcW w:w="2120" w:type="dxa"/>
          </w:tcPr>
          <w:p w14:paraId="003856F3" w14:textId="29A6D57A" w:rsidR="001B01A1" w:rsidRPr="00DB56D8" w:rsidRDefault="001B01A1" w:rsidP="00B13CF4">
            <w:pPr>
              <w:jc w:val="center"/>
              <w:rPr>
                <w:rFonts w:cs="Arial"/>
                <w:sz w:val="20"/>
                <w:szCs w:val="20"/>
              </w:rPr>
            </w:pPr>
            <w:r w:rsidRPr="00DB56D8">
              <w:rPr>
                <w:rFonts w:cs="Arial"/>
                <w:color w:val="000000"/>
                <w:sz w:val="20"/>
                <w:szCs w:val="20"/>
              </w:rPr>
              <w:t>17,86 %</w:t>
            </w:r>
          </w:p>
        </w:tc>
      </w:tr>
    </w:tbl>
    <w:p w14:paraId="0BF0DF6B" w14:textId="77777777" w:rsidR="000D67D1" w:rsidRDefault="000D67D1" w:rsidP="008C118F"/>
    <w:p w14:paraId="2728E5F2" w14:textId="4564A88E" w:rsidR="008C118F" w:rsidRDefault="000D67D1" w:rsidP="008C118F">
      <w:r>
        <w:t xml:space="preserve">Sendo assim, </w:t>
      </w:r>
      <w:r w:rsidR="00DB56D8">
        <w:t>através dos</w:t>
      </w:r>
      <w:r w:rsidR="008C118F">
        <w:t xml:space="preserve"> resultados apresentados no Capítulo 5 para os Estudos de Caso UEP-1 e UEP-2, </w:t>
      </w:r>
      <w:r w:rsidR="00DB56D8">
        <w:t xml:space="preserve"> foi possível demostrar resultados consideráveis de otimização para todas as funções objetivo que poderiam ser definidas como principal parâmetro para “Tomada de Decisão”, atendendo dessa maneira, os objetivos estabelecidos para o presente trabalho, pois o GA se mostrou </w:t>
      </w:r>
      <w:r w:rsidR="008C118F">
        <w:t xml:space="preserve">efetivo como ferramenta para as seguintes otimizações das atividades de </w:t>
      </w:r>
      <w:r w:rsidR="008C118F">
        <w:rPr>
          <w:i/>
          <w:iCs/>
        </w:rPr>
        <w:t xml:space="preserve">pull out </w:t>
      </w:r>
      <w:r w:rsidR="008C118F">
        <w:t>de risers:</w:t>
      </w:r>
    </w:p>
    <w:p w14:paraId="670A4BFB" w14:textId="77777777" w:rsidR="008C118F" w:rsidRDefault="008C118F" w:rsidP="008C118F">
      <w:pPr>
        <w:pStyle w:val="bullet"/>
      </w:pPr>
      <w:r>
        <w:rPr>
          <w:b/>
          <w:bCs/>
        </w:rPr>
        <w:t>C</w:t>
      </w:r>
      <w:r w:rsidRPr="00EA4EEC">
        <w:rPr>
          <w:b/>
          <w:bCs/>
        </w:rPr>
        <w:t>usto</w:t>
      </w:r>
      <w:r>
        <w:rPr>
          <w:b/>
          <w:bCs/>
        </w:rPr>
        <w:t>s</w:t>
      </w:r>
      <w:r>
        <w:t>;</w:t>
      </w:r>
    </w:p>
    <w:p w14:paraId="1111B893" w14:textId="77777777" w:rsidR="008C118F" w:rsidRDefault="008C118F" w:rsidP="008C118F">
      <w:pPr>
        <w:pStyle w:val="bullet"/>
      </w:pPr>
      <w:r>
        <w:rPr>
          <w:b/>
          <w:bCs/>
        </w:rPr>
        <w:t>E</w:t>
      </w:r>
      <w:r w:rsidRPr="00EA4EEC">
        <w:rPr>
          <w:b/>
          <w:bCs/>
        </w:rPr>
        <w:t>missões de CO</w:t>
      </w:r>
      <w:r w:rsidRPr="00EA4EEC">
        <w:rPr>
          <w:b/>
          <w:bCs/>
          <w:vertAlign w:val="subscript"/>
        </w:rPr>
        <w:t>2</w:t>
      </w:r>
      <w:r>
        <w:t>;</w:t>
      </w:r>
    </w:p>
    <w:p w14:paraId="6FE29174" w14:textId="77777777" w:rsidR="008C118F" w:rsidRDefault="008C118F" w:rsidP="008C118F">
      <w:pPr>
        <w:pStyle w:val="bullet"/>
      </w:pPr>
      <w:r>
        <w:rPr>
          <w:b/>
          <w:bCs/>
        </w:rPr>
        <w:t>E</w:t>
      </w:r>
      <w:r w:rsidRPr="00CA5B8C">
        <w:rPr>
          <w:b/>
          <w:bCs/>
        </w:rPr>
        <w:t>mbarcações</w:t>
      </w:r>
      <w:r>
        <w:t>;</w:t>
      </w:r>
    </w:p>
    <w:p w14:paraId="61F2F5DE" w14:textId="77777777" w:rsidR="008C118F" w:rsidRDefault="008C118F" w:rsidP="008C118F">
      <w:pPr>
        <w:pStyle w:val="bullet"/>
      </w:pPr>
      <w:r>
        <w:rPr>
          <w:b/>
          <w:bCs/>
        </w:rPr>
        <w:t>C</w:t>
      </w:r>
      <w:r w:rsidRPr="009C2442">
        <w:rPr>
          <w:b/>
          <w:bCs/>
        </w:rPr>
        <w:t xml:space="preserve">ombinação de alternativas para realização de </w:t>
      </w:r>
      <w:r w:rsidRPr="009C2442">
        <w:rPr>
          <w:b/>
          <w:bCs/>
          <w:i/>
          <w:iCs/>
        </w:rPr>
        <w:t>pull out</w:t>
      </w:r>
      <w:r w:rsidRPr="009C2442">
        <w:rPr>
          <w:b/>
          <w:bCs/>
        </w:rPr>
        <w:t xml:space="preserve"> de risers</w:t>
      </w:r>
      <w:r>
        <w:t xml:space="preserve">, considerando os </w:t>
      </w:r>
      <w:r w:rsidRPr="00EA459A">
        <w:rPr>
          <w:b/>
          <w:bCs/>
        </w:rPr>
        <w:t>custos, emissões de CO</w:t>
      </w:r>
      <w:r w:rsidRPr="00EA459A">
        <w:rPr>
          <w:b/>
          <w:bCs/>
          <w:vertAlign w:val="subscript"/>
        </w:rPr>
        <w:t>2</w:t>
      </w:r>
      <w:r w:rsidRPr="00EA459A">
        <w:rPr>
          <w:b/>
          <w:bCs/>
        </w:rPr>
        <w:t xml:space="preserve"> e embarcações disponíveis</w:t>
      </w:r>
      <w:r>
        <w:t>.</w:t>
      </w:r>
    </w:p>
    <w:p w14:paraId="14D17606" w14:textId="17D44E0A" w:rsidR="001B01A1" w:rsidRDefault="00565981" w:rsidP="002A7414">
      <w:r>
        <w:t>A</w:t>
      </w:r>
      <w:r w:rsidR="00107D9D">
        <w:t xml:space="preserve"> principal recomendação</w:t>
      </w:r>
      <w:r>
        <w:t xml:space="preserve"> a partir do desenvolvimento desse trabalho</w:t>
      </w:r>
      <w:r w:rsidR="00107D9D">
        <w:t xml:space="preserve"> é ampliar a visão de variáveis e premissas, pois conforme resultados apresentados para os dois Estudos de Caso, quando se alterou a premissa inicial de utilização da embarcação RSV sempre que possível, devido ao seu valor consideravelmente menor, </w:t>
      </w:r>
      <w:r w:rsidR="00107D9D">
        <w:lastRenderedPageBreak/>
        <w:t xml:space="preserve">possibilitando dessa maneira a utilização da embarcação PLSV mais custosa, porém mais rápida, foram obtidas as maiores otimizações em todas as funções objetivo possíveis apresentadas, isso devido ao menor tempo de realização de todas as atividades, minimizando </w:t>
      </w:r>
      <w:r w:rsidR="00D944AB">
        <w:t xml:space="preserve">dessa forma </w:t>
      </w:r>
      <w:r w:rsidR="00107D9D">
        <w:t>o custo de disponibilidade de embarcação e de emissão de CO</w:t>
      </w:r>
      <w:r w:rsidR="00107D9D" w:rsidRPr="00107D9D">
        <w:rPr>
          <w:vertAlign w:val="subscript"/>
        </w:rPr>
        <w:t>2</w:t>
      </w:r>
      <w:r>
        <w:t xml:space="preserve"> para o conjunto de alternativas de </w:t>
      </w:r>
      <w:r w:rsidRPr="00565981">
        <w:rPr>
          <w:i/>
          <w:iCs/>
        </w:rPr>
        <w:t>pull out</w:t>
      </w:r>
      <w:r>
        <w:t xml:space="preserve"> estabelecidas pelo GA.</w:t>
      </w:r>
    </w:p>
    <w:p w14:paraId="44E5BE42" w14:textId="2E78885F" w:rsidR="004E7CAD" w:rsidRDefault="004E7CAD" w:rsidP="002A7414">
      <w:r w:rsidRPr="004E7CAD">
        <w:t>Sen</w:t>
      </w:r>
      <w:r>
        <w:t xml:space="preserve">do assim, sempre que realizar uma otimização, além de realizar diversas tentativas para melhorar a solução do problema, também é importante revisitar as premissas estabelecidas, pois a alteração de alguma, pode </w:t>
      </w:r>
      <w:r w:rsidR="00D944AB">
        <w:t>a</w:t>
      </w:r>
      <w:r>
        <w:t xml:space="preserve">presentar </w:t>
      </w:r>
      <w:r w:rsidR="00B7289B">
        <w:t>melhoria significativa</w:t>
      </w:r>
      <w:r>
        <w:t>.</w:t>
      </w:r>
    </w:p>
    <w:p w14:paraId="411A33C6" w14:textId="0CE04F8B" w:rsidR="00A63138" w:rsidRDefault="00A63138" w:rsidP="002A7414">
      <w:r>
        <w:t xml:space="preserve">Também foi percebido durante a decodificação das atividades, que </w:t>
      </w:r>
      <w:r w:rsidR="00E40843">
        <w:t xml:space="preserve">para a definição de </w:t>
      </w:r>
      <w:r>
        <w:t xml:space="preserve">tempo e custo </w:t>
      </w:r>
      <w:r w:rsidR="00E40843">
        <w:t xml:space="preserve">para cada atividade, </w:t>
      </w:r>
      <w:r>
        <w:t xml:space="preserve">deve-se buscar valores mais próximos possíveis da realidade, pois pequenas diferenças </w:t>
      </w:r>
      <w:r w:rsidR="00D944AB">
        <w:t xml:space="preserve">nos valores podem </w:t>
      </w:r>
      <w:r>
        <w:t>causa</w:t>
      </w:r>
      <w:r w:rsidR="00D944AB">
        <w:t>r</w:t>
      </w:r>
      <w:r>
        <w:t xml:space="preserve"> mudanças consideráveis nos resultados. Da mesma maneira, devem ser mapeados os tempos não produtivos </w:t>
      </w:r>
      <w:r w:rsidR="00E40843">
        <w:t xml:space="preserve">para cada atividade </w:t>
      </w:r>
      <w:r>
        <w:t xml:space="preserve">para contabilização correta </w:t>
      </w:r>
      <w:r w:rsidR="00E40843">
        <w:t>das funções objetivo</w:t>
      </w:r>
      <w:r>
        <w:t>.</w:t>
      </w:r>
    </w:p>
    <w:p w14:paraId="3AF0F498" w14:textId="24BAC6A6" w:rsidR="006A3EAD" w:rsidRDefault="00796F6E" w:rsidP="006A3EAD">
      <w:pPr>
        <w:rPr>
          <w:rFonts w:cs="Arial"/>
        </w:rPr>
      </w:pPr>
      <w:r>
        <w:t xml:space="preserve">Quando foi realizado o Estudo de Caso UEP-2, percebeu-se que foi mais efetivo o uso do GA na otimização do que no Estudo de Caso UEP-1, pois foi incluído o custo de </w:t>
      </w:r>
      <w:r w:rsidR="00616AEB" w:rsidRPr="00616AEB">
        <w:t>permanência</w:t>
      </w:r>
      <w:r w:rsidR="00616AEB">
        <w:t xml:space="preserve"> da UEP-2 na locação, alterando a linearidade do problema, dificultando a obtenção de uma solução pelo</w:t>
      </w:r>
      <w:r w:rsidR="006A3EAD">
        <w:t>s</w:t>
      </w:r>
      <w:r w:rsidR="00616AEB">
        <w:t xml:space="preserve"> </w:t>
      </w:r>
      <w:r w:rsidR="006A3EAD" w:rsidRPr="004515C9">
        <w:rPr>
          <w:rFonts w:cs="Arial"/>
        </w:rPr>
        <w:t>métodos mais comuns utilizados na otimização de problemas</w:t>
      </w:r>
      <w:r w:rsidR="006A3EAD">
        <w:rPr>
          <w:rFonts w:cs="Arial"/>
        </w:rPr>
        <w:t xml:space="preserve">, como </w:t>
      </w:r>
      <w:r w:rsidR="006A3EAD" w:rsidRPr="004515C9">
        <w:rPr>
          <w:rFonts w:cs="Arial"/>
        </w:rPr>
        <w:t>busca aleatória</w:t>
      </w:r>
      <w:r w:rsidR="006A3EAD">
        <w:rPr>
          <w:rFonts w:cs="Arial"/>
        </w:rPr>
        <w:t xml:space="preserve"> e </w:t>
      </w:r>
      <w:r w:rsidR="006A3EAD" w:rsidRPr="004515C9">
        <w:rPr>
          <w:rFonts w:cs="Arial"/>
        </w:rPr>
        <w:t>a heurística associada a bom senso.</w:t>
      </w:r>
    </w:p>
    <w:p w14:paraId="06060119" w14:textId="42CF0FA6" w:rsidR="00BD62EF" w:rsidRDefault="00BD62EF" w:rsidP="006A3EAD">
      <w:pPr>
        <w:rPr>
          <w:rFonts w:cs="Arial"/>
        </w:rPr>
      </w:pPr>
      <w:r>
        <w:rPr>
          <w:rFonts w:cs="Arial"/>
        </w:rPr>
        <w:t xml:space="preserve">Como desdobramento futuro, recomenda-se o monitoramento e mapeamento das atividades, para melhoria da decodificação </w:t>
      </w:r>
      <w:r w:rsidR="00E2276E">
        <w:rPr>
          <w:rFonts w:cs="Arial"/>
        </w:rPr>
        <w:t>do problema</w:t>
      </w:r>
      <w:r>
        <w:rPr>
          <w:rFonts w:cs="Arial"/>
        </w:rPr>
        <w:t>, considerando os tempos efetivos e não produtivos, as emissões de CO</w:t>
      </w:r>
      <w:r w:rsidRPr="00E2276E">
        <w:rPr>
          <w:rFonts w:cs="Arial"/>
          <w:vertAlign w:val="subscript"/>
        </w:rPr>
        <w:t>2</w:t>
      </w:r>
      <w:r>
        <w:rPr>
          <w:rFonts w:cs="Arial"/>
        </w:rPr>
        <w:t xml:space="preserve"> e os custos para cada embarcação </w:t>
      </w:r>
      <w:r w:rsidR="001B2300">
        <w:rPr>
          <w:rFonts w:cs="Arial"/>
        </w:rPr>
        <w:t>que</w:t>
      </w:r>
      <w:r>
        <w:rPr>
          <w:rFonts w:cs="Arial"/>
        </w:rPr>
        <w:t xml:space="preserve"> ser</w:t>
      </w:r>
      <w:r w:rsidR="001B2300">
        <w:rPr>
          <w:rFonts w:cs="Arial"/>
        </w:rPr>
        <w:t>á</w:t>
      </w:r>
      <w:r>
        <w:rPr>
          <w:rFonts w:cs="Arial"/>
        </w:rPr>
        <w:t xml:space="preserve"> utilizada</w:t>
      </w:r>
      <w:r w:rsidR="00E2276E">
        <w:rPr>
          <w:rFonts w:cs="Arial"/>
        </w:rPr>
        <w:t xml:space="preserve"> </w:t>
      </w:r>
      <w:r>
        <w:rPr>
          <w:rFonts w:cs="Arial"/>
        </w:rPr>
        <w:t xml:space="preserve">e não somente </w:t>
      </w:r>
      <w:r w:rsidR="001B2300">
        <w:rPr>
          <w:rFonts w:cs="Arial"/>
        </w:rPr>
        <w:t xml:space="preserve">para </w:t>
      </w:r>
      <w:r>
        <w:rPr>
          <w:rFonts w:cs="Arial"/>
        </w:rPr>
        <w:t>o tipo da embarcação</w:t>
      </w:r>
      <w:r w:rsidR="001B2300">
        <w:rPr>
          <w:rFonts w:cs="Arial"/>
        </w:rPr>
        <w:t xml:space="preserve"> (RSV ou PLSV)</w:t>
      </w:r>
      <w:r>
        <w:rPr>
          <w:rFonts w:cs="Arial"/>
        </w:rPr>
        <w:t xml:space="preserve">, uma vez que a frota de embarcações marítimas está em constante evolução e se mostram mais </w:t>
      </w:r>
      <w:r w:rsidR="001B2300">
        <w:rPr>
          <w:rFonts w:cs="Arial"/>
        </w:rPr>
        <w:t>rápidas</w:t>
      </w:r>
      <w:r>
        <w:rPr>
          <w:rFonts w:cs="Arial"/>
        </w:rPr>
        <w:t xml:space="preserve"> e menos agressivas ao meio ambiente. </w:t>
      </w:r>
    </w:p>
    <w:p w14:paraId="2C639CD5" w14:textId="5CCEBF53" w:rsidR="00BD62EF" w:rsidRDefault="00BD62EF" w:rsidP="006A3EAD">
      <w:pPr>
        <w:rPr>
          <w:rFonts w:cs="Arial"/>
        </w:rPr>
      </w:pPr>
      <w:r>
        <w:rPr>
          <w:rFonts w:cs="Arial"/>
        </w:rPr>
        <w:t xml:space="preserve">Dessa maneira, o GA </w:t>
      </w:r>
      <w:r w:rsidR="00CC0BCE">
        <w:rPr>
          <w:rFonts w:cs="Arial"/>
        </w:rPr>
        <w:t xml:space="preserve">também </w:t>
      </w:r>
      <w:r>
        <w:rPr>
          <w:rFonts w:cs="Arial"/>
        </w:rPr>
        <w:t>pode ser utilizado inclusive como parâmetro técnico para contratação de frota, onde o desempate financeiro pelo custo diário apresentado, pode ser estabelecido pela eficiência operacional e ambiental das embarcações.</w:t>
      </w:r>
    </w:p>
    <w:p w14:paraId="028EC0ED" w14:textId="2D197514" w:rsidR="00293A18" w:rsidRDefault="00293A18" w:rsidP="006A3EAD">
      <w:pPr>
        <w:rPr>
          <w:rFonts w:cs="Arial"/>
        </w:rPr>
      </w:pPr>
      <w:r>
        <w:rPr>
          <w:rFonts w:cs="Arial"/>
        </w:rPr>
        <w:t>Além disso, deve-se acrescentar as emissões de CO</w:t>
      </w:r>
      <w:r w:rsidRPr="00293A18">
        <w:rPr>
          <w:rFonts w:cs="Arial"/>
          <w:vertAlign w:val="subscript"/>
        </w:rPr>
        <w:t>2</w:t>
      </w:r>
      <w:r>
        <w:rPr>
          <w:rFonts w:cs="Arial"/>
        </w:rPr>
        <w:t xml:space="preserve"> devido a permanência da UEP na locação para contabilizar nas funções objetivo que são relacionadas a essa variável.</w:t>
      </w:r>
    </w:p>
    <w:p w14:paraId="02A4FF18" w14:textId="74E47D1C" w:rsidR="001F6472" w:rsidRDefault="00A929DC" w:rsidP="00FA27C5">
      <w:pPr>
        <w:pStyle w:val="Ttulo1"/>
        <w:rPr>
          <w:rFonts w:cs="Arial"/>
          <w:caps w:val="0"/>
        </w:rPr>
      </w:pPr>
      <w:bookmarkStart w:id="803" w:name="_Toc51601309"/>
      <w:bookmarkStart w:id="804" w:name="_Toc55897154"/>
      <w:r w:rsidRPr="004515C9">
        <w:rPr>
          <w:rFonts w:cs="Arial"/>
          <w:caps w:val="0"/>
        </w:rPr>
        <w:lastRenderedPageBreak/>
        <w:t>REFERÊNCIAS BIBLIOGRÁFICAS</w:t>
      </w:r>
      <w:bookmarkEnd w:id="803"/>
      <w:bookmarkEnd w:id="804"/>
    </w:p>
    <w:p w14:paraId="5F2C3DCE" w14:textId="3A163812" w:rsidR="00BF3B77" w:rsidRPr="00FE2072" w:rsidRDefault="00E93B0C" w:rsidP="00624E4B">
      <w:pPr>
        <w:pStyle w:val="PargrafodaLista"/>
        <w:numPr>
          <w:ilvl w:val="0"/>
          <w:numId w:val="8"/>
        </w:numPr>
        <w:spacing w:after="120"/>
        <w:ind w:left="283" w:hanging="357"/>
        <w:contextualSpacing w:val="0"/>
        <w:rPr>
          <w:ins w:id="805" w:author="Milene França" w:date="2020-10-29T10:57:00Z"/>
          <w:rFonts w:ascii="Arial" w:hAnsi="Arial" w:cs="Arial"/>
        </w:rPr>
      </w:pPr>
      <w:ins w:id="806" w:author="Milene França" w:date="2020-10-28T13:41:00Z">
        <w:r w:rsidRPr="00FE2072">
          <w:rPr>
            <w:rFonts w:ascii="Arial" w:hAnsi="Arial" w:cs="Arial"/>
            <w:rPrChange w:id="807" w:author="Milene França" w:date="2020-11-10T10:38:00Z">
              <w:rPr>
                <w:rFonts w:ascii="Arial" w:hAnsi="Arial" w:cs="Arial"/>
                <w:color w:val="FF0000"/>
              </w:rPr>
            </w:rPrChange>
          </w:rPr>
          <w:t>ABREU</w:t>
        </w:r>
        <w:r w:rsidR="00BF3B77" w:rsidRPr="00FE2072">
          <w:rPr>
            <w:rFonts w:ascii="Arial" w:hAnsi="Arial" w:cs="Arial"/>
            <w:rPrChange w:id="808" w:author="Milene França" w:date="2020-11-10T10:38:00Z">
              <w:rPr>
                <w:rFonts w:ascii="Arial" w:hAnsi="Arial" w:cs="Arial"/>
                <w:color w:val="FF0000"/>
              </w:rPr>
            </w:rPrChange>
          </w:rPr>
          <w:t xml:space="preserve">, A.C., </w:t>
        </w:r>
        <w:r w:rsidRPr="00FE2072">
          <w:rPr>
            <w:rFonts w:ascii="Arial" w:hAnsi="Arial" w:cs="Arial"/>
            <w:rPrChange w:id="809" w:author="Milene França" w:date="2020-11-10T10:38:00Z">
              <w:rPr>
                <w:rFonts w:ascii="Arial" w:hAnsi="Arial" w:cs="Arial"/>
                <w:color w:val="FF0000"/>
              </w:rPr>
            </w:rPrChange>
          </w:rPr>
          <w:t>COELHO</w:t>
        </w:r>
        <w:r w:rsidR="00BF3B77" w:rsidRPr="00FE2072">
          <w:rPr>
            <w:rFonts w:ascii="Arial" w:hAnsi="Arial" w:cs="Arial"/>
            <w:rPrChange w:id="810" w:author="Milene França" w:date="2020-11-10T10:38:00Z">
              <w:rPr>
                <w:rFonts w:ascii="Arial" w:hAnsi="Arial" w:cs="Arial"/>
                <w:color w:val="FF0000"/>
              </w:rPr>
            </w:rPrChange>
          </w:rPr>
          <w:t xml:space="preserve">, F.B., </w:t>
        </w:r>
        <w:r w:rsidR="00BF3B77" w:rsidRPr="00FE2072">
          <w:rPr>
            <w:rFonts w:ascii="Arial" w:hAnsi="Arial" w:cs="Arial"/>
            <w:b/>
            <w:bCs/>
            <w:rPrChange w:id="811" w:author="Milene França" w:date="2020-11-10T10:38:00Z">
              <w:rPr>
                <w:rFonts w:ascii="Arial" w:hAnsi="Arial" w:cs="Arial"/>
                <w:color w:val="FF0000"/>
              </w:rPr>
            </w:rPrChange>
          </w:rPr>
          <w:t>Otimização por Algoritmos Genéticos</w:t>
        </w:r>
        <w:r w:rsidR="00BF3B77" w:rsidRPr="00FE2072">
          <w:rPr>
            <w:rFonts w:ascii="Arial" w:hAnsi="Arial" w:cs="Arial"/>
            <w:rPrChange w:id="812" w:author="Milene França" w:date="2020-11-10T10:38:00Z">
              <w:rPr>
                <w:rFonts w:ascii="Arial" w:hAnsi="Arial" w:cs="Arial"/>
                <w:color w:val="FF0000"/>
              </w:rPr>
            </w:rPrChange>
          </w:rPr>
          <w:t>. Curso de Especialização BI MASTER, PUC-Rio</w:t>
        </w:r>
      </w:ins>
      <w:ins w:id="813" w:author="Milene França" w:date="2020-11-03T10:02:00Z">
        <w:r w:rsidR="00260FB6" w:rsidRPr="00FE2072">
          <w:rPr>
            <w:rFonts w:ascii="Arial" w:hAnsi="Arial" w:cs="Arial"/>
          </w:rPr>
          <w:t>, Rio de Janeiro,</w:t>
        </w:r>
      </w:ins>
      <w:ins w:id="814" w:author="Milene França" w:date="2020-10-28T13:41:00Z">
        <w:r w:rsidR="00BF3B77" w:rsidRPr="00FE2072">
          <w:rPr>
            <w:rFonts w:ascii="Arial" w:hAnsi="Arial" w:cs="Arial"/>
            <w:rPrChange w:id="815" w:author="Milene França" w:date="2020-11-10T10:38:00Z">
              <w:rPr>
                <w:rFonts w:ascii="Arial" w:hAnsi="Arial" w:cs="Arial"/>
                <w:color w:val="FF0000"/>
              </w:rPr>
            </w:rPrChange>
          </w:rPr>
          <w:t xml:space="preserve"> 2020. Notas de Aula</w:t>
        </w:r>
      </w:ins>
    </w:p>
    <w:p w14:paraId="422335B6" w14:textId="3FDCD2F7" w:rsidR="00F70F39" w:rsidRPr="00FE2072" w:rsidRDefault="00F70F39">
      <w:pPr>
        <w:pStyle w:val="PargrafodaLista"/>
        <w:numPr>
          <w:ilvl w:val="0"/>
          <w:numId w:val="8"/>
        </w:numPr>
        <w:spacing w:after="120"/>
        <w:ind w:left="283" w:hanging="357"/>
        <w:contextualSpacing w:val="0"/>
        <w:rPr>
          <w:ins w:id="816" w:author="Milene França" w:date="2020-10-28T13:41:00Z"/>
          <w:rFonts w:ascii="Arial" w:hAnsi="Arial" w:cs="Arial"/>
          <w:rPrChange w:id="817" w:author="Milene França" w:date="2020-11-10T10:38:00Z">
            <w:rPr>
              <w:ins w:id="818" w:author="Milene França" w:date="2020-10-28T13:41:00Z"/>
              <w:rFonts w:ascii="Arial" w:hAnsi="Arial" w:cs="Arial"/>
              <w:color w:val="FF0000"/>
            </w:rPr>
          </w:rPrChange>
        </w:rPr>
        <w:pPrChange w:id="819" w:author="Milene França" w:date="2020-10-29T11:00:00Z">
          <w:pPr>
            <w:pStyle w:val="PargrafodaLista"/>
            <w:numPr>
              <w:numId w:val="8"/>
            </w:numPr>
            <w:spacing w:after="120"/>
            <w:ind w:left="786" w:hanging="360"/>
            <w:contextualSpacing w:val="0"/>
          </w:pPr>
        </w:pPrChange>
      </w:pPr>
      <w:ins w:id="820" w:author="Milene França" w:date="2020-10-29T10:57:00Z">
        <w:r w:rsidRPr="00FE2072">
          <w:rPr>
            <w:rFonts w:ascii="Arial" w:hAnsi="Arial" w:cs="Arial"/>
          </w:rPr>
          <w:t>ABREU, J</w:t>
        </w:r>
      </w:ins>
      <w:ins w:id="821" w:author="Milene França" w:date="2020-11-03T09:59:00Z">
        <w:r w:rsidR="00260FB6" w:rsidRPr="00FE2072">
          <w:rPr>
            <w:rFonts w:ascii="Arial" w:hAnsi="Arial" w:cs="Arial"/>
          </w:rPr>
          <w:t>uliana</w:t>
        </w:r>
      </w:ins>
      <w:ins w:id="822" w:author="Milene França" w:date="2020-10-29T10:57:00Z">
        <w:r w:rsidRPr="00FE2072">
          <w:rPr>
            <w:rFonts w:ascii="Arial" w:hAnsi="Arial" w:cs="Arial"/>
          </w:rPr>
          <w:t xml:space="preserve"> M. V. </w:t>
        </w:r>
      </w:ins>
      <w:ins w:id="823" w:author="Milene França" w:date="2020-10-29T10:58:00Z">
        <w:r w:rsidRPr="00FE2072">
          <w:rPr>
            <w:rFonts w:ascii="Arial" w:hAnsi="Arial" w:cs="Arial"/>
            <w:b/>
            <w:bCs/>
          </w:rPr>
          <w:t xml:space="preserve">Otimização </w:t>
        </w:r>
        <w:r w:rsidRPr="00FE2072">
          <w:rPr>
            <w:rFonts w:ascii="Arial" w:hAnsi="Arial" w:cs="Arial"/>
            <w:b/>
            <w:bCs/>
            <w:rPrChange w:id="824" w:author="Milene França" w:date="2020-11-10T10:38:00Z">
              <w:rPr>
                <w:rFonts w:ascii="Arial" w:hAnsi="Arial" w:cs="Arial"/>
              </w:rPr>
            </w:rPrChange>
          </w:rPr>
          <w:t xml:space="preserve">do posicionamento de plataformas de produção de petróleo do tipo </w:t>
        </w:r>
        <w:r w:rsidRPr="00FE2072">
          <w:rPr>
            <w:rFonts w:ascii="Arial" w:hAnsi="Arial" w:cs="Arial"/>
            <w:b/>
            <w:bCs/>
          </w:rPr>
          <w:t>FPSO</w:t>
        </w:r>
        <w:r w:rsidRPr="00FE2072">
          <w:rPr>
            <w:rFonts w:ascii="Arial" w:hAnsi="Arial" w:cs="Arial"/>
            <w:b/>
            <w:bCs/>
            <w:rPrChange w:id="825" w:author="Milene França" w:date="2020-11-10T10:38:00Z">
              <w:rPr>
                <w:rFonts w:ascii="Arial" w:hAnsi="Arial" w:cs="Arial"/>
              </w:rPr>
            </w:rPrChange>
          </w:rPr>
          <w:t xml:space="preserve"> utilizando algoritmos genéticos.</w:t>
        </w:r>
        <w:r w:rsidRPr="00FE2072">
          <w:rPr>
            <w:rFonts w:ascii="Arial" w:hAnsi="Arial" w:cs="Arial"/>
          </w:rPr>
          <w:t xml:space="preserve"> </w:t>
        </w:r>
      </w:ins>
      <w:ins w:id="826" w:author="Milene França" w:date="2020-11-03T09:59:00Z">
        <w:r w:rsidR="00260FB6" w:rsidRPr="00FE2072">
          <w:rPr>
            <w:rFonts w:ascii="Arial" w:hAnsi="Arial" w:cs="Arial"/>
          </w:rPr>
          <w:t xml:space="preserve">2014. </w:t>
        </w:r>
      </w:ins>
      <w:ins w:id="827" w:author="Milene França" w:date="2020-11-03T10:01:00Z">
        <w:r w:rsidR="00260FB6" w:rsidRPr="00FE2072">
          <w:rPr>
            <w:rFonts w:ascii="Arial" w:hAnsi="Arial" w:cs="Arial"/>
          </w:rPr>
          <w:t xml:space="preserve">2055 f. </w:t>
        </w:r>
      </w:ins>
      <w:ins w:id="828" w:author="Milene França" w:date="2020-10-29T10:58:00Z">
        <w:r w:rsidRPr="00FE2072">
          <w:rPr>
            <w:rFonts w:ascii="Arial" w:hAnsi="Arial" w:cs="Arial"/>
          </w:rPr>
          <w:t>Dissertação</w:t>
        </w:r>
      </w:ins>
      <w:ins w:id="829" w:author="Milene França" w:date="2020-10-29T10:59:00Z">
        <w:r w:rsidRPr="00FE2072">
          <w:rPr>
            <w:rFonts w:ascii="Arial" w:hAnsi="Arial" w:cs="Arial"/>
          </w:rPr>
          <w:t xml:space="preserve"> (</w:t>
        </w:r>
      </w:ins>
      <w:ins w:id="830" w:author="Milene França" w:date="2020-11-03T10:01:00Z">
        <w:r w:rsidR="00260FB6" w:rsidRPr="00FE2072">
          <w:rPr>
            <w:rFonts w:ascii="Arial" w:hAnsi="Arial" w:cs="Arial"/>
          </w:rPr>
          <w:t>M</w:t>
        </w:r>
      </w:ins>
      <w:ins w:id="831" w:author="Milene França" w:date="2020-10-29T10:59:00Z">
        <w:r w:rsidRPr="00FE2072">
          <w:rPr>
            <w:rFonts w:ascii="Arial" w:hAnsi="Arial" w:cs="Arial"/>
          </w:rPr>
          <w:t>estrado</w:t>
        </w:r>
      </w:ins>
      <w:ins w:id="832" w:author="Milene França" w:date="2020-11-03T10:01:00Z">
        <w:r w:rsidR="00260FB6" w:rsidRPr="00FE2072">
          <w:rPr>
            <w:rFonts w:ascii="Arial" w:hAnsi="Arial" w:cs="Arial"/>
          </w:rPr>
          <w:t xml:space="preserve"> em Engenharia Civil</w:t>
        </w:r>
      </w:ins>
      <w:ins w:id="833" w:author="Milene França" w:date="2020-10-29T10:59:00Z">
        <w:r w:rsidRPr="00FE2072">
          <w:rPr>
            <w:rFonts w:ascii="Arial" w:hAnsi="Arial" w:cs="Arial"/>
          </w:rPr>
          <w:t>) - Universidade Federal do Rio de Janeiro,</w:t>
        </w:r>
      </w:ins>
      <w:ins w:id="834" w:author="Milene França" w:date="2020-10-29T11:00:00Z">
        <w:r w:rsidRPr="00FE2072">
          <w:rPr>
            <w:rFonts w:ascii="Arial" w:hAnsi="Arial" w:cs="Arial"/>
          </w:rPr>
          <w:t xml:space="preserve"> COPPE</w:t>
        </w:r>
      </w:ins>
      <w:ins w:id="835" w:author="Milene França" w:date="2020-11-03T10:02:00Z">
        <w:r w:rsidR="00260FB6" w:rsidRPr="00FE2072">
          <w:rPr>
            <w:rFonts w:ascii="Arial" w:hAnsi="Arial" w:cs="Arial"/>
          </w:rPr>
          <w:t>,</w:t>
        </w:r>
      </w:ins>
      <w:ins w:id="836" w:author="Milene França" w:date="2020-10-29T11:00:00Z">
        <w:r w:rsidRPr="00FE2072">
          <w:rPr>
            <w:rFonts w:ascii="Arial" w:hAnsi="Arial" w:cs="Arial"/>
          </w:rPr>
          <w:t xml:space="preserve"> Rio de Janeiro</w:t>
        </w:r>
      </w:ins>
      <w:ins w:id="837" w:author="Milene França" w:date="2020-11-03T09:18:00Z">
        <w:r w:rsidR="00007616" w:rsidRPr="00FE2072">
          <w:rPr>
            <w:rFonts w:ascii="Arial" w:hAnsi="Arial" w:cs="Arial"/>
          </w:rPr>
          <w:t>, 2014.</w:t>
        </w:r>
      </w:ins>
    </w:p>
    <w:p w14:paraId="3013C87B" w14:textId="667A59D2" w:rsidR="00D82395" w:rsidRPr="00FE2072" w:rsidDel="00BF3B77" w:rsidRDefault="00D82395">
      <w:pPr>
        <w:pStyle w:val="PargrafodaLista"/>
        <w:numPr>
          <w:ilvl w:val="0"/>
          <w:numId w:val="8"/>
        </w:numPr>
        <w:spacing w:after="120"/>
        <w:ind w:left="283" w:hanging="357"/>
        <w:contextualSpacing w:val="0"/>
        <w:rPr>
          <w:del w:id="838" w:author="Milene França" w:date="2020-10-28T13:41:00Z"/>
          <w:rFonts w:ascii="Arial" w:hAnsi="Arial" w:cs="Arial"/>
          <w:rPrChange w:id="839" w:author="Milene França" w:date="2020-11-10T10:38:00Z">
            <w:rPr>
              <w:del w:id="840" w:author="Milene França" w:date="2020-10-28T13:41:00Z"/>
              <w:rFonts w:ascii="Arial" w:hAnsi="Arial" w:cs="Arial"/>
              <w:color w:val="FF0000"/>
            </w:rPr>
          </w:rPrChange>
        </w:rPr>
        <w:pPrChange w:id="841" w:author="Milene França" w:date="2020-10-29T11:01:00Z">
          <w:pPr>
            <w:pStyle w:val="PargrafodaLista"/>
            <w:numPr>
              <w:numId w:val="9"/>
            </w:numPr>
            <w:spacing w:after="120"/>
            <w:ind w:left="283" w:hanging="357"/>
            <w:contextualSpacing w:val="0"/>
          </w:pPr>
        </w:pPrChange>
      </w:pPr>
      <w:del w:id="842" w:author="Milene França" w:date="2020-10-28T13:41:00Z">
        <w:r w:rsidRPr="00FE2072" w:rsidDel="00BF3B77">
          <w:rPr>
            <w:rFonts w:ascii="Arial" w:hAnsi="Arial" w:cs="Arial"/>
            <w:rPrChange w:id="843" w:author="Milene França" w:date="2020-11-10T10:38:00Z">
              <w:rPr>
                <w:rFonts w:cs="Arial"/>
                <w:color w:val="FF0000"/>
              </w:rPr>
            </w:rPrChange>
          </w:rPr>
          <w:delText xml:space="preserve">ABREU, A. C.; BORGES, F. </w:delText>
        </w:r>
        <w:r w:rsidRPr="00FE2072" w:rsidDel="00BF3B77">
          <w:rPr>
            <w:rFonts w:ascii="Arial" w:hAnsi="Arial" w:cs="Arial"/>
            <w:rPrChange w:id="844" w:author="Milene França" w:date="2020-11-10T10:38:00Z">
              <w:rPr>
                <w:rFonts w:cs="Arial"/>
                <w:b/>
                <w:bCs/>
                <w:color w:val="FF0000"/>
              </w:rPr>
            </w:rPrChange>
          </w:rPr>
          <w:delText>Otimização por Algoritmos Genéticos – Aula 01</w:delText>
        </w:r>
        <w:r w:rsidRPr="00FE2072" w:rsidDel="00BF3B77">
          <w:rPr>
            <w:rFonts w:ascii="Arial" w:hAnsi="Arial" w:cs="Arial"/>
            <w:rPrChange w:id="845" w:author="Milene França" w:date="2020-11-10T10:38:00Z">
              <w:rPr>
                <w:rFonts w:cs="Arial"/>
                <w:color w:val="FF0000"/>
              </w:rPr>
            </w:rPrChange>
          </w:rPr>
          <w:delText>. Rio de Janeiro: PUC-Rio. Elaborado em: 14 mai. 2019. (Apresentado no curso de BI Master, turma 2019-3).</w:delText>
        </w:r>
      </w:del>
    </w:p>
    <w:p w14:paraId="01FEEAFB"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46" w:author="Milene França" w:date="2020-10-29T11:01:00Z">
          <w:pPr>
            <w:pStyle w:val="PargrafodaLista"/>
            <w:numPr>
              <w:numId w:val="9"/>
            </w:numPr>
            <w:spacing w:after="120"/>
            <w:ind w:left="283" w:hanging="357"/>
            <w:contextualSpacing w:val="0"/>
          </w:pPr>
        </w:pPrChange>
      </w:pPr>
      <w:bookmarkStart w:id="847" w:name="_Toc51766113"/>
      <w:bookmarkStart w:id="848" w:name="_Toc52804644"/>
      <w:r w:rsidRPr="00FE2072">
        <w:rPr>
          <w:rFonts w:ascii="Arial" w:hAnsi="Arial" w:cs="Arial"/>
        </w:rPr>
        <w:t xml:space="preserve">CARVALHO, André. P. L. F. </w:t>
      </w:r>
      <w:r w:rsidRPr="00FE2072">
        <w:rPr>
          <w:rFonts w:ascii="Arial" w:hAnsi="Arial" w:cs="Arial"/>
          <w:b/>
          <w:bCs/>
        </w:rPr>
        <w:t>Algoritmos Genéticos</w:t>
      </w:r>
      <w:r w:rsidRPr="00FE2072">
        <w:rPr>
          <w:rFonts w:ascii="Arial" w:hAnsi="Arial" w:cs="Arial"/>
        </w:rPr>
        <w:t>. São Carlos: USP-ICMC. Disponível em: &lt;https://sites.icmc.usp.br/andre/research/genetic/&gt;. Acesso em: 04 set. 2020</w:t>
      </w:r>
      <w:bookmarkEnd w:id="847"/>
      <w:bookmarkEnd w:id="848"/>
      <w:r w:rsidRPr="00FE2072">
        <w:rPr>
          <w:rFonts w:ascii="Arial" w:hAnsi="Arial" w:cs="Arial"/>
        </w:rPr>
        <w:t>.</w:t>
      </w:r>
    </w:p>
    <w:p w14:paraId="2B895FEC"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49"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CDP – Carbon Disclosure Project. </w:t>
      </w:r>
      <w:r w:rsidRPr="00FE2072">
        <w:rPr>
          <w:rFonts w:ascii="Arial" w:hAnsi="Arial" w:cs="Arial"/>
          <w:b/>
          <w:bCs/>
        </w:rPr>
        <w:t>Sobre nós</w:t>
      </w:r>
      <w:r w:rsidRPr="00FE2072">
        <w:rPr>
          <w:rFonts w:ascii="Arial" w:hAnsi="Arial" w:cs="Arial"/>
        </w:rPr>
        <w:t>. Disponível em: &lt;</w:t>
      </w:r>
      <w:r w:rsidR="00E30E1B" w:rsidRPr="00FE2072">
        <w:rPr>
          <w:rFonts w:ascii="Arial" w:hAnsi="Arial" w:cs="Arial"/>
          <w:rPrChange w:id="850" w:author="Milene França" w:date="2020-11-10T10:38:00Z">
            <w:rPr/>
          </w:rPrChange>
        </w:rPr>
        <w:fldChar w:fldCharType="begin"/>
      </w:r>
      <w:r w:rsidR="00E30E1B" w:rsidRPr="00FE2072">
        <w:rPr>
          <w:rFonts w:ascii="Arial" w:hAnsi="Arial" w:cs="Arial"/>
          <w:rPrChange w:id="851" w:author="Milene França" w:date="2020-11-10T10:38:00Z">
            <w:rPr/>
          </w:rPrChange>
        </w:rPr>
        <w:instrText xml:space="preserve"> HYPERLINK "https://www.cdp.net/pt" </w:instrText>
      </w:r>
      <w:r w:rsidR="00E30E1B" w:rsidRPr="00FE2072">
        <w:rPr>
          <w:rPrChange w:id="852" w:author="Milene França" w:date="2020-11-10T10:38:00Z">
            <w:rPr>
              <w:rStyle w:val="Hyperlink"/>
              <w:rFonts w:ascii="Arial" w:hAnsi="Arial" w:cs="Arial"/>
              <w:color w:val="auto"/>
              <w:u w:val="none"/>
            </w:rPr>
          </w:rPrChange>
        </w:rPr>
        <w:fldChar w:fldCharType="separate"/>
      </w:r>
      <w:r w:rsidRPr="00FE2072">
        <w:rPr>
          <w:rPrChange w:id="853" w:author="Milene França" w:date="2020-11-10T10:38:00Z">
            <w:rPr>
              <w:rStyle w:val="Hyperlink"/>
              <w:rFonts w:ascii="Arial" w:hAnsi="Arial" w:cs="Arial"/>
              <w:color w:val="auto"/>
              <w:u w:val="none"/>
            </w:rPr>
          </w:rPrChange>
        </w:rPr>
        <w:t>https://www.cdp.net/pt</w:t>
      </w:r>
      <w:r w:rsidR="00E30E1B" w:rsidRPr="00FE2072">
        <w:rPr>
          <w:rPrChange w:id="854" w:author="Milene França" w:date="2020-11-10T10:38:00Z">
            <w:rPr>
              <w:rStyle w:val="Hyperlink"/>
              <w:rFonts w:ascii="Arial" w:hAnsi="Arial" w:cs="Arial"/>
              <w:color w:val="auto"/>
              <w:u w:val="none"/>
            </w:rPr>
          </w:rPrChange>
        </w:rPr>
        <w:fldChar w:fldCharType="end"/>
      </w:r>
      <w:r w:rsidRPr="00FE2072">
        <w:rPr>
          <w:rPrChange w:id="855" w:author="Milene França" w:date="2020-11-10T10:38:00Z">
            <w:rPr>
              <w:rStyle w:val="Hyperlink"/>
              <w:rFonts w:ascii="Arial" w:hAnsi="Arial" w:cs="Arial"/>
              <w:color w:val="auto"/>
              <w:u w:val="none"/>
            </w:rPr>
          </w:rPrChange>
        </w:rPr>
        <w:t>&gt;</w:t>
      </w:r>
      <w:r w:rsidRPr="00FE2072">
        <w:rPr>
          <w:rFonts w:ascii="Arial" w:hAnsi="Arial" w:cs="Arial"/>
        </w:rPr>
        <w:t>, Acesso em 18 set. 2020.</w:t>
      </w:r>
    </w:p>
    <w:p w14:paraId="5031B82D"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56"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CEBDS - Conselho Empresarial Brasileiro para o Desenvolvimento Sustentável. </w:t>
      </w:r>
      <w:r w:rsidRPr="00FE2072">
        <w:rPr>
          <w:rFonts w:ascii="Arial" w:hAnsi="Arial" w:cs="Arial"/>
          <w:b/>
          <w:bCs/>
        </w:rPr>
        <w:t>Precificação de Carbono: o que o setor empresarial precisa saber para se posicionar</w:t>
      </w:r>
      <w:r w:rsidRPr="00FE2072">
        <w:rPr>
          <w:rFonts w:ascii="Arial" w:hAnsi="Arial" w:cs="Arial"/>
          <w:rPrChange w:id="857" w:author="Milene França" w:date="2020-11-10T10:38:00Z">
            <w:rPr>
              <w:rFonts w:ascii="Arial" w:hAnsi="Arial" w:cs="Arial"/>
              <w:b/>
              <w:bCs/>
            </w:rPr>
          </w:rPrChange>
        </w:rPr>
        <w:t>.</w:t>
      </w:r>
      <w:r w:rsidRPr="00FE2072">
        <w:rPr>
          <w:rFonts w:ascii="Arial" w:hAnsi="Arial" w:cs="Arial"/>
        </w:rPr>
        <w:t xml:space="preserve"> Rio de Janeiro: CEBDS, 2016.</w:t>
      </w:r>
    </w:p>
    <w:p w14:paraId="1E738638" w14:textId="2AE184A2" w:rsidR="00D82395" w:rsidRPr="00FE2072" w:rsidRDefault="00D82395">
      <w:pPr>
        <w:pStyle w:val="PargrafodaLista"/>
        <w:numPr>
          <w:ilvl w:val="0"/>
          <w:numId w:val="8"/>
        </w:numPr>
        <w:spacing w:after="120"/>
        <w:ind w:left="283" w:hanging="357"/>
        <w:contextualSpacing w:val="0"/>
        <w:rPr>
          <w:rFonts w:ascii="Arial" w:hAnsi="Arial" w:cs="Arial"/>
        </w:rPr>
        <w:pPrChange w:id="858"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_________. </w:t>
      </w:r>
      <w:r w:rsidRPr="00FE2072">
        <w:rPr>
          <w:rFonts w:ascii="Arial" w:hAnsi="Arial" w:cs="Arial"/>
          <w:b/>
          <w:bCs/>
        </w:rPr>
        <w:t>Quem somos</w:t>
      </w:r>
      <w:r w:rsidRPr="00FE2072">
        <w:rPr>
          <w:rFonts w:ascii="Arial" w:hAnsi="Arial" w:cs="Arial"/>
        </w:rPr>
        <w:t xml:space="preserve">. Disponível em: &lt; </w:t>
      </w:r>
      <w:r w:rsidR="00E30E1B" w:rsidRPr="00FE2072">
        <w:rPr>
          <w:rFonts w:ascii="Arial" w:hAnsi="Arial" w:cs="Arial"/>
          <w:rPrChange w:id="859" w:author="Milene França" w:date="2020-11-10T10:38:00Z">
            <w:rPr/>
          </w:rPrChange>
        </w:rPr>
        <w:fldChar w:fldCharType="begin"/>
      </w:r>
      <w:r w:rsidR="00E30E1B" w:rsidRPr="00FE2072">
        <w:rPr>
          <w:rFonts w:ascii="Arial" w:hAnsi="Arial" w:cs="Arial"/>
          <w:rPrChange w:id="860" w:author="Milene França" w:date="2020-11-10T10:38:00Z">
            <w:rPr/>
          </w:rPrChange>
        </w:rPr>
        <w:instrText xml:space="preserve"> HYPERLINK "https://cebds.org/quem-somos/" </w:instrText>
      </w:r>
      <w:r w:rsidR="00E30E1B" w:rsidRPr="00FE2072">
        <w:rPr>
          <w:rPrChange w:id="861" w:author="Milene França" w:date="2020-11-10T10:38:00Z">
            <w:rPr>
              <w:rStyle w:val="Hyperlink"/>
              <w:rFonts w:ascii="Arial" w:hAnsi="Arial" w:cs="Arial"/>
              <w:color w:val="auto"/>
              <w:u w:val="none"/>
            </w:rPr>
          </w:rPrChange>
        </w:rPr>
        <w:fldChar w:fldCharType="separate"/>
      </w:r>
      <w:r w:rsidRPr="00FE2072">
        <w:rPr>
          <w:rPrChange w:id="862" w:author="Milene França" w:date="2020-11-10T10:38:00Z">
            <w:rPr>
              <w:rStyle w:val="Hyperlink"/>
              <w:rFonts w:ascii="Arial" w:hAnsi="Arial" w:cs="Arial"/>
              <w:color w:val="auto"/>
              <w:u w:val="none"/>
            </w:rPr>
          </w:rPrChange>
        </w:rPr>
        <w:t>https://cebds.org/quem-somos/</w:t>
      </w:r>
      <w:r w:rsidR="00E30E1B" w:rsidRPr="00FE2072">
        <w:rPr>
          <w:rPrChange w:id="863" w:author="Milene França" w:date="2020-11-10T10:38:00Z">
            <w:rPr>
              <w:rStyle w:val="Hyperlink"/>
              <w:rFonts w:ascii="Arial" w:hAnsi="Arial" w:cs="Arial"/>
              <w:color w:val="auto"/>
              <w:u w:val="none"/>
            </w:rPr>
          </w:rPrChange>
        </w:rPr>
        <w:fldChar w:fldCharType="end"/>
      </w:r>
      <w:r w:rsidRPr="00FE2072">
        <w:rPr>
          <w:rFonts w:ascii="Arial" w:hAnsi="Arial" w:cs="Arial"/>
        </w:rPr>
        <w:t>&gt;, Acesso em 06 out. 2020.</w:t>
      </w:r>
    </w:p>
    <w:p w14:paraId="50F0CD16"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64"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CEDBS. </w:t>
      </w:r>
      <w:r w:rsidRPr="00FE2072">
        <w:rPr>
          <w:rFonts w:ascii="Arial" w:hAnsi="Arial" w:cs="Arial"/>
          <w:b/>
          <w:bCs/>
        </w:rPr>
        <w:t>We Mean Business: mudanças climáticas na agenda empresarial</w:t>
      </w:r>
      <w:r w:rsidRPr="00FE2072">
        <w:rPr>
          <w:rFonts w:ascii="Arial" w:hAnsi="Arial" w:cs="Arial"/>
        </w:rPr>
        <w:t xml:space="preserve">. Disponível em: </w:t>
      </w:r>
      <w:r w:rsidR="00E30E1B" w:rsidRPr="00FE2072">
        <w:rPr>
          <w:rFonts w:ascii="Arial" w:hAnsi="Arial" w:cs="Arial"/>
          <w:rPrChange w:id="865" w:author="Milene França" w:date="2020-11-10T10:38:00Z">
            <w:rPr/>
          </w:rPrChange>
        </w:rPr>
        <w:fldChar w:fldCharType="begin"/>
      </w:r>
      <w:r w:rsidR="00E30E1B" w:rsidRPr="00FE2072">
        <w:rPr>
          <w:rFonts w:ascii="Arial" w:hAnsi="Arial" w:cs="Arial"/>
          <w:rPrChange w:id="866" w:author="Milene França" w:date="2020-11-10T10:38:00Z">
            <w:rPr/>
          </w:rPrChange>
        </w:rPr>
        <w:instrText xml:space="preserve"> HYPERLINK "http://cebds.org/projetos/we-mean-business/" \l ".X2TAC3t7mUl" </w:instrText>
      </w:r>
      <w:r w:rsidR="00E30E1B" w:rsidRPr="00FE2072">
        <w:rPr>
          <w:rPrChange w:id="867" w:author="Milene França" w:date="2020-11-10T10:38:00Z">
            <w:rPr>
              <w:rStyle w:val="Hyperlink"/>
              <w:rFonts w:ascii="Arial" w:hAnsi="Arial" w:cs="Arial"/>
              <w:color w:val="auto"/>
              <w:u w:val="none"/>
            </w:rPr>
          </w:rPrChange>
        </w:rPr>
        <w:fldChar w:fldCharType="separate"/>
      </w:r>
      <w:r w:rsidRPr="00FE2072">
        <w:rPr>
          <w:rPrChange w:id="868" w:author="Milene França" w:date="2020-11-10T10:38:00Z">
            <w:rPr>
              <w:rStyle w:val="Hyperlink"/>
              <w:rFonts w:ascii="Arial" w:hAnsi="Arial" w:cs="Arial"/>
              <w:color w:val="auto"/>
              <w:u w:val="none"/>
            </w:rPr>
          </w:rPrChange>
        </w:rPr>
        <w:t>http://cebds.org/projetos/we-mean-business/#.X2TAC3t7mUl</w:t>
      </w:r>
      <w:r w:rsidR="00E30E1B" w:rsidRPr="00FE2072">
        <w:rPr>
          <w:rPrChange w:id="869" w:author="Milene França" w:date="2020-11-10T10:38:00Z">
            <w:rPr>
              <w:rStyle w:val="Hyperlink"/>
              <w:rFonts w:ascii="Arial" w:hAnsi="Arial" w:cs="Arial"/>
              <w:color w:val="auto"/>
              <w:u w:val="none"/>
            </w:rPr>
          </w:rPrChange>
        </w:rPr>
        <w:fldChar w:fldCharType="end"/>
      </w:r>
      <w:r w:rsidRPr="00FE2072">
        <w:rPr>
          <w:rFonts w:ascii="Arial" w:hAnsi="Arial" w:cs="Arial"/>
        </w:rPr>
        <w:t>, Acesso em: 18 set. 2020.</w:t>
      </w:r>
    </w:p>
    <w:p w14:paraId="40F8AE6B"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70" w:author="Milene França" w:date="2020-10-29T11:01:00Z">
          <w:pPr>
            <w:pStyle w:val="PargrafodaLista"/>
            <w:numPr>
              <w:numId w:val="9"/>
            </w:numPr>
            <w:spacing w:after="120"/>
            <w:ind w:left="283" w:hanging="357"/>
            <w:contextualSpacing w:val="0"/>
          </w:pPr>
        </w:pPrChange>
      </w:pPr>
      <w:r w:rsidRPr="00FE2072">
        <w:rPr>
          <w:rFonts w:ascii="Arial" w:hAnsi="Arial" w:cs="Arial"/>
          <w:lang w:val="en-US"/>
        </w:rPr>
        <w:t xml:space="preserve">DARWIN, Charles. </w:t>
      </w:r>
      <w:r w:rsidRPr="00FE2072">
        <w:rPr>
          <w:rFonts w:ascii="Arial" w:hAnsi="Arial" w:cs="Arial"/>
          <w:b/>
          <w:bCs/>
          <w:lang w:val="en-US"/>
        </w:rPr>
        <w:t>On the Origin of Species</w:t>
      </w:r>
      <w:r w:rsidRPr="00FE2072">
        <w:rPr>
          <w:rFonts w:ascii="Arial" w:hAnsi="Arial" w:cs="Arial"/>
          <w:b/>
          <w:bCs/>
          <w:lang w:val="en-US"/>
          <w:rPrChange w:id="871" w:author="Milene França" w:date="2020-11-10T10:38:00Z">
            <w:rPr>
              <w:rFonts w:ascii="Arial" w:hAnsi="Arial" w:cs="Arial"/>
              <w:lang w:val="en-US"/>
            </w:rPr>
          </w:rPrChange>
        </w:rPr>
        <w:t xml:space="preserve">. </w:t>
      </w:r>
      <w:r w:rsidRPr="00FE2072">
        <w:rPr>
          <w:rFonts w:ascii="Arial" w:hAnsi="Arial" w:cs="Arial"/>
        </w:rPr>
        <w:t>1</w:t>
      </w:r>
      <w:r w:rsidRPr="00FE2072">
        <w:rPr>
          <w:rFonts w:ascii="Arial" w:hAnsi="Arial" w:cs="Arial"/>
          <w:rPrChange w:id="872" w:author="Milene França" w:date="2020-11-10T10:38:00Z">
            <w:rPr>
              <w:rFonts w:ascii="Arial" w:hAnsi="Arial" w:cs="Arial"/>
              <w:vertAlign w:val="superscript"/>
            </w:rPr>
          </w:rPrChange>
        </w:rPr>
        <w:t>st</w:t>
      </w:r>
      <w:r w:rsidRPr="00FE2072">
        <w:rPr>
          <w:rFonts w:ascii="Arial" w:hAnsi="Arial" w:cs="Arial"/>
        </w:rPr>
        <w:t xml:space="preserve"> ed., London, 1859. Disponível em: &lt; </w:t>
      </w:r>
      <w:r w:rsidR="00E30E1B" w:rsidRPr="00FE2072">
        <w:rPr>
          <w:rFonts w:ascii="Arial" w:hAnsi="Arial" w:cs="Arial"/>
          <w:rPrChange w:id="873" w:author="Milene França" w:date="2020-11-10T10:38:00Z">
            <w:rPr/>
          </w:rPrChange>
        </w:rPr>
        <w:fldChar w:fldCharType="begin"/>
      </w:r>
      <w:r w:rsidR="00E30E1B" w:rsidRPr="00FE2072">
        <w:rPr>
          <w:rFonts w:ascii="Arial" w:hAnsi="Arial" w:cs="Arial"/>
          <w:rPrChange w:id="874" w:author="Milene França" w:date="2020-11-10T10:38:00Z">
            <w:rPr/>
          </w:rPrChange>
        </w:rPr>
        <w:instrText xml:space="preserve"> HYPERLINK "http://www.gutenberg.org/files/1228/1228-h/1228-h.htm" </w:instrText>
      </w:r>
      <w:r w:rsidR="00E30E1B" w:rsidRPr="00FE2072">
        <w:rPr>
          <w:rPrChange w:id="875" w:author="Milene França" w:date="2020-11-10T10:38:00Z">
            <w:rPr>
              <w:rStyle w:val="Hyperlink"/>
              <w:rFonts w:ascii="Arial" w:hAnsi="Arial" w:cs="Arial"/>
              <w:color w:val="auto"/>
              <w:u w:val="none"/>
            </w:rPr>
          </w:rPrChange>
        </w:rPr>
        <w:fldChar w:fldCharType="separate"/>
      </w:r>
      <w:r w:rsidRPr="00FE2072">
        <w:rPr>
          <w:rPrChange w:id="876" w:author="Milene França" w:date="2020-11-10T10:38:00Z">
            <w:rPr>
              <w:rStyle w:val="Hyperlink"/>
              <w:rFonts w:ascii="Arial" w:hAnsi="Arial" w:cs="Arial"/>
              <w:color w:val="auto"/>
              <w:u w:val="none"/>
            </w:rPr>
          </w:rPrChange>
        </w:rPr>
        <w:t>http://www.gutenberg.org/files/1228/1228-h/1228-h.htm</w:t>
      </w:r>
      <w:r w:rsidR="00E30E1B" w:rsidRPr="00FE2072">
        <w:rPr>
          <w:rPrChange w:id="877" w:author="Milene França" w:date="2020-11-10T10:38:00Z">
            <w:rPr>
              <w:rStyle w:val="Hyperlink"/>
              <w:rFonts w:ascii="Arial" w:hAnsi="Arial" w:cs="Arial"/>
              <w:color w:val="auto"/>
              <w:u w:val="none"/>
            </w:rPr>
          </w:rPrChange>
        </w:rPr>
        <w:fldChar w:fldCharType="end"/>
      </w:r>
      <w:r w:rsidRPr="00FE2072">
        <w:rPr>
          <w:rFonts w:ascii="Arial" w:hAnsi="Arial" w:cs="Arial"/>
        </w:rPr>
        <w:t>&gt;, Acesso em 06 out. 2020.</w:t>
      </w:r>
    </w:p>
    <w:p w14:paraId="1F480827"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78"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EDUCA+BRASIL. </w:t>
      </w:r>
      <w:r w:rsidRPr="00FE2072">
        <w:rPr>
          <w:rFonts w:ascii="Arial" w:hAnsi="Arial" w:cs="Arial"/>
          <w:b/>
          <w:bCs/>
        </w:rPr>
        <w:t>Teoria da Evolução</w:t>
      </w:r>
      <w:r w:rsidRPr="00FE2072">
        <w:rPr>
          <w:rFonts w:ascii="Arial" w:hAnsi="Arial" w:cs="Arial"/>
        </w:rPr>
        <w:t>. Disponível em: &lt;</w:t>
      </w:r>
      <w:r w:rsidR="00E30E1B" w:rsidRPr="00FE2072">
        <w:rPr>
          <w:rFonts w:ascii="Arial" w:hAnsi="Arial" w:cs="Arial"/>
          <w:rPrChange w:id="879" w:author="Milene França" w:date="2020-11-10T10:38:00Z">
            <w:rPr/>
          </w:rPrChange>
        </w:rPr>
        <w:fldChar w:fldCharType="begin"/>
      </w:r>
      <w:r w:rsidR="00E30E1B" w:rsidRPr="00FE2072">
        <w:rPr>
          <w:rFonts w:ascii="Arial" w:hAnsi="Arial" w:cs="Arial"/>
          <w:rPrChange w:id="880" w:author="Milene França" w:date="2020-11-10T10:38:00Z">
            <w:rPr/>
          </w:rPrChange>
        </w:rPr>
        <w:instrText xml:space="preserve"> HYPERLINK "https://www.educamaisbrasil.com.br/enem/biologia/teoria-da-evolucao" </w:instrText>
      </w:r>
      <w:r w:rsidR="00E30E1B" w:rsidRPr="00FE2072">
        <w:rPr>
          <w:rPrChange w:id="881" w:author="Milene França" w:date="2020-11-10T10:38:00Z">
            <w:rPr>
              <w:rStyle w:val="Hyperlink"/>
              <w:rFonts w:ascii="Arial" w:hAnsi="Arial" w:cs="Arial"/>
              <w:color w:val="auto"/>
              <w:u w:val="none"/>
            </w:rPr>
          </w:rPrChange>
        </w:rPr>
        <w:fldChar w:fldCharType="separate"/>
      </w:r>
      <w:r w:rsidRPr="00FE2072">
        <w:rPr>
          <w:rPrChange w:id="882" w:author="Milene França" w:date="2020-11-10T10:38:00Z">
            <w:rPr>
              <w:rStyle w:val="Hyperlink"/>
              <w:rFonts w:ascii="Arial" w:hAnsi="Arial" w:cs="Arial"/>
              <w:color w:val="auto"/>
              <w:u w:val="none"/>
            </w:rPr>
          </w:rPrChange>
        </w:rPr>
        <w:t>https://www.educamaisbrasil.com.br/enem/biologia/teoria-da-evolucao</w:t>
      </w:r>
      <w:r w:rsidR="00E30E1B" w:rsidRPr="00FE2072">
        <w:rPr>
          <w:rPrChange w:id="883" w:author="Milene França" w:date="2020-11-10T10:38:00Z">
            <w:rPr>
              <w:rStyle w:val="Hyperlink"/>
              <w:rFonts w:ascii="Arial" w:hAnsi="Arial" w:cs="Arial"/>
              <w:color w:val="auto"/>
              <w:u w:val="none"/>
            </w:rPr>
          </w:rPrChange>
        </w:rPr>
        <w:fldChar w:fldCharType="end"/>
      </w:r>
      <w:r w:rsidRPr="00FE2072">
        <w:rPr>
          <w:rFonts w:ascii="Arial" w:hAnsi="Arial" w:cs="Arial"/>
        </w:rPr>
        <w:t>&gt;, Acesso em 06 out. 2020.</w:t>
      </w:r>
    </w:p>
    <w:p w14:paraId="296D8C5F" w14:textId="77777777" w:rsidR="00D82395" w:rsidRPr="00FE2072" w:rsidRDefault="00D82395">
      <w:pPr>
        <w:pStyle w:val="PargrafodaLista"/>
        <w:numPr>
          <w:ilvl w:val="0"/>
          <w:numId w:val="8"/>
        </w:numPr>
        <w:spacing w:after="120"/>
        <w:ind w:left="283" w:hanging="357"/>
        <w:contextualSpacing w:val="0"/>
        <w:rPr>
          <w:rFonts w:ascii="Arial" w:hAnsi="Arial" w:cs="Arial"/>
          <w:rPrChange w:id="884" w:author="Milene França" w:date="2020-11-10T10:38:00Z">
            <w:rPr>
              <w:rFonts w:ascii="Arial" w:hAnsi="Arial" w:cs="Arial"/>
              <w:lang w:val="en-US"/>
            </w:rPr>
          </w:rPrChange>
        </w:rPr>
        <w:pPrChange w:id="885" w:author="Milene França" w:date="2020-10-29T11:01:00Z">
          <w:pPr>
            <w:pStyle w:val="PargrafodaLista"/>
            <w:numPr>
              <w:numId w:val="9"/>
            </w:numPr>
            <w:spacing w:after="120"/>
            <w:ind w:left="283" w:hanging="357"/>
            <w:contextualSpacing w:val="0"/>
          </w:pPr>
        </w:pPrChange>
      </w:pPr>
      <w:r w:rsidRPr="00FE2072">
        <w:rPr>
          <w:rFonts w:ascii="Arial" w:hAnsi="Arial" w:cs="Arial"/>
          <w:lang w:val="en-US"/>
        </w:rPr>
        <w:t xml:space="preserve">FIELDER, D.; MCGARRY, R.; Allspeeds. </w:t>
      </w:r>
      <w:r w:rsidRPr="00FE2072">
        <w:rPr>
          <w:rFonts w:ascii="Arial" w:hAnsi="Arial" w:cs="Arial"/>
          <w:lang w:val="en-US"/>
          <w:rPrChange w:id="886" w:author="Milene França" w:date="2020-11-10T10:38:00Z">
            <w:rPr>
              <w:rFonts w:ascii="Arial" w:hAnsi="Arial" w:cs="Arial"/>
              <w:b/>
              <w:bCs/>
              <w:lang w:val="en-US"/>
            </w:rPr>
          </w:rPrChange>
        </w:rPr>
        <w:t>Environmentally Friendly Subsea Pipeline Decommissioning</w:t>
      </w:r>
      <w:r w:rsidRPr="00FE2072">
        <w:rPr>
          <w:rFonts w:ascii="Arial" w:hAnsi="Arial" w:cs="Arial"/>
          <w:lang w:val="en-US"/>
        </w:rPr>
        <w:t xml:space="preserve">. </w:t>
      </w:r>
      <w:r w:rsidRPr="00FE2072">
        <w:rPr>
          <w:rFonts w:ascii="Arial" w:hAnsi="Arial" w:cs="Arial"/>
          <w:b/>
          <w:bCs/>
          <w:lang w:val="en-US"/>
          <w:rPrChange w:id="887" w:author="Milene França" w:date="2020-11-10T10:38:00Z">
            <w:rPr>
              <w:rFonts w:ascii="Arial" w:hAnsi="Arial" w:cs="Arial"/>
              <w:lang w:val="en-US"/>
            </w:rPr>
          </w:rPrChange>
        </w:rPr>
        <w:t>SPE Offshore Europe Conference and Exhibition held in Aberdeen</w:t>
      </w:r>
      <w:r w:rsidRPr="00FE2072">
        <w:rPr>
          <w:rFonts w:ascii="Arial" w:hAnsi="Arial" w:cs="Arial"/>
          <w:lang w:val="en-US"/>
        </w:rPr>
        <w:t xml:space="preserve">, UK, 3-6 Set. 2019. </w:t>
      </w:r>
      <w:r w:rsidRPr="00FE2072">
        <w:rPr>
          <w:rFonts w:ascii="Arial" w:hAnsi="Arial" w:cs="Arial"/>
          <w:rPrChange w:id="888" w:author="Milene França" w:date="2020-11-10T10:38:00Z">
            <w:rPr>
              <w:rFonts w:ascii="Arial" w:hAnsi="Arial" w:cs="Arial"/>
              <w:lang w:val="en-US"/>
            </w:rPr>
          </w:rPrChange>
        </w:rPr>
        <w:t>SPE-195705-MS.</w:t>
      </w:r>
    </w:p>
    <w:p w14:paraId="6AAEE7EF"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89"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IBP - Instituto Brasileiro de Petróleo e Gás. </w:t>
      </w:r>
      <w:r w:rsidRPr="00FE2072">
        <w:rPr>
          <w:rFonts w:ascii="Arial" w:hAnsi="Arial" w:cs="Arial"/>
          <w:b/>
          <w:bCs/>
        </w:rPr>
        <w:t>Descomissionamento de ativos de O&amp;G</w:t>
      </w:r>
      <w:r w:rsidRPr="00FE2072">
        <w:rPr>
          <w:rFonts w:ascii="Arial" w:hAnsi="Arial" w:cs="Arial"/>
        </w:rPr>
        <w:t>. Disponível em: &lt;</w:t>
      </w:r>
      <w:r w:rsidR="00E30E1B" w:rsidRPr="00FE2072">
        <w:rPr>
          <w:rFonts w:ascii="Arial" w:hAnsi="Arial" w:cs="Arial"/>
          <w:rPrChange w:id="890" w:author="Milene França" w:date="2020-11-10T10:38:00Z">
            <w:rPr/>
          </w:rPrChange>
        </w:rPr>
        <w:fldChar w:fldCharType="begin"/>
      </w:r>
      <w:r w:rsidR="00E30E1B" w:rsidRPr="00FE2072">
        <w:rPr>
          <w:rFonts w:ascii="Arial" w:hAnsi="Arial" w:cs="Arial"/>
          <w:rPrChange w:id="891" w:author="Milene França" w:date="2020-11-10T10:38:00Z">
            <w:rPr/>
          </w:rPrChange>
        </w:rPr>
        <w:instrText xml:space="preserve"> HYPERLINK "https://www.ibp.org.br/noticias/descomissionamento-de-ativos-de-og-webinar-do-ibp-discute-resolucao-817-da-anp/" </w:instrText>
      </w:r>
      <w:r w:rsidR="00E30E1B" w:rsidRPr="00FE2072">
        <w:rPr>
          <w:rPrChange w:id="892" w:author="Milene França" w:date="2020-11-10T10:38:00Z">
            <w:rPr>
              <w:rStyle w:val="Hyperlink"/>
              <w:rFonts w:ascii="Arial" w:hAnsi="Arial" w:cs="Arial"/>
              <w:color w:val="auto"/>
              <w:u w:val="none"/>
            </w:rPr>
          </w:rPrChange>
        </w:rPr>
        <w:fldChar w:fldCharType="separate"/>
      </w:r>
      <w:r w:rsidRPr="00FE2072">
        <w:rPr>
          <w:rPrChange w:id="893" w:author="Milene França" w:date="2020-11-10T10:38:00Z">
            <w:rPr>
              <w:rStyle w:val="Hyperlink"/>
              <w:rFonts w:ascii="Arial" w:hAnsi="Arial" w:cs="Arial"/>
              <w:color w:val="auto"/>
              <w:u w:val="none"/>
            </w:rPr>
          </w:rPrChange>
        </w:rPr>
        <w:t>https://www.ibp.org.br/noticias/descomissionamento-de-ativos-de-og-webinar-do-ibp-discute-resolucao-817-da-anp/</w:t>
      </w:r>
      <w:r w:rsidR="00E30E1B" w:rsidRPr="00FE2072">
        <w:rPr>
          <w:rPrChange w:id="894" w:author="Milene França" w:date="2020-11-10T10:38:00Z">
            <w:rPr>
              <w:rStyle w:val="Hyperlink"/>
              <w:rFonts w:ascii="Arial" w:hAnsi="Arial" w:cs="Arial"/>
              <w:color w:val="auto"/>
              <w:u w:val="none"/>
            </w:rPr>
          </w:rPrChange>
        </w:rPr>
        <w:fldChar w:fldCharType="end"/>
      </w:r>
      <w:r w:rsidRPr="00FE2072">
        <w:rPr>
          <w:rFonts w:ascii="Arial" w:hAnsi="Arial" w:cs="Arial"/>
        </w:rPr>
        <w:t>&gt;, Acesso em: 09 set. 2020.</w:t>
      </w:r>
    </w:p>
    <w:p w14:paraId="5304AA58"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895" w:author="Milene França" w:date="2020-10-29T11:01:00Z">
          <w:pPr>
            <w:pStyle w:val="PargrafodaLista"/>
            <w:numPr>
              <w:numId w:val="9"/>
            </w:numPr>
            <w:spacing w:after="120"/>
            <w:ind w:left="283" w:hanging="357"/>
            <w:contextualSpacing w:val="0"/>
          </w:pPr>
        </w:pPrChange>
      </w:pPr>
      <w:r w:rsidRPr="00FE2072">
        <w:rPr>
          <w:rFonts w:ascii="Arial" w:hAnsi="Arial" w:cs="Arial"/>
          <w:lang w:val="en-US"/>
        </w:rPr>
        <w:t xml:space="preserve">IOP. </w:t>
      </w:r>
      <w:bookmarkStart w:id="896" w:name="_Toc51766101"/>
      <w:r w:rsidRPr="00FE2072">
        <w:rPr>
          <w:rFonts w:ascii="Arial" w:hAnsi="Arial" w:cs="Arial"/>
          <w:b/>
          <w:bCs/>
          <w:lang w:val="en-US"/>
        </w:rPr>
        <w:t>Guidelines for the calculation of estimates of energy use and gaseous emissions in the decommissioning of offshore structures</w:t>
      </w:r>
      <w:r w:rsidRPr="00FE2072">
        <w:rPr>
          <w:rFonts w:ascii="Arial" w:hAnsi="Arial" w:cs="Arial"/>
          <w:b/>
          <w:bCs/>
          <w:lang w:val="en-US"/>
          <w:rPrChange w:id="897" w:author="Milene França" w:date="2020-11-10T10:38:00Z">
            <w:rPr>
              <w:rFonts w:ascii="Arial" w:hAnsi="Arial" w:cs="Arial"/>
              <w:lang w:val="en-US"/>
            </w:rPr>
          </w:rPrChange>
        </w:rPr>
        <w:t>.</w:t>
      </w:r>
      <w:r w:rsidRPr="00FE2072">
        <w:rPr>
          <w:rFonts w:ascii="Arial" w:hAnsi="Arial" w:cs="Arial"/>
          <w:lang w:val="en-US"/>
        </w:rPr>
        <w:t xml:space="preserve"> </w:t>
      </w:r>
      <w:r w:rsidRPr="00FE2072">
        <w:rPr>
          <w:rFonts w:ascii="Arial" w:hAnsi="Arial" w:cs="Arial"/>
        </w:rPr>
        <w:t>London: The Institute of Petroleum</w:t>
      </w:r>
      <w:bookmarkEnd w:id="896"/>
      <w:r w:rsidRPr="00FE2072">
        <w:rPr>
          <w:rFonts w:ascii="Arial" w:hAnsi="Arial" w:cs="Arial"/>
        </w:rPr>
        <w:t xml:space="preserve">, fev. 2000. </w:t>
      </w:r>
    </w:p>
    <w:p w14:paraId="7507C8BC" w14:textId="48B744B2" w:rsidR="00D82395" w:rsidRPr="00FE2072" w:rsidRDefault="00D82395">
      <w:pPr>
        <w:pStyle w:val="PargrafodaLista"/>
        <w:numPr>
          <w:ilvl w:val="0"/>
          <w:numId w:val="8"/>
        </w:numPr>
        <w:spacing w:after="120"/>
        <w:ind w:left="283" w:hanging="357"/>
        <w:contextualSpacing w:val="0"/>
        <w:rPr>
          <w:rFonts w:ascii="Arial" w:hAnsi="Arial" w:cs="Arial"/>
        </w:rPr>
        <w:pPrChange w:id="898" w:author="Milene França" w:date="2020-10-29T11:01:00Z">
          <w:pPr>
            <w:pStyle w:val="PargrafodaLista"/>
            <w:numPr>
              <w:numId w:val="9"/>
            </w:numPr>
            <w:spacing w:after="120"/>
            <w:ind w:left="283" w:hanging="357"/>
            <w:contextualSpacing w:val="0"/>
          </w:pPr>
        </w:pPrChange>
      </w:pPr>
      <w:bookmarkStart w:id="899" w:name="_Toc51766111"/>
      <w:bookmarkStart w:id="900" w:name="_Toc52804642"/>
      <w:r w:rsidRPr="00FE2072">
        <w:rPr>
          <w:rFonts w:ascii="Arial" w:hAnsi="Arial" w:cs="Arial"/>
        </w:rPr>
        <w:t xml:space="preserve">LINDEN, Ricardo. </w:t>
      </w:r>
      <w:r w:rsidRPr="00FE2072">
        <w:rPr>
          <w:rFonts w:ascii="Arial" w:hAnsi="Arial" w:cs="Arial"/>
          <w:b/>
          <w:bCs/>
        </w:rPr>
        <w:t>Algoritmos Genéticos</w:t>
      </w:r>
      <w:r w:rsidRPr="00FE2072">
        <w:rPr>
          <w:rFonts w:ascii="Arial" w:hAnsi="Arial" w:cs="Arial"/>
          <w:b/>
          <w:bCs/>
          <w:rPrChange w:id="901" w:author="Milene França" w:date="2020-11-10T10:38:00Z">
            <w:rPr>
              <w:rFonts w:ascii="Arial" w:hAnsi="Arial" w:cs="Arial"/>
            </w:rPr>
          </w:rPrChange>
        </w:rPr>
        <w:t>.</w:t>
      </w:r>
      <w:r w:rsidRPr="00FE2072">
        <w:rPr>
          <w:rFonts w:ascii="Arial" w:hAnsi="Arial" w:cs="Arial"/>
        </w:rPr>
        <w:t xml:space="preserve"> 2ª ed. Rio de Janeiro: Brasport, 2008</w:t>
      </w:r>
      <w:bookmarkEnd w:id="899"/>
      <w:bookmarkEnd w:id="900"/>
      <w:r w:rsidRPr="00FE2072">
        <w:rPr>
          <w:rFonts w:ascii="Arial" w:hAnsi="Arial" w:cs="Arial"/>
        </w:rPr>
        <w:t>.</w:t>
      </w:r>
    </w:p>
    <w:p w14:paraId="46ACBB2C" w14:textId="5446A40B" w:rsidR="00D82395" w:rsidRPr="00FE2072" w:rsidRDefault="00D82395">
      <w:pPr>
        <w:pStyle w:val="PargrafodaLista"/>
        <w:numPr>
          <w:ilvl w:val="0"/>
          <w:numId w:val="8"/>
        </w:numPr>
        <w:spacing w:after="120"/>
        <w:ind w:left="283" w:hanging="357"/>
        <w:contextualSpacing w:val="0"/>
        <w:rPr>
          <w:rFonts w:ascii="Arial" w:hAnsi="Arial" w:cs="Arial"/>
        </w:rPr>
        <w:pPrChange w:id="902" w:author="Milene França" w:date="2020-10-29T11:01:00Z">
          <w:pPr>
            <w:pStyle w:val="PargrafodaLista"/>
            <w:numPr>
              <w:numId w:val="9"/>
            </w:numPr>
            <w:spacing w:after="120"/>
            <w:ind w:left="283" w:hanging="357"/>
            <w:contextualSpacing w:val="0"/>
          </w:pPr>
        </w:pPrChange>
      </w:pPr>
      <w:bookmarkStart w:id="903" w:name="_Toc51766123"/>
      <w:bookmarkStart w:id="904" w:name="_Toc52804654"/>
      <w:r w:rsidRPr="00FE2072">
        <w:rPr>
          <w:rFonts w:ascii="Arial" w:hAnsi="Arial" w:cs="Arial"/>
        </w:rPr>
        <w:t xml:space="preserve">LUCAS, Diogo C. </w:t>
      </w:r>
      <w:r w:rsidRPr="00FE2072">
        <w:rPr>
          <w:rFonts w:ascii="Arial" w:hAnsi="Arial" w:cs="Arial"/>
          <w:b/>
          <w:bCs/>
        </w:rPr>
        <w:t>Algoritmos Genéticos: uma Introdução</w:t>
      </w:r>
      <w:r w:rsidRPr="00FE2072">
        <w:rPr>
          <w:rFonts w:ascii="Arial" w:hAnsi="Arial" w:cs="Arial"/>
        </w:rPr>
        <w:t>. Apostila elaborada sob a orientação de Luís Otávio Álvares, para a disciplina de Ferramentas de Inteligência Artificial. Porto Alegre: UFRGS, Mar. 2002.</w:t>
      </w:r>
      <w:bookmarkEnd w:id="903"/>
      <w:bookmarkEnd w:id="904"/>
      <w:ins w:id="905" w:author="Milene França" w:date="2020-11-03T10:07:00Z">
        <w:r w:rsidR="003E0103" w:rsidRPr="00FE2072">
          <w:rPr>
            <w:rFonts w:ascii="Arial" w:hAnsi="Arial" w:cs="Arial"/>
          </w:rPr>
          <w:t xml:space="preserve"> Disponível em: &lt;</w:t>
        </w:r>
        <w:r w:rsidR="003E0103" w:rsidRPr="00FE2072">
          <w:rPr>
            <w:rFonts w:ascii="Arial" w:hAnsi="Arial" w:cs="Arial"/>
            <w:rPrChange w:id="906" w:author="Milene França" w:date="2020-11-10T10:38:00Z">
              <w:rPr/>
            </w:rPrChange>
          </w:rPr>
          <w:t xml:space="preserve"> </w:t>
        </w:r>
        <w:r w:rsidR="003E0103" w:rsidRPr="00FE2072">
          <w:rPr>
            <w:rFonts w:ascii="Arial" w:hAnsi="Arial" w:cs="Arial"/>
            <w:rPrChange w:id="907" w:author="Milene França" w:date="2020-11-10T10:38:00Z">
              <w:rPr>
                <w:rFonts w:ascii="Arial" w:hAnsi="Arial" w:cs="Arial"/>
              </w:rPr>
            </w:rPrChange>
          </w:rPr>
          <w:fldChar w:fldCharType="begin"/>
        </w:r>
        <w:r w:rsidR="003E0103" w:rsidRPr="00FE2072">
          <w:rPr>
            <w:rFonts w:ascii="Arial" w:hAnsi="Arial" w:cs="Arial"/>
          </w:rPr>
          <w:instrText xml:space="preserve"> HYPERLINK "https://silo.tips/download/algoritmos-geneticos-uma-introduao-1" </w:instrText>
        </w:r>
        <w:r w:rsidR="003E0103" w:rsidRPr="00FE2072">
          <w:rPr>
            <w:rFonts w:ascii="Arial" w:hAnsi="Arial" w:cs="Arial"/>
            <w:rPrChange w:id="908" w:author="Milene França" w:date="2020-11-10T10:38:00Z">
              <w:rPr>
                <w:rFonts w:ascii="Arial" w:hAnsi="Arial" w:cs="Arial"/>
              </w:rPr>
            </w:rPrChange>
          </w:rPr>
          <w:fldChar w:fldCharType="separate"/>
        </w:r>
        <w:r w:rsidR="003E0103" w:rsidRPr="00FE2072">
          <w:rPr>
            <w:rStyle w:val="Hyperlink"/>
            <w:rFonts w:ascii="Arial" w:hAnsi="Arial" w:cs="Arial"/>
            <w:color w:val="auto"/>
            <w:u w:val="none"/>
            <w:rPrChange w:id="909" w:author="Milene França" w:date="2020-11-10T10:38:00Z">
              <w:rPr>
                <w:rStyle w:val="Hyperlink"/>
                <w:rFonts w:ascii="Arial" w:hAnsi="Arial" w:cs="Arial"/>
              </w:rPr>
            </w:rPrChange>
          </w:rPr>
          <w:t>https://silo.tips/download/algoritmos-geneticos-uma-introduao-1</w:t>
        </w:r>
        <w:r w:rsidR="003E0103" w:rsidRPr="00FE2072">
          <w:rPr>
            <w:rFonts w:ascii="Arial" w:hAnsi="Arial" w:cs="Arial"/>
            <w:rPrChange w:id="910" w:author="Milene França" w:date="2020-11-10T10:38:00Z">
              <w:rPr>
                <w:rFonts w:ascii="Arial" w:hAnsi="Arial" w:cs="Arial"/>
              </w:rPr>
            </w:rPrChange>
          </w:rPr>
          <w:fldChar w:fldCharType="end"/>
        </w:r>
        <w:r w:rsidR="003E0103" w:rsidRPr="00FE2072">
          <w:rPr>
            <w:rFonts w:ascii="Arial" w:hAnsi="Arial" w:cs="Arial"/>
          </w:rPr>
          <w:t>&gt;, Acesso em: 03</w:t>
        </w:r>
      </w:ins>
      <w:ins w:id="911" w:author="Milene França" w:date="2020-11-03T10:08:00Z">
        <w:r w:rsidR="003E0103" w:rsidRPr="00FE2072">
          <w:rPr>
            <w:rFonts w:ascii="Arial" w:hAnsi="Arial" w:cs="Arial"/>
          </w:rPr>
          <w:t xml:space="preserve"> nov. 2020.</w:t>
        </w:r>
      </w:ins>
    </w:p>
    <w:p w14:paraId="6B956FF5"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912" w:author="Milene França" w:date="2020-10-29T11:01:00Z">
          <w:pPr>
            <w:pStyle w:val="PargrafodaLista"/>
            <w:numPr>
              <w:numId w:val="9"/>
            </w:numPr>
            <w:spacing w:after="120"/>
            <w:ind w:left="283" w:hanging="357"/>
            <w:contextualSpacing w:val="0"/>
          </w:pPr>
        </w:pPrChange>
      </w:pPr>
      <w:r w:rsidRPr="00FE2072">
        <w:rPr>
          <w:rFonts w:ascii="Arial" w:hAnsi="Arial" w:cs="Arial"/>
        </w:rPr>
        <w:lastRenderedPageBreak/>
        <w:t xml:space="preserve">MICROSOFT. </w:t>
      </w:r>
      <w:r w:rsidRPr="00FE2072">
        <w:rPr>
          <w:rFonts w:ascii="Arial" w:hAnsi="Arial" w:cs="Arial"/>
          <w:b/>
          <w:bCs/>
        </w:rPr>
        <w:t>Definir e resolver um problema usando o solver</w:t>
      </w:r>
      <w:r w:rsidRPr="00FE2072">
        <w:rPr>
          <w:rFonts w:ascii="Arial" w:hAnsi="Arial" w:cs="Arial"/>
        </w:rPr>
        <w:t>. Disponível em: &lt;</w:t>
      </w:r>
      <w:bookmarkStart w:id="913" w:name="_Toc52804657"/>
      <w:r w:rsidRPr="00FE2072">
        <w:rPr>
          <w:rFonts w:ascii="Arial" w:hAnsi="Arial" w:cs="Arial"/>
          <w:rPrChange w:id="914" w:author="Milene França" w:date="2020-11-10T10:38:00Z">
            <w:rPr>
              <w:rFonts w:ascii="Arial" w:hAnsi="Arial" w:cs="Arial"/>
            </w:rPr>
          </w:rPrChange>
        </w:rPr>
        <w:fldChar w:fldCharType="begin"/>
      </w:r>
      <w:r w:rsidRPr="00FE2072">
        <w:rPr>
          <w:rFonts w:ascii="Arial" w:hAnsi="Arial" w:cs="Arial"/>
        </w:rPr>
        <w:instrText xml:space="preserve"> HYPERLINK "https://support.microsoft.com/pt-br/office/definir-e-resolver-um-problema-usando-o-solver-5d1a388f-079d-43ac-a7eb-f63e45925040" </w:instrText>
      </w:r>
      <w:r w:rsidRPr="00FE2072">
        <w:rPr>
          <w:rFonts w:ascii="Arial" w:hAnsi="Arial" w:cs="Arial"/>
          <w:rPrChange w:id="915" w:author="Milene França" w:date="2020-11-10T10:38:00Z">
            <w:rPr>
              <w:rFonts w:ascii="Arial" w:hAnsi="Arial" w:cs="Arial"/>
            </w:rPr>
          </w:rPrChange>
        </w:rPr>
        <w:fldChar w:fldCharType="separate"/>
      </w:r>
      <w:r w:rsidRPr="00FE2072">
        <w:rPr>
          <w:rFonts w:ascii="Arial" w:hAnsi="Arial" w:cs="Arial"/>
        </w:rPr>
        <w:t>https://support.microsoft.com/pt-br/office/definir-e-resolver-um-problema-usando-o-solver-5d1a388f-079d-43ac-a7eb-f63e45925040</w:t>
      </w:r>
      <w:r w:rsidRPr="00FE2072">
        <w:rPr>
          <w:rFonts w:ascii="Arial" w:hAnsi="Arial" w:cs="Arial"/>
          <w:rPrChange w:id="916" w:author="Milene França" w:date="2020-11-10T10:38:00Z">
            <w:rPr>
              <w:rFonts w:ascii="Arial" w:hAnsi="Arial" w:cs="Arial"/>
            </w:rPr>
          </w:rPrChange>
        </w:rPr>
        <w:fldChar w:fldCharType="end"/>
      </w:r>
      <w:r w:rsidRPr="00FE2072">
        <w:rPr>
          <w:rFonts w:ascii="Arial" w:hAnsi="Arial" w:cs="Arial"/>
        </w:rPr>
        <w:t>&gt;, Acesso em 25 set. 2020</w:t>
      </w:r>
      <w:bookmarkEnd w:id="913"/>
      <w:r w:rsidRPr="00FE2072">
        <w:rPr>
          <w:rFonts w:ascii="Arial" w:hAnsi="Arial" w:cs="Arial"/>
        </w:rPr>
        <w:t>.</w:t>
      </w:r>
    </w:p>
    <w:p w14:paraId="5EF4F633" w14:textId="77777777" w:rsidR="00D82395" w:rsidRPr="00FE2072" w:rsidRDefault="00D82395">
      <w:pPr>
        <w:pStyle w:val="PargrafodaLista"/>
        <w:numPr>
          <w:ilvl w:val="0"/>
          <w:numId w:val="8"/>
        </w:numPr>
        <w:spacing w:after="120"/>
        <w:ind w:left="283" w:hanging="357"/>
        <w:contextualSpacing w:val="0"/>
        <w:rPr>
          <w:rFonts w:ascii="Arial" w:hAnsi="Arial" w:cs="Arial"/>
        </w:rPr>
        <w:pPrChange w:id="917" w:author="Milene França" w:date="2020-10-29T11:01:00Z">
          <w:pPr>
            <w:pStyle w:val="PargrafodaLista"/>
            <w:numPr>
              <w:numId w:val="9"/>
            </w:numPr>
            <w:spacing w:after="120"/>
            <w:ind w:left="283" w:hanging="357"/>
            <w:contextualSpacing w:val="0"/>
          </w:pPr>
        </w:pPrChange>
      </w:pPr>
      <w:r w:rsidRPr="00FE2072">
        <w:rPr>
          <w:rFonts w:ascii="Arial" w:hAnsi="Arial" w:cs="Arial"/>
        </w:rPr>
        <w:t>MMA – Ministério de Meio Ambiente</w:t>
      </w:r>
      <w:r w:rsidRPr="00FE2072">
        <w:rPr>
          <w:rFonts w:ascii="Arial" w:hAnsi="Arial" w:cs="Arial"/>
          <w:b/>
          <w:bCs/>
          <w:rPrChange w:id="918" w:author="Milene França" w:date="2020-11-10T10:38:00Z">
            <w:rPr>
              <w:rFonts w:ascii="Arial" w:hAnsi="Arial" w:cs="Arial"/>
            </w:rPr>
          </w:rPrChange>
        </w:rPr>
        <w:t xml:space="preserve">. </w:t>
      </w:r>
      <w:r w:rsidRPr="00FE2072">
        <w:rPr>
          <w:rFonts w:ascii="Arial" w:hAnsi="Arial" w:cs="Arial"/>
          <w:b/>
          <w:bCs/>
        </w:rPr>
        <w:t>Acordo de Paris</w:t>
      </w:r>
      <w:r w:rsidRPr="00FE2072">
        <w:rPr>
          <w:rFonts w:ascii="Arial" w:hAnsi="Arial" w:cs="Arial"/>
        </w:rPr>
        <w:t>. Disponível em: &lt;</w:t>
      </w:r>
      <w:r w:rsidR="00E30E1B" w:rsidRPr="00FE2072">
        <w:rPr>
          <w:rFonts w:ascii="Arial" w:hAnsi="Arial" w:cs="Arial"/>
          <w:rPrChange w:id="919" w:author="Milene França" w:date="2020-11-10T10:38:00Z">
            <w:rPr/>
          </w:rPrChange>
        </w:rPr>
        <w:fldChar w:fldCharType="begin"/>
      </w:r>
      <w:r w:rsidR="00E30E1B" w:rsidRPr="00FE2072">
        <w:rPr>
          <w:rFonts w:ascii="Arial" w:hAnsi="Arial" w:cs="Arial"/>
          <w:rPrChange w:id="920" w:author="Milene França" w:date="2020-11-10T10:38:00Z">
            <w:rPr/>
          </w:rPrChange>
        </w:rPr>
        <w:instrText xml:space="preserve"> HYPERLINK "https://www.mma.gov.br/clima/convencao-das-nacoes-unidas/acordo-de-paris" </w:instrText>
      </w:r>
      <w:r w:rsidR="00E30E1B" w:rsidRPr="00FE2072">
        <w:rPr>
          <w:rPrChange w:id="921" w:author="Milene França" w:date="2020-11-10T10:38:00Z">
            <w:rPr>
              <w:rStyle w:val="Hyperlink"/>
              <w:rFonts w:ascii="Arial" w:hAnsi="Arial" w:cs="Arial"/>
              <w:color w:val="auto"/>
              <w:u w:val="none"/>
            </w:rPr>
          </w:rPrChange>
        </w:rPr>
        <w:fldChar w:fldCharType="separate"/>
      </w:r>
      <w:r w:rsidRPr="00FE2072">
        <w:rPr>
          <w:rPrChange w:id="922" w:author="Milene França" w:date="2020-11-10T10:38:00Z">
            <w:rPr>
              <w:rStyle w:val="Hyperlink"/>
              <w:rFonts w:ascii="Arial" w:hAnsi="Arial" w:cs="Arial"/>
              <w:color w:val="auto"/>
              <w:u w:val="none"/>
            </w:rPr>
          </w:rPrChange>
        </w:rPr>
        <w:t>https://www.mma.gov.br/clima/convencao-das-nacoes-unidas/acordo-de-paris</w:t>
      </w:r>
      <w:r w:rsidR="00E30E1B" w:rsidRPr="00FE2072">
        <w:rPr>
          <w:rPrChange w:id="923" w:author="Milene França" w:date="2020-11-10T10:38:00Z">
            <w:rPr>
              <w:rStyle w:val="Hyperlink"/>
              <w:rFonts w:ascii="Arial" w:hAnsi="Arial" w:cs="Arial"/>
              <w:color w:val="auto"/>
              <w:u w:val="none"/>
            </w:rPr>
          </w:rPrChange>
        </w:rPr>
        <w:fldChar w:fldCharType="end"/>
      </w:r>
      <w:r w:rsidRPr="00FE2072">
        <w:rPr>
          <w:rFonts w:ascii="Arial" w:hAnsi="Arial" w:cs="Arial"/>
        </w:rPr>
        <w:t>&gt;, Acesso em 18 set. 2020.</w:t>
      </w:r>
    </w:p>
    <w:p w14:paraId="7695E774" w14:textId="786DF424" w:rsidR="00D82395" w:rsidRPr="00FE2072" w:rsidRDefault="00D82395">
      <w:pPr>
        <w:pStyle w:val="PargrafodaLista"/>
        <w:numPr>
          <w:ilvl w:val="0"/>
          <w:numId w:val="8"/>
        </w:numPr>
        <w:spacing w:after="120"/>
        <w:ind w:left="283" w:hanging="357"/>
        <w:contextualSpacing w:val="0"/>
        <w:rPr>
          <w:rFonts w:ascii="Arial" w:hAnsi="Arial" w:cs="Arial"/>
        </w:rPr>
        <w:pPrChange w:id="924"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NAÇÕES UNIDAS. </w:t>
      </w:r>
      <w:r w:rsidRPr="00FE2072">
        <w:rPr>
          <w:rFonts w:ascii="Arial" w:hAnsi="Arial" w:cs="Arial"/>
          <w:b/>
          <w:bCs/>
        </w:rPr>
        <w:t>COP 21</w:t>
      </w:r>
      <w:r w:rsidRPr="00FE2072">
        <w:rPr>
          <w:rFonts w:ascii="Arial" w:hAnsi="Arial" w:cs="Arial"/>
        </w:rPr>
        <w:t>. Disponível em: &lt;</w:t>
      </w:r>
      <w:r w:rsidR="00E30E1B" w:rsidRPr="00FE2072">
        <w:rPr>
          <w:rFonts w:ascii="Arial" w:hAnsi="Arial" w:cs="Arial"/>
          <w:rPrChange w:id="925" w:author="Milene França" w:date="2020-11-10T10:38:00Z">
            <w:rPr/>
          </w:rPrChange>
        </w:rPr>
        <w:fldChar w:fldCharType="begin"/>
      </w:r>
      <w:r w:rsidR="00E30E1B" w:rsidRPr="00FE2072">
        <w:rPr>
          <w:rFonts w:ascii="Arial" w:hAnsi="Arial" w:cs="Arial"/>
          <w:rPrChange w:id="926" w:author="Milene França" w:date="2020-11-10T10:38:00Z">
            <w:rPr/>
          </w:rPrChange>
        </w:rPr>
        <w:instrText xml:space="preserve"> HYPERLINK "https://nacoesunidas.org/cop21/" </w:instrText>
      </w:r>
      <w:r w:rsidR="00E30E1B" w:rsidRPr="00FE2072">
        <w:rPr>
          <w:rPrChange w:id="927" w:author="Milene França" w:date="2020-11-10T10:38:00Z">
            <w:rPr>
              <w:rStyle w:val="Hyperlink"/>
              <w:rFonts w:ascii="Arial" w:hAnsi="Arial" w:cs="Arial"/>
              <w:color w:val="auto"/>
              <w:u w:val="none"/>
            </w:rPr>
          </w:rPrChange>
        </w:rPr>
        <w:fldChar w:fldCharType="separate"/>
      </w:r>
      <w:r w:rsidRPr="00FE2072">
        <w:rPr>
          <w:rPrChange w:id="928" w:author="Milene França" w:date="2020-11-10T10:38:00Z">
            <w:rPr>
              <w:rStyle w:val="Hyperlink"/>
              <w:rFonts w:ascii="Arial" w:hAnsi="Arial" w:cs="Arial"/>
              <w:color w:val="auto"/>
              <w:u w:val="none"/>
            </w:rPr>
          </w:rPrChange>
        </w:rPr>
        <w:t>https://nacoesunidas.org/cop21/</w:t>
      </w:r>
      <w:r w:rsidR="00E30E1B" w:rsidRPr="00FE2072">
        <w:rPr>
          <w:rPrChange w:id="929" w:author="Milene França" w:date="2020-11-10T10:38:00Z">
            <w:rPr>
              <w:rStyle w:val="Hyperlink"/>
              <w:rFonts w:ascii="Arial" w:hAnsi="Arial" w:cs="Arial"/>
              <w:color w:val="auto"/>
              <w:u w:val="none"/>
            </w:rPr>
          </w:rPrChange>
        </w:rPr>
        <w:fldChar w:fldCharType="end"/>
      </w:r>
      <w:r w:rsidRPr="00FE2072">
        <w:rPr>
          <w:rFonts w:ascii="Arial" w:hAnsi="Arial" w:cs="Arial"/>
        </w:rPr>
        <w:t>&gt;, Acesso em 18 set. 2020.</w:t>
      </w:r>
    </w:p>
    <w:p w14:paraId="6FDD40AD" w14:textId="2CF8E624" w:rsidR="00D82395" w:rsidRPr="00FE2072" w:rsidRDefault="00D82395">
      <w:pPr>
        <w:pStyle w:val="PargrafodaLista"/>
        <w:numPr>
          <w:ilvl w:val="0"/>
          <w:numId w:val="8"/>
        </w:numPr>
        <w:spacing w:after="120"/>
        <w:ind w:left="283" w:hanging="357"/>
        <w:contextualSpacing w:val="0"/>
        <w:rPr>
          <w:rFonts w:ascii="Arial" w:hAnsi="Arial" w:cs="Arial"/>
        </w:rPr>
        <w:pPrChange w:id="930"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_______________. </w:t>
      </w:r>
      <w:r w:rsidRPr="00FE2072">
        <w:rPr>
          <w:rFonts w:ascii="Arial" w:hAnsi="Arial" w:cs="Arial"/>
          <w:b/>
          <w:bCs/>
        </w:rPr>
        <w:t>Mudança Climátic</w:t>
      </w:r>
      <w:r w:rsidRPr="00FE2072">
        <w:rPr>
          <w:rFonts w:ascii="Arial" w:hAnsi="Arial" w:cs="Arial"/>
          <w:rPrChange w:id="931" w:author="Milene França" w:date="2020-11-10T10:38:00Z">
            <w:rPr>
              <w:rFonts w:ascii="Arial" w:hAnsi="Arial" w:cs="Arial"/>
              <w:b/>
              <w:bCs/>
            </w:rPr>
          </w:rPrChange>
        </w:rPr>
        <w:t>a</w:t>
      </w:r>
      <w:r w:rsidRPr="00FE2072">
        <w:rPr>
          <w:rFonts w:ascii="Arial" w:hAnsi="Arial" w:cs="Arial"/>
        </w:rPr>
        <w:t>. Disponível em: &lt;</w:t>
      </w:r>
      <w:r w:rsidR="00E30E1B" w:rsidRPr="00FE2072">
        <w:rPr>
          <w:rFonts w:ascii="Arial" w:hAnsi="Arial" w:cs="Arial"/>
          <w:rPrChange w:id="932" w:author="Milene França" w:date="2020-11-10T10:38:00Z">
            <w:rPr/>
          </w:rPrChange>
        </w:rPr>
        <w:fldChar w:fldCharType="begin"/>
      </w:r>
      <w:r w:rsidR="00E30E1B" w:rsidRPr="00FE2072">
        <w:rPr>
          <w:rFonts w:ascii="Arial" w:hAnsi="Arial" w:cs="Arial"/>
          <w:rPrChange w:id="933" w:author="Milene França" w:date="2020-11-10T10:38:00Z">
            <w:rPr/>
          </w:rPrChange>
        </w:rPr>
        <w:instrText xml:space="preserve"> HYPERLINK "https://nacoesunidas.org/acao/mudanca-climatica/" </w:instrText>
      </w:r>
      <w:r w:rsidR="00E30E1B" w:rsidRPr="00FE2072">
        <w:rPr>
          <w:rFonts w:ascii="Arial" w:hAnsi="Arial" w:cs="Arial"/>
          <w:rPrChange w:id="934" w:author="Milene França" w:date="2020-11-10T10:38:00Z">
            <w:rPr>
              <w:rFonts w:ascii="Arial" w:hAnsi="Arial" w:cs="Arial"/>
            </w:rPr>
          </w:rPrChange>
        </w:rPr>
        <w:fldChar w:fldCharType="separate"/>
      </w:r>
      <w:bookmarkStart w:id="935" w:name="_Toc51766100"/>
      <w:bookmarkStart w:id="936" w:name="_Toc52792150"/>
      <w:r w:rsidRPr="00FE2072">
        <w:rPr>
          <w:rFonts w:ascii="Arial" w:hAnsi="Arial" w:cs="Arial"/>
        </w:rPr>
        <w:t>https://nacoesunidas.org/acao/mudanca-climatica/</w:t>
      </w:r>
      <w:r w:rsidR="00E30E1B" w:rsidRPr="00FE2072">
        <w:rPr>
          <w:rFonts w:ascii="Arial" w:hAnsi="Arial" w:cs="Arial"/>
          <w:rPrChange w:id="937" w:author="Milene França" w:date="2020-11-10T10:38:00Z">
            <w:rPr>
              <w:rFonts w:ascii="Arial" w:hAnsi="Arial" w:cs="Arial"/>
            </w:rPr>
          </w:rPrChange>
        </w:rPr>
        <w:fldChar w:fldCharType="end"/>
      </w:r>
      <w:r w:rsidRPr="00FE2072">
        <w:rPr>
          <w:rFonts w:ascii="Arial" w:hAnsi="Arial" w:cs="Arial"/>
        </w:rPr>
        <w:t>&gt;, Acesso em 15 jun. 2020</w:t>
      </w:r>
      <w:bookmarkEnd w:id="935"/>
      <w:bookmarkEnd w:id="936"/>
      <w:r w:rsidRPr="00FE2072">
        <w:rPr>
          <w:rFonts w:ascii="Arial" w:hAnsi="Arial" w:cs="Arial"/>
        </w:rPr>
        <w:t>.</w:t>
      </w:r>
    </w:p>
    <w:p w14:paraId="160730A6" w14:textId="7FBE4985" w:rsidR="00D82395" w:rsidRPr="00FE2072" w:rsidRDefault="00D82395">
      <w:pPr>
        <w:pStyle w:val="PargrafodaLista"/>
        <w:numPr>
          <w:ilvl w:val="0"/>
          <w:numId w:val="8"/>
        </w:numPr>
        <w:spacing w:after="120"/>
        <w:ind w:left="283" w:hanging="357"/>
        <w:contextualSpacing w:val="0"/>
        <w:rPr>
          <w:rFonts w:ascii="Arial" w:hAnsi="Arial" w:cs="Arial"/>
        </w:rPr>
        <w:pPrChange w:id="938" w:author="Milene França" w:date="2020-10-29T11:01:00Z">
          <w:pPr>
            <w:pStyle w:val="PargrafodaLista"/>
            <w:numPr>
              <w:numId w:val="9"/>
            </w:numPr>
            <w:spacing w:after="120"/>
            <w:ind w:left="283" w:hanging="357"/>
            <w:contextualSpacing w:val="0"/>
          </w:pPr>
        </w:pPrChange>
      </w:pPr>
      <w:r w:rsidRPr="00FE2072">
        <w:rPr>
          <w:rFonts w:ascii="Arial" w:hAnsi="Arial" w:cs="Arial"/>
        </w:rPr>
        <w:t xml:space="preserve">PETROBRAS. </w:t>
      </w:r>
      <w:r w:rsidRPr="00FE2072">
        <w:rPr>
          <w:rFonts w:ascii="Arial" w:hAnsi="Arial" w:cs="Arial"/>
          <w:b/>
          <w:bCs/>
        </w:rPr>
        <w:t>Blog Fatos e Dados - Conheça curiosidades sobre equipamentos de nossos sistemas submarinos</w:t>
      </w:r>
      <w:r w:rsidRPr="00FE2072">
        <w:rPr>
          <w:rFonts w:ascii="Arial" w:hAnsi="Arial" w:cs="Arial"/>
        </w:rPr>
        <w:t>. Disponível em: &lt;</w:t>
      </w:r>
      <w:r w:rsidR="00E30E1B" w:rsidRPr="00FE2072">
        <w:rPr>
          <w:rFonts w:ascii="Arial" w:hAnsi="Arial" w:cs="Arial"/>
          <w:rPrChange w:id="939" w:author="Milene França" w:date="2020-11-10T10:38:00Z">
            <w:rPr/>
          </w:rPrChange>
        </w:rPr>
        <w:fldChar w:fldCharType="begin"/>
      </w:r>
      <w:r w:rsidR="00E30E1B" w:rsidRPr="00FE2072">
        <w:rPr>
          <w:rFonts w:ascii="Arial" w:hAnsi="Arial" w:cs="Arial"/>
          <w:rPrChange w:id="940" w:author="Milene França" w:date="2020-11-10T10:38:00Z">
            <w:rPr/>
          </w:rPrChange>
        </w:rPr>
        <w:instrText xml:space="preserve"> HYPERLINK "https://petrobras.com.br/fatos-e-dados/conheca-curiosidades-sobre-equipamentos-de-nossos-sistemas-submarinos.htm" </w:instrText>
      </w:r>
      <w:r w:rsidR="00E30E1B" w:rsidRPr="00FE2072">
        <w:rPr>
          <w:rFonts w:ascii="Arial" w:hAnsi="Arial" w:cs="Arial"/>
          <w:rPrChange w:id="941" w:author="Milene França" w:date="2020-11-10T10:38:00Z">
            <w:rPr>
              <w:rFonts w:ascii="Arial" w:hAnsi="Arial" w:cs="Arial"/>
            </w:rPr>
          </w:rPrChange>
        </w:rPr>
        <w:fldChar w:fldCharType="separate"/>
      </w:r>
      <w:r w:rsidRPr="00FE2072">
        <w:rPr>
          <w:rFonts w:ascii="Arial" w:hAnsi="Arial" w:cs="Arial"/>
        </w:rPr>
        <w:t>https://petrobras.com.br/fatos-e-dados/conheca-curiosidades-sobre-equipamentos-de-nossos-sistemas-submarinos.htm</w:t>
      </w:r>
      <w:r w:rsidR="00E30E1B" w:rsidRPr="00FE2072">
        <w:rPr>
          <w:rFonts w:ascii="Arial" w:hAnsi="Arial" w:cs="Arial"/>
          <w:rPrChange w:id="942" w:author="Milene França" w:date="2020-11-10T10:38:00Z">
            <w:rPr>
              <w:rFonts w:ascii="Arial" w:hAnsi="Arial" w:cs="Arial"/>
            </w:rPr>
          </w:rPrChange>
        </w:rPr>
        <w:fldChar w:fldCharType="end"/>
      </w:r>
      <w:r w:rsidRPr="00FE2072">
        <w:rPr>
          <w:rFonts w:ascii="Arial" w:hAnsi="Arial" w:cs="Arial"/>
        </w:rPr>
        <w:t>&gt;, Acesso em: 10 set. 2020</w:t>
      </w:r>
      <w:ins w:id="943" w:author="Milene França" w:date="2020-11-10T10:32:00Z">
        <w:r w:rsidR="00D659E1" w:rsidRPr="00FE2072">
          <w:rPr>
            <w:rFonts w:ascii="Arial" w:hAnsi="Arial" w:cs="Arial"/>
          </w:rPr>
          <w:t>a</w:t>
        </w:r>
      </w:ins>
      <w:r w:rsidRPr="00FE2072">
        <w:rPr>
          <w:rFonts w:ascii="Arial" w:hAnsi="Arial" w:cs="Arial"/>
        </w:rPr>
        <w:t>.</w:t>
      </w:r>
    </w:p>
    <w:p w14:paraId="7E5223B4" w14:textId="4217668E" w:rsidR="00C6334D" w:rsidRPr="00FE2072" w:rsidRDefault="00C6334D" w:rsidP="00C6334D">
      <w:pPr>
        <w:pStyle w:val="PargrafodaLista"/>
        <w:numPr>
          <w:ilvl w:val="0"/>
          <w:numId w:val="8"/>
        </w:numPr>
        <w:spacing w:after="120"/>
        <w:ind w:left="283" w:hanging="357"/>
        <w:contextualSpacing w:val="0"/>
        <w:rPr>
          <w:ins w:id="944" w:author="Milene França" w:date="2020-11-03T09:11:00Z"/>
          <w:rFonts w:ascii="Arial" w:hAnsi="Arial" w:cs="Arial"/>
        </w:rPr>
      </w:pPr>
      <w:bookmarkStart w:id="945" w:name="_Toc51766119"/>
      <w:bookmarkStart w:id="946" w:name="_Toc52804650"/>
      <w:ins w:id="947" w:author="Milene França" w:date="2020-11-03T09:11:00Z">
        <w:r w:rsidRPr="00FE2072">
          <w:rPr>
            <w:rFonts w:ascii="Arial" w:hAnsi="Arial" w:cs="Arial"/>
          </w:rPr>
          <w:t xml:space="preserve">___________. </w:t>
        </w:r>
        <w:r w:rsidRPr="00FE2072">
          <w:rPr>
            <w:rFonts w:ascii="Arial" w:hAnsi="Arial" w:cs="Arial"/>
            <w:b/>
            <w:bCs/>
          </w:rPr>
          <w:t>Programa de Descomissionamento de Instalações Marítimas, FPSO P-32.</w:t>
        </w:r>
        <w:r w:rsidRPr="00FE2072">
          <w:rPr>
            <w:rFonts w:ascii="Arial" w:hAnsi="Arial" w:cs="Arial"/>
          </w:rPr>
          <w:t xml:space="preserve"> Versão 1</w:t>
        </w:r>
      </w:ins>
      <w:ins w:id="948" w:author="Milene França" w:date="2020-11-03T09:27:00Z">
        <w:r w:rsidR="002E350A" w:rsidRPr="00FE2072">
          <w:rPr>
            <w:rFonts w:ascii="Arial" w:hAnsi="Arial" w:cs="Arial"/>
          </w:rPr>
          <w:t>, Jul. 2020</w:t>
        </w:r>
      </w:ins>
      <w:ins w:id="949" w:author="Milene França" w:date="2020-11-03T09:11:00Z">
        <w:r w:rsidRPr="00FE2072">
          <w:rPr>
            <w:rFonts w:ascii="Arial" w:hAnsi="Arial" w:cs="Arial"/>
            <w:b/>
            <w:bCs/>
          </w:rPr>
          <w:t>.</w:t>
        </w:r>
        <w:r w:rsidRPr="00FE2072">
          <w:rPr>
            <w:rFonts w:ascii="Arial" w:hAnsi="Arial" w:cs="Arial"/>
          </w:rPr>
          <w:t xml:space="preserve"> Disponível em: &lt;http://www.anp.gov.br/arquivos/</w:t>
        </w:r>
      </w:ins>
      <w:ins w:id="950" w:author="Milene França" w:date="2020-11-03T09:28:00Z">
        <w:r w:rsidR="004C74E7" w:rsidRPr="00FE2072">
          <w:rPr>
            <w:rFonts w:ascii="Arial" w:hAnsi="Arial" w:cs="Arial"/>
          </w:rPr>
          <w:br/>
        </w:r>
      </w:ins>
      <w:ins w:id="951" w:author="Milene França" w:date="2020-11-03T09:11:00Z">
        <w:r w:rsidRPr="00FE2072">
          <w:rPr>
            <w:rFonts w:ascii="Arial" w:hAnsi="Arial" w:cs="Arial"/>
          </w:rPr>
          <w:t>seguranca-operacional/descomissionamento/PDI-Executivo-FPSO-P-32.pdf&gt;. Acesso em 28 out 2020</w:t>
        </w:r>
      </w:ins>
      <w:ins w:id="952" w:author="Milene França" w:date="2020-11-10T10:32:00Z">
        <w:r w:rsidR="00D659E1" w:rsidRPr="00FE2072">
          <w:rPr>
            <w:rFonts w:ascii="Arial" w:hAnsi="Arial" w:cs="Arial"/>
          </w:rPr>
          <w:t>b</w:t>
        </w:r>
      </w:ins>
      <w:ins w:id="953" w:author="Milene França" w:date="2020-11-03T09:11:00Z">
        <w:r w:rsidRPr="00FE2072">
          <w:rPr>
            <w:rFonts w:ascii="Arial" w:hAnsi="Arial" w:cs="Arial"/>
          </w:rPr>
          <w:t>.</w:t>
        </w:r>
      </w:ins>
    </w:p>
    <w:p w14:paraId="387E24D7" w14:textId="57FD781F" w:rsidR="00C6334D" w:rsidRPr="00FE2072" w:rsidRDefault="00C6334D" w:rsidP="00C6334D">
      <w:pPr>
        <w:pStyle w:val="PargrafodaLista"/>
        <w:numPr>
          <w:ilvl w:val="0"/>
          <w:numId w:val="8"/>
        </w:numPr>
        <w:spacing w:after="120"/>
        <w:ind w:left="283" w:hanging="357"/>
        <w:contextualSpacing w:val="0"/>
        <w:rPr>
          <w:ins w:id="954" w:author="Milene França" w:date="2020-11-03T09:11:00Z"/>
          <w:rFonts w:ascii="Arial" w:hAnsi="Arial" w:cs="Arial"/>
        </w:rPr>
      </w:pPr>
      <w:ins w:id="955" w:author="Milene França" w:date="2020-11-03T09:11:00Z">
        <w:r w:rsidRPr="00FE2072">
          <w:rPr>
            <w:rFonts w:ascii="Arial" w:hAnsi="Arial" w:cs="Arial"/>
          </w:rPr>
          <w:t>___________.</w:t>
        </w:r>
      </w:ins>
      <w:ins w:id="956" w:author="Milene França" w:date="2020-11-03T09:12:00Z">
        <w:r w:rsidRPr="00FE2072">
          <w:rPr>
            <w:rFonts w:ascii="Arial" w:hAnsi="Arial" w:cs="Arial"/>
          </w:rPr>
          <w:t xml:space="preserve"> </w:t>
        </w:r>
      </w:ins>
      <w:ins w:id="957" w:author="Milene França" w:date="2020-11-03T09:11:00Z">
        <w:r w:rsidRPr="00FE2072">
          <w:rPr>
            <w:rFonts w:ascii="Arial" w:hAnsi="Arial" w:cs="Arial"/>
            <w:b/>
            <w:bCs/>
            <w:rPrChange w:id="958" w:author="Milene França" w:date="2020-11-10T10:38:00Z">
              <w:rPr>
                <w:rFonts w:ascii="Arial" w:hAnsi="Arial" w:cs="Arial"/>
              </w:rPr>
            </w:rPrChange>
          </w:rPr>
          <w:t>Projeto de Desco</w:t>
        </w:r>
      </w:ins>
      <w:ins w:id="959" w:author="Milene França" w:date="2020-11-03T09:12:00Z">
        <w:r w:rsidRPr="00FE2072">
          <w:rPr>
            <w:rFonts w:ascii="Arial" w:hAnsi="Arial" w:cs="Arial"/>
            <w:b/>
            <w:bCs/>
            <w:rPrChange w:id="960" w:author="Milene França" w:date="2020-11-10T10:38:00Z">
              <w:rPr>
                <w:rFonts w:ascii="Arial" w:hAnsi="Arial" w:cs="Arial"/>
              </w:rPr>
            </w:rPrChange>
          </w:rPr>
          <w:t>missionamento da Platafo</w:t>
        </w:r>
        <w:r w:rsidRPr="00FE2072">
          <w:rPr>
            <w:rFonts w:ascii="Arial" w:hAnsi="Arial" w:cs="Arial"/>
            <w:b/>
            <w:bCs/>
          </w:rPr>
          <w:t>r</w:t>
        </w:r>
        <w:r w:rsidRPr="00FE2072">
          <w:rPr>
            <w:rFonts w:ascii="Arial" w:hAnsi="Arial" w:cs="Arial"/>
            <w:b/>
            <w:bCs/>
            <w:rPrChange w:id="961" w:author="Milene França" w:date="2020-11-10T10:38:00Z">
              <w:rPr>
                <w:rFonts w:ascii="Arial" w:hAnsi="Arial" w:cs="Arial"/>
              </w:rPr>
            </w:rPrChange>
          </w:rPr>
          <w:t>ma Semissubmersível</w:t>
        </w:r>
        <w:r w:rsidRPr="00FE2072">
          <w:rPr>
            <w:rFonts w:ascii="Arial" w:hAnsi="Arial" w:cs="Arial"/>
          </w:rPr>
          <w:t xml:space="preserve"> </w:t>
        </w:r>
      </w:ins>
      <w:ins w:id="962" w:author="Milene França" w:date="2020-11-03T09:11:00Z">
        <w:r w:rsidRPr="00FE2072">
          <w:rPr>
            <w:rFonts w:ascii="Arial" w:hAnsi="Arial" w:cs="Arial"/>
            <w:b/>
            <w:bCs/>
          </w:rPr>
          <w:t>P-12.</w:t>
        </w:r>
        <w:r w:rsidRPr="00FE2072">
          <w:rPr>
            <w:rFonts w:ascii="Arial" w:hAnsi="Arial" w:cs="Arial"/>
          </w:rPr>
          <w:t xml:space="preserve"> </w:t>
        </w:r>
      </w:ins>
      <w:ins w:id="963" w:author="Milene França" w:date="2020-11-03T09:12:00Z">
        <w:r w:rsidRPr="00FE2072">
          <w:rPr>
            <w:rFonts w:ascii="Arial" w:hAnsi="Arial" w:cs="Arial"/>
          </w:rPr>
          <w:t>Revisão Mai.</w:t>
        </w:r>
      </w:ins>
      <w:ins w:id="964" w:author="Milene França" w:date="2020-11-03T09:11:00Z">
        <w:r w:rsidRPr="00FE2072">
          <w:rPr>
            <w:rFonts w:ascii="Arial" w:hAnsi="Arial" w:cs="Arial"/>
          </w:rPr>
          <w:t xml:space="preserve"> 2020</w:t>
        </w:r>
      </w:ins>
      <w:ins w:id="965" w:author="Milene França" w:date="2020-11-10T10:35:00Z">
        <w:r w:rsidR="00D659E1" w:rsidRPr="00FE2072">
          <w:rPr>
            <w:rFonts w:ascii="Arial" w:hAnsi="Arial" w:cs="Arial"/>
          </w:rPr>
          <w:t>c</w:t>
        </w:r>
      </w:ins>
      <w:ins w:id="966" w:author="Milene França" w:date="2020-11-03T09:11:00Z">
        <w:r w:rsidRPr="00FE2072">
          <w:rPr>
            <w:rFonts w:ascii="Arial" w:hAnsi="Arial" w:cs="Arial"/>
          </w:rPr>
          <w:t>.</w:t>
        </w:r>
      </w:ins>
    </w:p>
    <w:p w14:paraId="2CE21743" w14:textId="53EB1E84" w:rsidR="00D82395" w:rsidRPr="00FE2072" w:rsidRDefault="00D82395">
      <w:pPr>
        <w:pStyle w:val="PargrafodaLista"/>
        <w:numPr>
          <w:ilvl w:val="0"/>
          <w:numId w:val="8"/>
        </w:numPr>
        <w:spacing w:after="120"/>
        <w:ind w:left="283" w:hanging="357"/>
        <w:contextualSpacing w:val="0"/>
        <w:rPr>
          <w:rFonts w:ascii="Arial" w:hAnsi="Arial" w:cs="Arial"/>
          <w:rPrChange w:id="967" w:author="Milene França" w:date="2020-11-10T10:38:00Z">
            <w:rPr>
              <w:rFonts w:ascii="Arial" w:hAnsi="Arial" w:cs="Arial"/>
              <w:lang w:val="en-US"/>
            </w:rPr>
          </w:rPrChange>
        </w:rPr>
        <w:pPrChange w:id="968" w:author="Milene França" w:date="2020-10-29T11:01:00Z">
          <w:pPr>
            <w:pStyle w:val="PargrafodaLista"/>
            <w:numPr>
              <w:numId w:val="9"/>
            </w:numPr>
            <w:spacing w:after="120"/>
            <w:ind w:left="283" w:hanging="357"/>
            <w:contextualSpacing w:val="0"/>
          </w:pPr>
        </w:pPrChange>
      </w:pPr>
      <w:r w:rsidRPr="00FE2072">
        <w:rPr>
          <w:rFonts w:ascii="Arial" w:hAnsi="Arial" w:cs="Arial"/>
        </w:rPr>
        <w:t>SOUZA Jr, M. N.; MELO, L.; SANTOS, P. L.</w:t>
      </w:r>
      <w:ins w:id="969" w:author="Milene França" w:date="2020-10-28T15:47:00Z">
        <w:r w:rsidR="006A6CAB" w:rsidRPr="00FE2072">
          <w:rPr>
            <w:rFonts w:ascii="Arial" w:hAnsi="Arial" w:cs="Arial"/>
          </w:rPr>
          <w:t>.</w:t>
        </w:r>
      </w:ins>
      <w:del w:id="970" w:author="Milene França" w:date="2020-10-28T15:47:00Z">
        <w:r w:rsidRPr="00FE2072" w:rsidDel="006A6CAB">
          <w:rPr>
            <w:rFonts w:ascii="Arial" w:hAnsi="Arial" w:cs="Arial"/>
          </w:rPr>
          <w:delText>;</w:delText>
        </w:r>
      </w:del>
      <w:r w:rsidRPr="00FE2072">
        <w:rPr>
          <w:rFonts w:ascii="Arial" w:hAnsi="Arial" w:cs="Arial"/>
        </w:rPr>
        <w:t xml:space="preserve"> </w:t>
      </w:r>
      <w:r w:rsidRPr="00FE2072">
        <w:rPr>
          <w:rFonts w:ascii="Arial" w:hAnsi="Arial" w:cs="Arial"/>
          <w:b/>
          <w:bCs/>
        </w:rPr>
        <w:t>Relatório de Inteligência Computacional, Algoritmos Genéticos – O Problema das n-Rainhas</w:t>
      </w:r>
      <w:r w:rsidRPr="00FE2072">
        <w:rPr>
          <w:rFonts w:ascii="Arial" w:hAnsi="Arial" w:cs="Arial"/>
        </w:rPr>
        <w:t xml:space="preserve">. </w:t>
      </w:r>
      <w:r w:rsidRPr="00FE2072">
        <w:rPr>
          <w:rFonts w:ascii="Arial" w:hAnsi="Arial" w:cs="Arial"/>
          <w:rPrChange w:id="971" w:author="Milene França" w:date="2020-11-10T10:38:00Z">
            <w:rPr>
              <w:rFonts w:ascii="Arial" w:hAnsi="Arial" w:cs="Arial"/>
              <w:lang w:val="en-US"/>
            </w:rPr>
          </w:rPrChange>
        </w:rPr>
        <w:t>Goiânia: UFG-EMC, 2016</w:t>
      </w:r>
      <w:bookmarkEnd w:id="945"/>
      <w:bookmarkEnd w:id="946"/>
      <w:r w:rsidRPr="00FE2072">
        <w:rPr>
          <w:rFonts w:ascii="Arial" w:hAnsi="Arial" w:cs="Arial"/>
          <w:rPrChange w:id="972" w:author="Milene França" w:date="2020-11-10T10:38:00Z">
            <w:rPr>
              <w:rFonts w:ascii="Arial" w:hAnsi="Arial" w:cs="Arial"/>
              <w:lang w:val="en-US"/>
            </w:rPr>
          </w:rPrChange>
        </w:rPr>
        <w:t>, 13p.</w:t>
      </w:r>
    </w:p>
    <w:p w14:paraId="0F1E3C74" w14:textId="7DFE9713" w:rsidR="006A6CAB" w:rsidRPr="00FE2072" w:rsidRDefault="006A6CAB">
      <w:pPr>
        <w:pStyle w:val="PargrafodaLista"/>
        <w:numPr>
          <w:ilvl w:val="0"/>
          <w:numId w:val="8"/>
        </w:numPr>
        <w:spacing w:after="120"/>
        <w:ind w:left="283" w:hanging="357"/>
        <w:contextualSpacing w:val="0"/>
        <w:rPr>
          <w:ins w:id="973" w:author="Milene França" w:date="2020-10-28T15:46:00Z"/>
          <w:rFonts w:cs="Arial"/>
          <w:rPrChange w:id="974" w:author="Milene França" w:date="2020-11-10T10:38:00Z">
            <w:rPr>
              <w:ins w:id="975" w:author="Milene França" w:date="2020-10-28T15:46:00Z"/>
              <w:rFonts w:cs="Arial"/>
              <w:noProof/>
              <w:lang w:val="en-US"/>
            </w:rPr>
          </w:rPrChange>
        </w:rPr>
        <w:pPrChange w:id="976" w:author="Milene França" w:date="2020-10-29T11:01:00Z">
          <w:pPr>
            <w:pStyle w:val="Sumrio1"/>
            <w:numPr>
              <w:numId w:val="8"/>
            </w:numPr>
            <w:spacing w:after="120" w:line="240" w:lineRule="auto"/>
            <w:ind w:left="786" w:hanging="360"/>
          </w:pPr>
        </w:pPrChange>
      </w:pPr>
      <w:ins w:id="977" w:author="Milene França" w:date="2020-10-28T15:46:00Z">
        <w:r w:rsidRPr="00FE2072">
          <w:rPr>
            <w:rFonts w:ascii="Arial" w:hAnsi="Arial" w:cs="Arial"/>
            <w:rPrChange w:id="978" w:author="Milene França" w:date="2020-11-10T10:38:00Z">
              <w:rPr>
                <w:rFonts w:eastAsiaTheme="minorEastAsia" w:cs="Arial"/>
                <w:noProof/>
                <w:sz w:val="22"/>
                <w:szCs w:val="22"/>
              </w:rPr>
            </w:rPrChange>
          </w:rPr>
          <w:t xml:space="preserve">TANOMARU, Julio. </w:t>
        </w:r>
        <w:r w:rsidRPr="00FE2072">
          <w:rPr>
            <w:rFonts w:ascii="Arial" w:hAnsi="Arial" w:cs="Arial"/>
            <w:b/>
            <w:bCs/>
            <w:rPrChange w:id="979" w:author="Milene França" w:date="2020-11-10T10:38:00Z">
              <w:rPr>
                <w:rFonts w:eastAsiaTheme="minorEastAsia" w:cs="Arial"/>
                <w:noProof/>
                <w:sz w:val="22"/>
                <w:szCs w:val="22"/>
              </w:rPr>
            </w:rPrChange>
          </w:rPr>
          <w:t>Motivação, fundamentos e aplicações de algoritmos genéticos</w:t>
        </w:r>
        <w:r w:rsidRPr="00FE2072">
          <w:rPr>
            <w:rFonts w:ascii="Arial" w:hAnsi="Arial" w:cs="Arial"/>
            <w:b/>
            <w:bCs/>
            <w:rPrChange w:id="980" w:author="Milene França" w:date="2020-11-10T10:38:00Z">
              <w:rPr>
                <w:rFonts w:cs="Arial"/>
              </w:rPr>
            </w:rPrChange>
          </w:rPr>
          <w:t>.</w:t>
        </w:r>
        <w:r w:rsidRPr="00FE2072">
          <w:rPr>
            <w:rFonts w:ascii="Arial" w:hAnsi="Arial" w:cs="Arial"/>
          </w:rPr>
          <w:t xml:space="preserve"> </w:t>
        </w:r>
        <w:r w:rsidRPr="00FE2072">
          <w:rPr>
            <w:rFonts w:ascii="Arial" w:hAnsi="Arial" w:cs="Arial"/>
            <w:rPrChange w:id="981" w:author="Milene França" w:date="2020-11-10T10:38:00Z">
              <w:rPr>
                <w:rFonts w:eastAsiaTheme="minorEastAsia" w:cs="Arial"/>
                <w:noProof/>
                <w:sz w:val="22"/>
                <w:szCs w:val="22"/>
              </w:rPr>
            </w:rPrChange>
          </w:rPr>
          <w:t>II Congresso Brasileiro de Redes Neurais, Curitiba,1995</w:t>
        </w:r>
      </w:ins>
      <w:ins w:id="982" w:author="Milene França" w:date="2020-10-28T15:47:00Z">
        <w:r w:rsidRPr="00FE2072">
          <w:rPr>
            <w:rFonts w:ascii="Arial" w:hAnsi="Arial" w:cs="Arial"/>
          </w:rPr>
          <w:t>.</w:t>
        </w:r>
      </w:ins>
    </w:p>
    <w:p w14:paraId="78A33FB3" w14:textId="28DBB0E6" w:rsidR="00D82395" w:rsidRPr="00FE2072" w:rsidRDefault="00D82395">
      <w:pPr>
        <w:pStyle w:val="PargrafodaLista"/>
        <w:numPr>
          <w:ilvl w:val="0"/>
          <w:numId w:val="8"/>
        </w:numPr>
        <w:spacing w:after="120"/>
        <w:ind w:left="283" w:hanging="357"/>
        <w:contextualSpacing w:val="0"/>
        <w:rPr>
          <w:rFonts w:cs="Arial"/>
          <w:rPrChange w:id="983" w:author="Milene França" w:date="2020-11-10T10:38:00Z">
            <w:rPr>
              <w:rFonts w:eastAsiaTheme="minorEastAsia" w:cs="Arial"/>
              <w:noProof/>
              <w:sz w:val="22"/>
              <w:szCs w:val="22"/>
            </w:rPr>
          </w:rPrChange>
        </w:rPr>
        <w:pPrChange w:id="984" w:author="Milene França" w:date="2020-10-29T11:01:00Z">
          <w:pPr>
            <w:pStyle w:val="Sumrio1"/>
            <w:numPr>
              <w:numId w:val="9"/>
            </w:numPr>
            <w:spacing w:after="120" w:line="240" w:lineRule="auto"/>
            <w:ind w:left="283" w:hanging="357"/>
          </w:pPr>
        </w:pPrChange>
      </w:pPr>
      <w:r w:rsidRPr="00FE2072">
        <w:rPr>
          <w:rFonts w:ascii="Arial" w:hAnsi="Arial" w:cs="Arial"/>
          <w:rPrChange w:id="985" w:author="Milene França" w:date="2020-11-10T10:38:00Z">
            <w:rPr>
              <w:rFonts w:cs="Arial"/>
              <w:noProof/>
              <w:lang w:val="en-US"/>
            </w:rPr>
          </w:rPrChange>
        </w:rPr>
        <w:t xml:space="preserve">The World Bank. </w:t>
      </w:r>
      <w:r w:rsidRPr="00FE2072">
        <w:rPr>
          <w:rPrChange w:id="986" w:author="Milene França" w:date="2020-11-10T10:38:00Z">
            <w:rPr>
              <w:rStyle w:val="name"/>
              <w:rFonts w:eastAsia="Arial" w:cs="Arial"/>
              <w:b/>
              <w:bCs/>
              <w:lang w:val="en-US"/>
            </w:rPr>
          </w:rPrChange>
        </w:rPr>
        <w:t>Carbon Pricing Dashboard</w:t>
      </w:r>
      <w:r w:rsidRPr="00FE2072">
        <w:rPr>
          <w:rPrChange w:id="987" w:author="Milene França" w:date="2020-11-10T10:38:00Z">
            <w:rPr>
              <w:rStyle w:val="name"/>
              <w:rFonts w:eastAsia="Arial" w:cs="Arial"/>
              <w:lang w:val="en-US"/>
            </w:rPr>
          </w:rPrChange>
        </w:rPr>
        <w:t xml:space="preserve">. </w:t>
      </w:r>
      <w:r w:rsidRPr="00FE2072">
        <w:rPr>
          <w:rPrChange w:id="988" w:author="Milene França" w:date="2020-11-10T10:38:00Z">
            <w:rPr>
              <w:rStyle w:val="name"/>
              <w:rFonts w:eastAsia="Arial" w:cs="Arial"/>
            </w:rPr>
          </w:rPrChange>
        </w:rPr>
        <w:t>Disponível em: &lt;</w:t>
      </w:r>
      <w:r w:rsidR="00E30E1B" w:rsidRPr="00FE2072">
        <w:rPr>
          <w:rFonts w:ascii="Arial" w:hAnsi="Arial" w:cs="Arial"/>
          <w:rPrChange w:id="989" w:author="Milene França" w:date="2020-11-10T10:38:00Z">
            <w:rPr/>
          </w:rPrChange>
        </w:rPr>
        <w:fldChar w:fldCharType="begin"/>
      </w:r>
      <w:r w:rsidR="00E30E1B" w:rsidRPr="00FE2072">
        <w:rPr>
          <w:rFonts w:ascii="Arial" w:hAnsi="Arial" w:cs="Arial"/>
          <w:rPrChange w:id="990" w:author="Milene França" w:date="2020-11-10T10:38:00Z">
            <w:rPr/>
          </w:rPrChange>
        </w:rPr>
        <w:instrText xml:space="preserve"> HYPERLINK "https://carbonpricingdashboard.worldbank.org/map_data" </w:instrText>
      </w:r>
      <w:r w:rsidR="00E30E1B" w:rsidRPr="00FE2072">
        <w:rPr>
          <w:rPrChange w:id="991" w:author="Milene França" w:date="2020-11-10T10:38:00Z">
            <w:rPr>
              <w:rStyle w:val="Hyperlink"/>
              <w:rFonts w:cs="Arial"/>
              <w:noProof/>
              <w:color w:val="auto"/>
              <w:u w:val="none"/>
            </w:rPr>
          </w:rPrChange>
        </w:rPr>
        <w:fldChar w:fldCharType="separate"/>
      </w:r>
      <w:r w:rsidRPr="00FE2072">
        <w:rPr>
          <w:rPrChange w:id="992" w:author="Milene França" w:date="2020-11-10T10:38:00Z">
            <w:rPr>
              <w:rStyle w:val="Hyperlink"/>
              <w:rFonts w:cs="Arial"/>
              <w:noProof/>
              <w:color w:val="auto"/>
              <w:u w:val="none"/>
            </w:rPr>
          </w:rPrChange>
        </w:rPr>
        <w:t>https://carbonpricingdashboard.worldbank.org/map_data</w:t>
      </w:r>
      <w:r w:rsidR="00E30E1B" w:rsidRPr="00FE2072">
        <w:rPr>
          <w:rPrChange w:id="993" w:author="Milene França" w:date="2020-11-10T10:38:00Z">
            <w:rPr>
              <w:rStyle w:val="Hyperlink"/>
              <w:rFonts w:cs="Arial"/>
              <w:noProof/>
              <w:color w:val="auto"/>
              <w:u w:val="none"/>
            </w:rPr>
          </w:rPrChange>
        </w:rPr>
        <w:fldChar w:fldCharType="end"/>
      </w:r>
      <w:r w:rsidRPr="00FE2072">
        <w:rPr>
          <w:rFonts w:ascii="Arial" w:hAnsi="Arial" w:cs="Arial"/>
          <w:rPrChange w:id="994" w:author="Milene França" w:date="2020-11-10T10:38:00Z">
            <w:rPr>
              <w:rFonts w:cs="Arial"/>
              <w:noProof/>
            </w:rPr>
          </w:rPrChange>
        </w:rPr>
        <w:t>&gt;, Acesso em 16 set. 2020</w:t>
      </w:r>
      <w:r w:rsidRPr="00FE2072">
        <w:rPr>
          <w:rFonts w:ascii="Arial" w:hAnsi="Arial" w:cs="Arial"/>
          <w:webHidden/>
          <w:rPrChange w:id="995" w:author="Milene França" w:date="2020-11-10T10:38:00Z">
            <w:rPr>
              <w:rFonts w:cs="Arial"/>
              <w:noProof/>
              <w:webHidden/>
            </w:rPr>
          </w:rPrChange>
        </w:rPr>
        <w:t>.</w:t>
      </w:r>
    </w:p>
    <w:p w14:paraId="29CFB87B" w14:textId="728A1F9C" w:rsidR="00D82395" w:rsidRPr="00FE2072" w:rsidRDefault="00D82395">
      <w:pPr>
        <w:pStyle w:val="PargrafodaLista"/>
        <w:numPr>
          <w:ilvl w:val="0"/>
          <w:numId w:val="8"/>
        </w:numPr>
        <w:spacing w:after="120"/>
        <w:ind w:left="283" w:hanging="357"/>
        <w:contextualSpacing w:val="0"/>
        <w:rPr>
          <w:ins w:id="996" w:author="Milene França" w:date="2020-10-28T16:11:00Z"/>
          <w:rFonts w:cs="Arial"/>
          <w:webHidden/>
          <w:rPrChange w:id="997" w:author="Milene França" w:date="2020-11-10T10:38:00Z">
            <w:rPr>
              <w:ins w:id="998" w:author="Milene França" w:date="2020-10-28T16:11:00Z"/>
              <w:rFonts w:cs="Arial"/>
              <w:noProof/>
              <w:webHidden/>
            </w:rPr>
          </w:rPrChange>
        </w:rPr>
        <w:pPrChange w:id="999" w:author="Milene França" w:date="2020-10-29T11:01:00Z">
          <w:pPr>
            <w:pStyle w:val="Sumrio1"/>
            <w:numPr>
              <w:numId w:val="9"/>
            </w:numPr>
            <w:spacing w:after="120" w:line="240" w:lineRule="auto"/>
            <w:ind w:left="283" w:hanging="357"/>
          </w:pPr>
        </w:pPrChange>
      </w:pPr>
      <w:r w:rsidRPr="00FE2072">
        <w:rPr>
          <w:rFonts w:ascii="Arial" w:hAnsi="Arial" w:cs="Arial"/>
          <w:rPrChange w:id="1000" w:author="Milene França" w:date="2020-11-10T10:38:00Z">
            <w:rPr>
              <w:rFonts w:cs="Arial"/>
              <w:noProof/>
              <w:lang w:val="en-US"/>
            </w:rPr>
          </w:rPrChange>
        </w:rPr>
        <w:t xml:space="preserve">The World Bank. </w:t>
      </w:r>
      <w:r w:rsidRPr="00FE2072">
        <w:rPr>
          <w:rPrChange w:id="1001" w:author="Milene França" w:date="2020-11-10T10:38:00Z">
            <w:rPr>
              <w:rStyle w:val="name"/>
              <w:rFonts w:eastAsia="Arial" w:cs="Arial"/>
              <w:b/>
              <w:bCs/>
              <w:lang w:val="en-US"/>
            </w:rPr>
          </w:rPrChange>
        </w:rPr>
        <w:t>Who we are</w:t>
      </w:r>
      <w:r w:rsidRPr="00FE2072">
        <w:rPr>
          <w:rPrChange w:id="1002" w:author="Milene França" w:date="2020-11-10T10:38:00Z">
            <w:rPr>
              <w:rStyle w:val="name"/>
              <w:rFonts w:eastAsia="Arial" w:cs="Arial"/>
              <w:lang w:val="en-US"/>
            </w:rPr>
          </w:rPrChange>
        </w:rPr>
        <w:t xml:space="preserve">. </w:t>
      </w:r>
      <w:r w:rsidRPr="00FE2072">
        <w:rPr>
          <w:rPrChange w:id="1003" w:author="Milene França" w:date="2020-11-10T10:38:00Z">
            <w:rPr>
              <w:rStyle w:val="name"/>
              <w:rFonts w:eastAsia="Arial" w:cs="Arial"/>
            </w:rPr>
          </w:rPrChange>
        </w:rPr>
        <w:t>Disponível em: &lt;</w:t>
      </w:r>
      <w:r w:rsidRPr="00FE2072">
        <w:rPr>
          <w:rFonts w:ascii="Arial" w:hAnsi="Arial" w:cs="Arial"/>
          <w:rPrChange w:id="1004" w:author="Milene França" w:date="2020-11-10T10:38:00Z">
            <w:rPr>
              <w:rFonts w:cs="Arial"/>
              <w:noProof/>
            </w:rPr>
          </w:rPrChange>
        </w:rPr>
        <w:t>https://www.worldbank.org/en/who-we-are&gt;, Acesso em 06 out. 2020</w:t>
      </w:r>
      <w:r w:rsidRPr="00FE2072">
        <w:rPr>
          <w:rFonts w:ascii="Arial" w:hAnsi="Arial" w:cs="Arial"/>
          <w:webHidden/>
          <w:rPrChange w:id="1005" w:author="Milene França" w:date="2020-11-10T10:38:00Z">
            <w:rPr>
              <w:rFonts w:cs="Arial"/>
              <w:noProof/>
              <w:webHidden/>
            </w:rPr>
          </w:rPrChange>
        </w:rPr>
        <w:t>.</w:t>
      </w:r>
    </w:p>
    <w:p w14:paraId="37EB9590" w14:textId="5339379D" w:rsidR="004A21B6" w:rsidRPr="00FE2072" w:rsidDel="004A21B6" w:rsidRDefault="004A21B6">
      <w:pPr>
        <w:pStyle w:val="PargrafodaLista"/>
        <w:numPr>
          <w:ilvl w:val="0"/>
          <w:numId w:val="8"/>
        </w:numPr>
        <w:spacing w:after="120"/>
        <w:ind w:left="283" w:hanging="357"/>
        <w:contextualSpacing w:val="0"/>
        <w:rPr>
          <w:del w:id="1006" w:author="Milene França" w:date="2020-10-28T16:13:00Z"/>
          <w:rFonts w:cs="Arial"/>
          <w:rPrChange w:id="1007" w:author="Milene França" w:date="2020-11-10T10:38:00Z">
            <w:rPr>
              <w:del w:id="1008" w:author="Milene França" w:date="2020-10-28T16:13:00Z"/>
              <w:rFonts w:eastAsiaTheme="minorEastAsia" w:cs="Arial"/>
              <w:noProof/>
              <w:sz w:val="22"/>
              <w:szCs w:val="22"/>
            </w:rPr>
          </w:rPrChange>
        </w:rPr>
        <w:pPrChange w:id="1009" w:author="Milene França" w:date="2020-10-29T11:01:00Z">
          <w:pPr>
            <w:pStyle w:val="Sumrio1"/>
            <w:numPr>
              <w:numId w:val="9"/>
            </w:numPr>
            <w:spacing w:after="120" w:line="240" w:lineRule="auto"/>
            <w:ind w:left="283" w:hanging="357"/>
          </w:pPr>
        </w:pPrChange>
      </w:pPr>
      <w:ins w:id="1010" w:author="Milene França" w:date="2020-10-28T16:11:00Z">
        <w:r w:rsidRPr="00FE2072">
          <w:rPr>
            <w:rFonts w:cs="Arial"/>
            <w:rPrChange w:id="1011" w:author="Milene França" w:date="2020-11-10T10:38:00Z">
              <w:rPr>
                <w:rFonts w:eastAsiaTheme="minorEastAsia"/>
              </w:rPr>
            </w:rPrChange>
          </w:rPr>
          <w:t xml:space="preserve">Tornelli Filho, Carlos. </w:t>
        </w:r>
      </w:ins>
      <w:ins w:id="1012" w:author="Milene França" w:date="2020-10-28T16:12:00Z">
        <w:r w:rsidRPr="00FE2072">
          <w:rPr>
            <w:rFonts w:cs="Arial"/>
            <w:b/>
            <w:bCs/>
            <w:rPrChange w:id="1013" w:author="Milene França" w:date="2020-11-10T10:38:00Z">
              <w:rPr>
                <w:rFonts w:eastAsiaTheme="minorEastAsia"/>
              </w:rPr>
            </w:rPrChange>
          </w:rPr>
          <w:t>Influência do risco Brasil na definição da taxa de atratividade para projetos de investimentos na indústria automobilística</w:t>
        </w:r>
        <w:r w:rsidRPr="00FE2072">
          <w:rPr>
            <w:rFonts w:cs="Arial"/>
            <w:rPrChange w:id="1014" w:author="Milene França" w:date="2020-11-10T10:38:00Z">
              <w:rPr>
                <w:rFonts w:eastAsiaTheme="minorEastAsia"/>
              </w:rPr>
            </w:rPrChange>
          </w:rPr>
          <w:t xml:space="preserve">. </w:t>
        </w:r>
      </w:ins>
      <w:ins w:id="1015" w:author="Milene França" w:date="2020-11-03T10:04:00Z">
        <w:r w:rsidR="002B5ECB" w:rsidRPr="00FE2072">
          <w:rPr>
            <w:rFonts w:cs="Arial"/>
          </w:rPr>
          <w:t xml:space="preserve">2004. </w:t>
        </w:r>
      </w:ins>
      <w:ins w:id="1016" w:author="Milene França" w:date="2020-11-03T10:05:00Z">
        <w:r w:rsidR="002B5ECB" w:rsidRPr="00FE2072">
          <w:rPr>
            <w:rFonts w:cs="Arial"/>
          </w:rPr>
          <w:t xml:space="preserve">113 f. </w:t>
        </w:r>
      </w:ins>
      <w:ins w:id="1017" w:author="Milene França" w:date="2020-10-28T16:12:00Z">
        <w:r w:rsidRPr="00FE2072">
          <w:rPr>
            <w:rFonts w:cs="Arial"/>
            <w:rPrChange w:id="1018" w:author="Milene França" w:date="2020-11-10T10:38:00Z">
              <w:rPr/>
            </w:rPrChange>
          </w:rPr>
          <w:t>Dissertação (</w:t>
        </w:r>
      </w:ins>
      <w:ins w:id="1019" w:author="Milene França" w:date="2020-11-03T10:03:00Z">
        <w:r w:rsidR="0063745E" w:rsidRPr="00FE2072">
          <w:rPr>
            <w:rFonts w:cs="Arial"/>
          </w:rPr>
          <w:t>M</w:t>
        </w:r>
      </w:ins>
      <w:ins w:id="1020" w:author="Milene França" w:date="2020-10-28T16:12:00Z">
        <w:r w:rsidRPr="00FE2072">
          <w:rPr>
            <w:rFonts w:cs="Arial"/>
            <w:rPrChange w:id="1021" w:author="Milene França" w:date="2020-11-10T10:38:00Z">
              <w:rPr/>
            </w:rPrChange>
          </w:rPr>
          <w:t>estrado</w:t>
        </w:r>
      </w:ins>
      <w:ins w:id="1022" w:author="Milene França" w:date="2020-11-03T10:03:00Z">
        <w:r w:rsidR="0063745E" w:rsidRPr="00FE2072">
          <w:rPr>
            <w:rFonts w:cs="Arial"/>
          </w:rPr>
          <w:t xml:space="preserve"> em Engenharia de Produção</w:t>
        </w:r>
      </w:ins>
      <w:ins w:id="1023" w:author="Milene França" w:date="2020-10-28T16:12:00Z">
        <w:r w:rsidRPr="00FE2072">
          <w:rPr>
            <w:rFonts w:cs="Arial"/>
            <w:rPrChange w:id="1024" w:author="Milene França" w:date="2020-11-10T10:38:00Z">
              <w:rPr/>
            </w:rPrChange>
          </w:rPr>
          <w:t>) - Universidade Federal de Santa Catarina</w:t>
        </w:r>
      </w:ins>
      <w:ins w:id="1025" w:author="Milene França" w:date="2020-11-03T10:05:00Z">
        <w:r w:rsidR="002B5ECB" w:rsidRPr="00FE2072">
          <w:rPr>
            <w:rFonts w:cs="Arial"/>
          </w:rPr>
          <w:t>,</w:t>
        </w:r>
      </w:ins>
      <w:ins w:id="1026" w:author="Milene França" w:date="2020-10-28T16:12:00Z">
        <w:r w:rsidRPr="00FE2072">
          <w:rPr>
            <w:rFonts w:cs="Arial"/>
            <w:rPrChange w:id="1027" w:author="Milene França" w:date="2020-11-10T10:38:00Z">
              <w:rPr/>
            </w:rPrChange>
          </w:rPr>
          <w:t xml:space="preserve"> Florianópolis, 2004</w:t>
        </w:r>
      </w:ins>
      <w:ins w:id="1028" w:author="Milene França" w:date="2020-10-28T16:13:00Z">
        <w:r w:rsidRPr="00FE2072">
          <w:rPr>
            <w:rFonts w:cs="Arial"/>
            <w:rPrChange w:id="1029" w:author="Milene França" w:date="2020-11-10T10:38:00Z">
              <w:rPr>
                <w:rFonts w:cs="Arial"/>
                <w:noProof/>
                <w:lang w:val="en-US"/>
              </w:rPr>
            </w:rPrChange>
          </w:rPr>
          <w:t>.</w:t>
        </w:r>
      </w:ins>
    </w:p>
    <w:p w14:paraId="20E5034E" w14:textId="1CEA404E" w:rsidR="00D82395" w:rsidRPr="00FE2072" w:rsidDel="0073661F" w:rsidRDefault="00D82395">
      <w:pPr>
        <w:pStyle w:val="PargrafodaLista"/>
        <w:numPr>
          <w:ilvl w:val="0"/>
          <w:numId w:val="8"/>
        </w:numPr>
        <w:spacing w:after="120"/>
        <w:ind w:left="283" w:hanging="357"/>
        <w:contextualSpacing w:val="0"/>
        <w:rPr>
          <w:del w:id="1030" w:author="Milene França" w:date="2020-10-28T16:01:00Z"/>
          <w:rFonts w:ascii="Arial" w:hAnsi="Arial" w:cs="Arial"/>
          <w:rPrChange w:id="1031" w:author="Milene França" w:date="2020-11-10T10:38:00Z">
            <w:rPr>
              <w:del w:id="1032" w:author="Milene França" w:date="2020-10-28T16:01:00Z"/>
              <w:rFonts w:ascii="Arial" w:hAnsi="Arial" w:cs="Arial"/>
              <w:color w:val="FF0000"/>
            </w:rPr>
          </w:rPrChange>
        </w:rPr>
      </w:pPr>
      <w:del w:id="1033" w:author="Milene França" w:date="2020-10-28T16:01:00Z">
        <w:r w:rsidRPr="00FE2072" w:rsidDel="0073661F">
          <w:rPr>
            <w:rFonts w:ascii="Arial" w:hAnsi="Arial" w:cs="Arial"/>
            <w:rPrChange w:id="1034" w:author="Milene França" w:date="2020-11-10T10:38:00Z">
              <w:rPr>
                <w:rFonts w:cs="Arial"/>
                <w:color w:val="FF0000"/>
              </w:rPr>
            </w:rPrChange>
          </w:rPr>
          <w:delText xml:space="preserve">WIKIPÉDIA. </w:delText>
        </w:r>
        <w:r w:rsidRPr="00FE2072" w:rsidDel="0073661F">
          <w:rPr>
            <w:rFonts w:ascii="Arial" w:hAnsi="Arial" w:cs="Arial"/>
            <w:rPrChange w:id="1035" w:author="Milene França" w:date="2020-11-10T10:38:00Z">
              <w:rPr>
                <w:rFonts w:cs="Arial"/>
                <w:b/>
                <w:bCs/>
                <w:color w:val="FF0000"/>
              </w:rPr>
            </w:rPrChange>
          </w:rPr>
          <w:delText>OPEX</w:delText>
        </w:r>
        <w:r w:rsidRPr="00FE2072" w:rsidDel="0073661F">
          <w:rPr>
            <w:rFonts w:ascii="Arial" w:hAnsi="Arial" w:cs="Arial"/>
            <w:rPrChange w:id="1036" w:author="Milene França" w:date="2020-11-10T10:38:00Z">
              <w:rPr>
                <w:rFonts w:cs="Arial"/>
                <w:color w:val="FF0000"/>
              </w:rPr>
            </w:rPrChange>
          </w:rPr>
          <w:delText>. Disponível em: &lt;</w:delText>
        </w:r>
        <w:r w:rsidR="00064414" w:rsidRPr="00FE2072" w:rsidDel="0073661F">
          <w:rPr>
            <w:rFonts w:cs="Arial"/>
            <w:rPrChange w:id="1037" w:author="Milene França" w:date="2020-11-10T10:38:00Z">
              <w:rPr/>
            </w:rPrChange>
          </w:rPr>
          <w:fldChar w:fldCharType="begin"/>
        </w:r>
        <w:r w:rsidR="00064414" w:rsidRPr="00FE2072" w:rsidDel="0073661F">
          <w:rPr>
            <w:rFonts w:ascii="Arial" w:hAnsi="Arial" w:cs="Arial"/>
            <w:rPrChange w:id="1038" w:author="Milene França" w:date="2020-11-10T10:38:00Z">
              <w:rPr/>
            </w:rPrChange>
          </w:rPr>
          <w:delInstrText xml:space="preserve"> HYPERLINK "https://pt.wikipedia.org/wiki/OPEX" </w:delInstrText>
        </w:r>
        <w:r w:rsidR="00064414" w:rsidRPr="00FE2072" w:rsidDel="0073661F">
          <w:rPr>
            <w:rFonts w:ascii="Arial" w:hAnsi="Arial"/>
            <w:rPrChange w:id="1039" w:author="Milene França" w:date="2020-11-10T10:38:00Z">
              <w:rPr>
                <w:rStyle w:val="Hyperlink"/>
                <w:rFonts w:cs="Arial"/>
                <w:color w:val="FF0000"/>
                <w:u w:val="none"/>
              </w:rPr>
            </w:rPrChange>
          </w:rPr>
          <w:fldChar w:fldCharType="separate"/>
        </w:r>
        <w:r w:rsidRPr="00FE2072" w:rsidDel="0073661F">
          <w:rPr>
            <w:rFonts w:ascii="Arial" w:hAnsi="Arial"/>
            <w:rPrChange w:id="1040" w:author="Milene França" w:date="2020-11-10T10:38:00Z">
              <w:rPr>
                <w:rStyle w:val="Hyperlink"/>
                <w:rFonts w:cs="Arial"/>
                <w:color w:val="FF0000"/>
                <w:u w:val="none"/>
              </w:rPr>
            </w:rPrChange>
          </w:rPr>
          <w:delText>https://pt.wikipedia.org/wiki/OPEX</w:delText>
        </w:r>
        <w:r w:rsidR="00064414" w:rsidRPr="00FE2072" w:rsidDel="0073661F">
          <w:rPr>
            <w:rFonts w:ascii="Arial" w:hAnsi="Arial"/>
            <w:rPrChange w:id="1041" w:author="Milene França" w:date="2020-11-10T10:38:00Z">
              <w:rPr>
                <w:rStyle w:val="Hyperlink"/>
                <w:rFonts w:cs="Arial"/>
                <w:color w:val="FF0000"/>
                <w:u w:val="none"/>
              </w:rPr>
            </w:rPrChange>
          </w:rPr>
          <w:fldChar w:fldCharType="end"/>
        </w:r>
        <w:r w:rsidRPr="00FE2072" w:rsidDel="0073661F">
          <w:rPr>
            <w:rFonts w:ascii="Arial" w:hAnsi="Arial"/>
            <w:rPrChange w:id="1042" w:author="Milene França" w:date="2020-11-10T10:38:00Z">
              <w:rPr>
                <w:rStyle w:val="Hyperlink"/>
                <w:rFonts w:cs="Arial"/>
                <w:color w:val="FF0000"/>
                <w:u w:val="none"/>
              </w:rPr>
            </w:rPrChange>
          </w:rPr>
          <w:delText>&gt;, A</w:delText>
        </w:r>
        <w:r w:rsidRPr="00FE2072" w:rsidDel="0073661F">
          <w:rPr>
            <w:rFonts w:ascii="Arial" w:hAnsi="Arial" w:cs="Arial"/>
            <w:rPrChange w:id="1043" w:author="Milene França" w:date="2020-11-10T10:38:00Z">
              <w:rPr>
                <w:rFonts w:cs="Arial"/>
                <w:color w:val="FF0000"/>
              </w:rPr>
            </w:rPrChange>
          </w:rPr>
          <w:delText>cesso em 30 set. 2020</w:delText>
        </w:r>
      </w:del>
    </w:p>
    <w:p w14:paraId="0CBC78CB" w14:textId="7421F56D" w:rsidR="00D82395" w:rsidRPr="00FE2072" w:rsidDel="002C3329" w:rsidRDefault="00D82395">
      <w:pPr>
        <w:pStyle w:val="PargrafodaLista"/>
        <w:numPr>
          <w:ilvl w:val="0"/>
          <w:numId w:val="8"/>
        </w:numPr>
        <w:spacing w:after="120"/>
        <w:ind w:left="283" w:hanging="357"/>
        <w:contextualSpacing w:val="0"/>
        <w:rPr>
          <w:del w:id="1044" w:author="Milene França" w:date="2020-10-28T15:47:00Z"/>
          <w:rFonts w:ascii="Arial" w:hAnsi="Arial" w:cs="Arial"/>
          <w:rPrChange w:id="1045" w:author="Milene França" w:date="2020-11-10T10:38:00Z">
            <w:rPr>
              <w:del w:id="1046" w:author="Milene França" w:date="2020-10-28T15:47:00Z"/>
              <w:rFonts w:ascii="Arial" w:hAnsi="Arial" w:cs="Arial"/>
              <w:color w:val="FF0000"/>
            </w:rPr>
          </w:rPrChange>
        </w:rPr>
      </w:pPr>
      <w:del w:id="1047" w:author="Milene França" w:date="2020-10-28T15:47:00Z">
        <w:r w:rsidRPr="00FE2072" w:rsidDel="002C3329">
          <w:rPr>
            <w:rFonts w:ascii="Arial" w:hAnsi="Arial" w:cs="Arial"/>
            <w:rPrChange w:id="1048" w:author="Milene França" w:date="2020-11-10T10:38:00Z">
              <w:rPr>
                <w:rFonts w:cs="Arial"/>
                <w:color w:val="FF0000"/>
              </w:rPr>
            </w:rPrChange>
          </w:rPr>
          <w:delText xml:space="preserve">__________. </w:delText>
        </w:r>
        <w:r w:rsidRPr="00FE2072" w:rsidDel="002C3329">
          <w:rPr>
            <w:rFonts w:ascii="Arial" w:hAnsi="Arial" w:cs="Arial"/>
            <w:rPrChange w:id="1049" w:author="Milene França" w:date="2020-11-10T10:38:00Z">
              <w:rPr>
                <w:rFonts w:cs="Arial"/>
                <w:b/>
                <w:bCs/>
                <w:color w:val="FF0000"/>
              </w:rPr>
            </w:rPrChange>
          </w:rPr>
          <w:delText>Otimização</w:delText>
        </w:r>
        <w:r w:rsidRPr="00FE2072" w:rsidDel="002C3329">
          <w:rPr>
            <w:rFonts w:ascii="Arial" w:hAnsi="Arial" w:cs="Arial"/>
            <w:rPrChange w:id="1050" w:author="Milene França" w:date="2020-11-10T10:38:00Z">
              <w:rPr>
                <w:rFonts w:cs="Arial"/>
                <w:color w:val="FF0000"/>
              </w:rPr>
            </w:rPrChange>
          </w:rPr>
          <w:delText>. Disponível em: &lt;</w:delText>
        </w:r>
        <w:r w:rsidR="00064414" w:rsidRPr="00FE2072" w:rsidDel="002C3329">
          <w:rPr>
            <w:rFonts w:cs="Arial"/>
            <w:rPrChange w:id="1051" w:author="Milene França" w:date="2020-11-10T10:38:00Z">
              <w:rPr/>
            </w:rPrChange>
          </w:rPr>
          <w:fldChar w:fldCharType="begin"/>
        </w:r>
        <w:r w:rsidR="00064414" w:rsidRPr="00FE2072" w:rsidDel="002C3329">
          <w:rPr>
            <w:rFonts w:ascii="Arial" w:hAnsi="Arial" w:cs="Arial"/>
            <w:rPrChange w:id="1052" w:author="Milene França" w:date="2020-11-10T10:38:00Z">
              <w:rPr/>
            </w:rPrChange>
          </w:rPr>
          <w:delInstrText xml:space="preserve"> HYPERLINK "https://pt.wikipedia.org/wiki/Otimização" </w:delInstrText>
        </w:r>
        <w:r w:rsidR="00064414" w:rsidRPr="00FE2072" w:rsidDel="002C3329">
          <w:rPr>
            <w:rFonts w:ascii="Arial" w:hAnsi="Arial"/>
            <w:rPrChange w:id="1053" w:author="Milene França" w:date="2020-11-10T10:38:00Z">
              <w:rPr>
                <w:rStyle w:val="Hyperlink"/>
                <w:rFonts w:cs="Arial"/>
                <w:color w:val="FF0000"/>
                <w:u w:val="none"/>
              </w:rPr>
            </w:rPrChange>
          </w:rPr>
          <w:fldChar w:fldCharType="separate"/>
        </w:r>
        <w:r w:rsidRPr="00FE2072" w:rsidDel="002C3329">
          <w:rPr>
            <w:rFonts w:ascii="Arial" w:hAnsi="Arial"/>
            <w:rPrChange w:id="1054" w:author="Milene França" w:date="2020-11-10T10:38:00Z">
              <w:rPr>
                <w:rStyle w:val="Hyperlink"/>
                <w:rFonts w:cs="Arial"/>
                <w:color w:val="FF0000"/>
                <w:u w:val="none"/>
              </w:rPr>
            </w:rPrChange>
          </w:rPr>
          <w:delText>https://pt.wikipedia.org/wiki/Otimização</w:delText>
        </w:r>
        <w:r w:rsidR="00064414" w:rsidRPr="00FE2072" w:rsidDel="002C3329">
          <w:rPr>
            <w:rFonts w:ascii="Arial" w:hAnsi="Arial"/>
            <w:rPrChange w:id="1055" w:author="Milene França" w:date="2020-11-10T10:38:00Z">
              <w:rPr>
                <w:rStyle w:val="Hyperlink"/>
                <w:rFonts w:cs="Arial"/>
                <w:color w:val="FF0000"/>
                <w:u w:val="none"/>
              </w:rPr>
            </w:rPrChange>
          </w:rPr>
          <w:fldChar w:fldCharType="end"/>
        </w:r>
        <w:r w:rsidRPr="00FE2072" w:rsidDel="002C3329">
          <w:rPr>
            <w:rFonts w:ascii="Arial" w:hAnsi="Arial" w:cs="Arial"/>
            <w:rPrChange w:id="1056" w:author="Milene França" w:date="2020-11-10T10:38:00Z">
              <w:rPr>
                <w:rFonts w:cs="Arial"/>
                <w:color w:val="FF0000"/>
              </w:rPr>
            </w:rPrChange>
          </w:rPr>
          <w:delText>&gt;, Acesso em 01 set. 2020.</w:delText>
        </w:r>
      </w:del>
    </w:p>
    <w:p w14:paraId="17B9D378" w14:textId="094883FF" w:rsidR="00213E2B" w:rsidRPr="00FE2072" w:rsidRDefault="00D82395">
      <w:pPr>
        <w:pStyle w:val="PargrafodaLista"/>
        <w:numPr>
          <w:ilvl w:val="0"/>
          <w:numId w:val="8"/>
        </w:numPr>
        <w:spacing w:after="120"/>
        <w:ind w:left="283" w:hanging="357"/>
        <w:contextualSpacing w:val="0"/>
        <w:rPr>
          <w:rFonts w:ascii="Arial" w:hAnsi="Arial" w:cs="Arial"/>
          <w:rPrChange w:id="1057" w:author="Milene França" w:date="2020-11-10T10:38:00Z">
            <w:rPr/>
          </w:rPrChange>
        </w:rPr>
      </w:pPr>
      <w:del w:id="1058" w:author="Milene França" w:date="2020-10-28T16:13:00Z">
        <w:r w:rsidRPr="00FE2072" w:rsidDel="004A21B6">
          <w:rPr>
            <w:rFonts w:ascii="Arial" w:hAnsi="Arial" w:cs="Arial"/>
            <w:rPrChange w:id="1059" w:author="Milene França" w:date="2020-11-10T10:38:00Z">
              <w:rPr/>
            </w:rPrChange>
          </w:rPr>
          <w:delText xml:space="preserve">__________. </w:delText>
        </w:r>
        <w:r w:rsidRPr="00FE2072" w:rsidDel="004A21B6">
          <w:rPr>
            <w:rFonts w:ascii="Arial" w:hAnsi="Arial" w:cs="Arial"/>
            <w:rPrChange w:id="1060" w:author="Milene França" w:date="2020-11-10T10:38:00Z">
              <w:rPr>
                <w:b/>
                <w:bCs/>
              </w:rPr>
            </w:rPrChange>
          </w:rPr>
          <w:delText>Taxa mínima de atratividade</w:delText>
        </w:r>
        <w:r w:rsidRPr="00FE2072" w:rsidDel="004A21B6">
          <w:rPr>
            <w:rFonts w:ascii="Arial" w:hAnsi="Arial" w:cs="Arial"/>
            <w:rPrChange w:id="1061" w:author="Milene França" w:date="2020-11-10T10:38:00Z">
              <w:rPr/>
            </w:rPrChange>
          </w:rPr>
          <w:delText>. Disponível em: &lt;</w:delText>
        </w:r>
        <w:r w:rsidR="00064414" w:rsidRPr="00FE2072" w:rsidDel="004A21B6">
          <w:rPr>
            <w:rFonts w:ascii="Arial" w:hAnsi="Arial" w:cs="Arial"/>
            <w:rPrChange w:id="1062" w:author="Milene França" w:date="2020-11-10T10:38:00Z">
              <w:rPr/>
            </w:rPrChange>
          </w:rPr>
          <w:fldChar w:fldCharType="begin"/>
        </w:r>
        <w:r w:rsidR="00064414" w:rsidRPr="00FE2072" w:rsidDel="004A21B6">
          <w:rPr>
            <w:rFonts w:ascii="Arial" w:hAnsi="Arial" w:cs="Arial"/>
            <w:rPrChange w:id="1063" w:author="Milene França" w:date="2020-11-10T10:38:00Z">
              <w:rPr/>
            </w:rPrChange>
          </w:rPr>
          <w:delInstrText xml:space="preserve"> HYPERLINK "https://pt.wikipedia.org/wiki/Taxa_mínima_de_atratividade" </w:delInstrText>
        </w:r>
        <w:r w:rsidR="00064414" w:rsidRPr="00FE2072" w:rsidDel="004A21B6">
          <w:rPr>
            <w:rFonts w:ascii="Arial" w:hAnsi="Arial"/>
            <w:rPrChange w:id="1064" w:author="Milene França" w:date="2020-11-10T10:38:00Z">
              <w:rPr>
                <w:rStyle w:val="Hyperlink"/>
                <w:rFonts w:cs="Arial"/>
                <w:color w:val="FF0000"/>
                <w:u w:val="none"/>
              </w:rPr>
            </w:rPrChange>
          </w:rPr>
          <w:fldChar w:fldCharType="separate"/>
        </w:r>
        <w:r w:rsidRPr="00FE2072" w:rsidDel="004A21B6">
          <w:rPr>
            <w:rFonts w:ascii="Arial" w:hAnsi="Arial"/>
            <w:rPrChange w:id="1065" w:author="Milene França" w:date="2020-11-10T10:38:00Z">
              <w:rPr>
                <w:rStyle w:val="Hyperlink"/>
                <w:rFonts w:cs="Arial"/>
                <w:color w:val="FF0000"/>
                <w:u w:val="none"/>
              </w:rPr>
            </w:rPrChange>
          </w:rPr>
          <w:delText>https://pt.wikipedia.org/wiki/Taxa_mínima_de_atratividade</w:delText>
        </w:r>
        <w:r w:rsidR="00064414" w:rsidRPr="00FE2072" w:rsidDel="004A21B6">
          <w:rPr>
            <w:rFonts w:ascii="Arial" w:hAnsi="Arial"/>
            <w:rPrChange w:id="1066" w:author="Milene França" w:date="2020-11-10T10:38:00Z">
              <w:rPr>
                <w:rStyle w:val="Hyperlink"/>
                <w:rFonts w:cs="Arial"/>
                <w:color w:val="FF0000"/>
                <w:u w:val="none"/>
              </w:rPr>
            </w:rPrChange>
          </w:rPr>
          <w:fldChar w:fldCharType="end"/>
        </w:r>
        <w:r w:rsidRPr="00FE2072" w:rsidDel="004A21B6">
          <w:rPr>
            <w:rFonts w:ascii="Arial" w:hAnsi="Arial" w:cs="Arial"/>
            <w:rPrChange w:id="1067" w:author="Milene França" w:date="2020-11-10T10:38:00Z">
              <w:rPr/>
            </w:rPrChange>
          </w:rPr>
          <w:delText>&gt;, Acesso em 30 set. 2020.</w:delText>
        </w:r>
      </w:del>
    </w:p>
    <w:sectPr w:rsidR="00213E2B" w:rsidRPr="00FE2072" w:rsidSect="0095132A">
      <w:headerReference w:type="even" r:id="rId29"/>
      <w:headerReference w:type="default" r:id="rId30"/>
      <w:footerReference w:type="even" r:id="rId31"/>
      <w:footerReference w:type="default" r:id="rId32"/>
      <w:headerReference w:type="first" r:id="rId33"/>
      <w:footerReference w:type="first" r:id="rId34"/>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EE6E5" w14:textId="77777777" w:rsidR="002E0F47" w:rsidRDefault="002E0F47" w:rsidP="00D5542C">
      <w:r>
        <w:separator/>
      </w:r>
    </w:p>
  </w:endnote>
  <w:endnote w:type="continuationSeparator" w:id="0">
    <w:p w14:paraId="015B9F08" w14:textId="77777777" w:rsidR="002E0F47" w:rsidRDefault="002E0F47" w:rsidP="00D55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DBF08" w14:textId="77777777" w:rsidR="0067573C" w:rsidRDefault="0067573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7B822" w14:textId="3690D129" w:rsidR="0067573C" w:rsidRPr="007969E7" w:rsidRDefault="0067573C">
    <w:pPr>
      <w:pStyle w:val="Rodap"/>
      <w:jc w:val="right"/>
      <w:rPr>
        <w:sz w:val="16"/>
        <w:szCs w:val="16"/>
      </w:rPr>
    </w:pPr>
  </w:p>
  <w:p w14:paraId="40A2887A" w14:textId="77777777" w:rsidR="0067573C" w:rsidRDefault="0067573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487A0" w14:textId="77777777" w:rsidR="0067573C" w:rsidRDefault="006757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2ABC0" w14:textId="77777777" w:rsidR="002E0F47" w:rsidRDefault="002E0F47" w:rsidP="00D5542C">
      <w:r>
        <w:separator/>
      </w:r>
    </w:p>
  </w:footnote>
  <w:footnote w:type="continuationSeparator" w:id="0">
    <w:p w14:paraId="48D611EE" w14:textId="77777777" w:rsidR="002E0F47" w:rsidRDefault="002E0F47" w:rsidP="00D5542C">
      <w:r>
        <w:continuationSeparator/>
      </w:r>
    </w:p>
  </w:footnote>
  <w:footnote w:id="1">
    <w:p w14:paraId="769BB4D3" w14:textId="5D01DC10" w:rsidR="0067573C" w:rsidRDefault="0067573C">
      <w:pPr>
        <w:pStyle w:val="Textodenotaderodap"/>
      </w:pPr>
      <w:r>
        <w:rPr>
          <w:rStyle w:val="Refdenotaderodap"/>
        </w:rPr>
        <w:footnoteRef/>
      </w:r>
      <w:r>
        <w:t xml:space="preserve"> Método de investigação baseado na aproximação progressiva de um dado problema. E</w:t>
      </w:r>
      <w:r w:rsidRPr="004A0457">
        <w:t>ncontra boas soluções, mas não tem garantias de que encontrará</w:t>
      </w:r>
      <w:r>
        <w:t xml:space="preserve"> a melhor.</w:t>
      </w:r>
    </w:p>
  </w:footnote>
  <w:footnote w:id="2">
    <w:p w14:paraId="45B796FC" w14:textId="76A875F7" w:rsidR="0067573C" w:rsidRDefault="0067573C">
      <w:pPr>
        <w:pStyle w:val="Textodenotaderodap"/>
      </w:pPr>
      <w:r>
        <w:rPr>
          <w:rStyle w:val="Refdenotaderodap"/>
        </w:rPr>
        <w:footnoteRef/>
      </w:r>
      <w:r>
        <w:t xml:space="preserve"> </w:t>
      </w:r>
      <w:r w:rsidRPr="002E7D1B">
        <w:rPr>
          <w:rFonts w:cs="Arial"/>
        </w:rPr>
        <w:t>O Conselho Empresarial Brasileiro para o Desenvolvimento Sustentável é uma associação civil sem fins lucrativos que promove o desenvolvimento sustentável por meio da articulação junto aos governos e a sociedade civil, além de divulgar os conceitos e práticas mais atuais do tema.</w:t>
      </w:r>
      <w:r>
        <w:rPr>
          <w:rFonts w:cs="Arial"/>
        </w:rPr>
        <w:t xml:space="preserve"> (CEBDS, 2020)</w:t>
      </w:r>
    </w:p>
  </w:footnote>
  <w:footnote w:id="3">
    <w:p w14:paraId="3D545C64" w14:textId="2539139F" w:rsidR="0067573C" w:rsidRDefault="0067573C">
      <w:pPr>
        <w:pStyle w:val="Textodenotaderodap"/>
      </w:pPr>
      <w:r>
        <w:rPr>
          <w:rStyle w:val="Refdenotaderodap"/>
        </w:rPr>
        <w:footnoteRef/>
      </w:r>
      <w:r>
        <w:t xml:space="preserve"> P</w:t>
      </w:r>
      <w:r w:rsidRPr="005D48F7">
        <w:t xml:space="preserve">arceria global </w:t>
      </w:r>
      <w:r>
        <w:t>de</w:t>
      </w:r>
      <w:r w:rsidRPr="005D48F7">
        <w:t xml:space="preserve"> cinco instituições que trabalham para soluções sustentáveis que reduzem a pobreza e criam prosperidade compartilhada nos países em desenvolvimento</w:t>
      </w:r>
      <w:r>
        <w:t xml:space="preserve"> (The World Bank, 2020)</w:t>
      </w:r>
    </w:p>
  </w:footnote>
  <w:footnote w:id="4">
    <w:p w14:paraId="7A91DCFE" w14:textId="73656495" w:rsidR="0067573C" w:rsidRDefault="0067573C" w:rsidP="00C66738">
      <w:pPr>
        <w:pStyle w:val="Textodenotaderodap"/>
      </w:pPr>
      <w:r>
        <w:rPr>
          <w:rStyle w:val="Refdenotaderodap"/>
        </w:rPr>
        <w:footnoteRef/>
      </w:r>
      <w:r>
        <w:t xml:space="preserve"> </w:t>
      </w:r>
      <w:r w:rsidRPr="0026033C">
        <w:t>Organização sem fins lucrativos que opera o sistema global de divulgação para que investidores, empresas, cidades, estados e regiões gerenciem seus impactos ambientais</w:t>
      </w:r>
      <w:r>
        <w:t xml:space="preserve"> (CDP, 2020).</w:t>
      </w:r>
    </w:p>
  </w:footnote>
  <w:footnote w:id="5">
    <w:p w14:paraId="48D802EB" w14:textId="1618EA44" w:rsidR="0067573C" w:rsidRDefault="0067573C" w:rsidP="00C66738">
      <w:pPr>
        <w:pStyle w:val="Textodenotaderodap"/>
      </w:pPr>
      <w:r>
        <w:rPr>
          <w:rStyle w:val="Refdenotaderodap"/>
        </w:rPr>
        <w:footnoteRef/>
      </w:r>
      <w:r w:rsidRPr="0026033C">
        <w:t xml:space="preserve"> </w:t>
      </w:r>
      <w:r>
        <w:t xml:space="preserve">Campanha que </w:t>
      </w:r>
      <w:r w:rsidRPr="0026033C">
        <w:t>re</w:t>
      </w:r>
      <w:r>
        <w:t>ú</w:t>
      </w:r>
      <w:r w:rsidRPr="0026033C">
        <w:t>ne o setor empresarial no combate aos efeitos do aquecimento global</w:t>
      </w:r>
      <w:r>
        <w:t xml:space="preserve"> (CEDBS, 2020)</w:t>
      </w:r>
    </w:p>
  </w:footnote>
  <w:footnote w:id="6">
    <w:p w14:paraId="5F8BEBA9" w14:textId="4B145AD2" w:rsidR="0067573C" w:rsidRPr="0097759A" w:rsidRDefault="0067573C">
      <w:pPr>
        <w:pStyle w:val="Textodenotaderodap"/>
      </w:pPr>
      <w:r w:rsidRPr="0097759A">
        <w:rPr>
          <w:rStyle w:val="Refdenotaderodap"/>
        </w:rPr>
        <w:footnoteRef/>
      </w:r>
      <w:r w:rsidRPr="0097759A">
        <w:t xml:space="preserve"> Porém não necessariamente o melhor, pois é utilizada a heurística para a busca da solução</w:t>
      </w:r>
    </w:p>
  </w:footnote>
  <w:footnote w:id="7">
    <w:p w14:paraId="56A00824" w14:textId="02448AD6" w:rsidR="0067573C" w:rsidRDefault="0067573C" w:rsidP="005C0A44">
      <w:pPr>
        <w:pStyle w:val="Textodenotaderodap"/>
      </w:pPr>
      <w:r>
        <w:rPr>
          <w:rStyle w:val="Refdenotaderodap"/>
        </w:rPr>
        <w:footnoteRef/>
      </w:r>
      <w:r>
        <w:t xml:space="preserve"> Conforme apresentado anteriormente, ao contrário de outros métodos de busca de valores ótimos, os algoritmos genéticos não apresentam um comportamento determinístico</w:t>
      </w:r>
    </w:p>
  </w:footnote>
  <w:footnote w:id="8">
    <w:p w14:paraId="605BF133" w14:textId="68424BDB" w:rsidR="0067573C" w:rsidRDefault="0067573C">
      <w:pPr>
        <w:pStyle w:val="Textodenotaderodap"/>
      </w:pPr>
      <w:r>
        <w:rPr>
          <w:rStyle w:val="Refdenotaderodap"/>
        </w:rPr>
        <w:footnoteRef/>
      </w:r>
      <w:r>
        <w:t xml:space="preserve"> </w:t>
      </w:r>
      <w:r w:rsidRPr="00752782">
        <w:t>Regional Greenhouse Gas Initiative</w:t>
      </w:r>
    </w:p>
  </w:footnote>
  <w:footnote w:id="9">
    <w:p w14:paraId="284F7F88" w14:textId="1AA8103F" w:rsidR="0067573C" w:rsidDel="0073661F" w:rsidRDefault="0067573C">
      <w:pPr>
        <w:pStyle w:val="Textodenotaderodap"/>
        <w:rPr>
          <w:del w:id="787" w:author="Milene França" w:date="2020-10-28T15:59:00Z"/>
        </w:rPr>
      </w:pPr>
      <w:del w:id="788" w:author="Milene França" w:date="2020-10-28T15:59:00Z">
        <w:r w:rsidDel="0073661F">
          <w:rPr>
            <w:rStyle w:val="Refdenotaderodap"/>
          </w:rPr>
          <w:footnoteRef/>
        </w:r>
        <w:r w:rsidDel="0073661F">
          <w:delText xml:space="preserve"> S</w:delText>
        </w:r>
        <w:r w:rsidRPr="007C6426" w:rsidDel="0073661F">
          <w:delText>igla derivada da expressão Operational Expenditure, que significa o capital utilizado para manter ou melhorar os bens físicos de uma empresa, tais como equipamentos, propriedades e imóveis</w:delText>
        </w:r>
        <w:r w:rsidDel="0073661F">
          <w:delText xml:space="preserve"> (WIKIPÉDIA, 2020)</w:delText>
        </w:r>
      </w:del>
    </w:p>
  </w:footnote>
  <w:footnote w:id="10">
    <w:p w14:paraId="1215A69D" w14:textId="0516E9AB" w:rsidR="0067573C" w:rsidRDefault="0067573C" w:rsidP="00306CF9">
      <w:pPr>
        <w:pStyle w:val="Textodenotaderodap"/>
      </w:pPr>
      <w:r>
        <w:rPr>
          <w:rStyle w:val="Refdenotaderodap"/>
        </w:rPr>
        <w:footnoteRef/>
      </w:r>
      <w:r>
        <w:t xml:space="preserve"> </w:t>
      </w:r>
      <w:ins w:id="789" w:author="Milene França" w:date="2020-10-28T16:10:00Z">
        <w:r>
          <w:t>Taxa</w:t>
        </w:r>
      </w:ins>
      <w:ins w:id="790" w:author="Milene França" w:date="2020-10-28T16:09:00Z">
        <w:r w:rsidRPr="0073661F">
          <w:t xml:space="preserve"> que deve ser utilizada para maximizar o valor da empresa</w:t>
        </w:r>
      </w:ins>
      <w:del w:id="791" w:author="Milene França" w:date="2020-10-28T16:11:00Z">
        <w:r w:rsidDel="00306CF9">
          <w:delText>T</w:delText>
        </w:r>
        <w:r w:rsidRPr="00CF6FA3" w:rsidDel="00306CF9">
          <w:delText>axa de juros que representa o mínimo que um investidor se propõe a ganhar quando faz um investimento, ou o máximo que uma pessoa se propõe a pagar quando faz um financiamento</w:delText>
        </w:r>
      </w:del>
      <w:r>
        <w:t xml:space="preserve"> (</w:t>
      </w:r>
      <w:del w:id="792" w:author="Milene França" w:date="2020-10-28T16:11:00Z">
        <w:r w:rsidDel="00306CF9">
          <w:delText>WIKIPÉDIA</w:delText>
        </w:r>
      </w:del>
      <w:ins w:id="793" w:author="Milene França" w:date="2020-10-28T16:11:00Z">
        <w:r>
          <w:t>TORNELLI FILHO</w:t>
        </w:r>
      </w:ins>
      <w:r>
        <w:t>, 20</w:t>
      </w:r>
      <w:ins w:id="794" w:author="Milene França" w:date="2020-10-28T16:11:00Z">
        <w:r>
          <w:t>04</w:t>
        </w:r>
      </w:ins>
      <w:del w:id="795" w:author="Milene França" w:date="2020-10-28T16:11:00Z">
        <w:r w:rsidDel="00306CF9">
          <w:delText>20</w:delText>
        </w:r>
      </w:del>
      <w:r>
        <w:t>)</w:t>
      </w:r>
      <w:r w:rsidRPr="00CF6FA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140FE" w14:textId="77777777" w:rsidR="0067573C" w:rsidRDefault="0067573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950225"/>
      <w:docPartObj>
        <w:docPartGallery w:val="Page Numbers (Top of Page)"/>
        <w:docPartUnique/>
      </w:docPartObj>
    </w:sdtPr>
    <w:sdtEndPr>
      <w:rPr>
        <w:sz w:val="20"/>
        <w:szCs w:val="20"/>
      </w:rPr>
    </w:sdtEndPr>
    <w:sdtContent>
      <w:p w14:paraId="69C00E58" w14:textId="15B632C3" w:rsidR="0067573C" w:rsidRPr="007969E7" w:rsidRDefault="0067573C">
        <w:pPr>
          <w:pStyle w:val="Cabealho"/>
          <w:jc w:val="right"/>
          <w:rPr>
            <w:sz w:val="20"/>
            <w:szCs w:val="20"/>
          </w:rPr>
        </w:pPr>
        <w:r w:rsidRPr="007969E7">
          <w:rPr>
            <w:sz w:val="20"/>
            <w:szCs w:val="20"/>
          </w:rPr>
          <w:fldChar w:fldCharType="begin"/>
        </w:r>
        <w:r w:rsidRPr="007969E7">
          <w:rPr>
            <w:sz w:val="20"/>
            <w:szCs w:val="20"/>
          </w:rPr>
          <w:instrText>PAGE   \* MERGEFORMAT</w:instrText>
        </w:r>
        <w:r w:rsidRPr="007969E7">
          <w:rPr>
            <w:sz w:val="20"/>
            <w:szCs w:val="20"/>
          </w:rPr>
          <w:fldChar w:fldCharType="separate"/>
        </w:r>
        <w:r w:rsidRPr="007969E7">
          <w:rPr>
            <w:sz w:val="20"/>
            <w:szCs w:val="20"/>
          </w:rPr>
          <w:t>2</w:t>
        </w:r>
        <w:r w:rsidRPr="007969E7">
          <w:rPr>
            <w:sz w:val="20"/>
            <w:szCs w:val="20"/>
          </w:rPr>
          <w:fldChar w:fldCharType="end"/>
        </w:r>
      </w:p>
    </w:sdtContent>
  </w:sdt>
  <w:p w14:paraId="15FC5D05" w14:textId="77777777" w:rsidR="0067573C" w:rsidRDefault="0067573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7967B" w14:textId="77777777" w:rsidR="0067573C" w:rsidRDefault="006757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C6273"/>
    <w:multiLevelType w:val="hybridMultilevel"/>
    <w:tmpl w:val="D7509ADC"/>
    <w:lvl w:ilvl="0" w:tplc="0416000F">
      <w:start w:val="1"/>
      <w:numFmt w:val="decimal"/>
      <w:lvlText w:val="%1."/>
      <w:lvlJc w:val="left"/>
      <w:pPr>
        <w:ind w:left="786"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7CE1CAA"/>
    <w:multiLevelType w:val="hybridMultilevel"/>
    <w:tmpl w:val="D7509ADC"/>
    <w:lvl w:ilvl="0" w:tplc="0416000F">
      <w:start w:val="1"/>
      <w:numFmt w:val="decimal"/>
      <w:lvlText w:val="%1."/>
      <w:lvlJc w:val="left"/>
      <w:pPr>
        <w:ind w:left="786"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A3B2206"/>
    <w:multiLevelType w:val="hybridMultilevel"/>
    <w:tmpl w:val="2076B97A"/>
    <w:lvl w:ilvl="0" w:tplc="09A092B0">
      <w:start w:val="1"/>
      <w:numFmt w:val="lowerLetter"/>
      <w:pStyle w:val="letras"/>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122B70"/>
    <w:multiLevelType w:val="hybridMultilevel"/>
    <w:tmpl w:val="E08618D4"/>
    <w:lvl w:ilvl="0" w:tplc="BEC40350">
      <w:start w:val="1"/>
      <w:numFmt w:val="bullet"/>
      <w:pStyle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0C32E98"/>
    <w:multiLevelType w:val="multilevel"/>
    <w:tmpl w:val="6DE6956A"/>
    <w:lvl w:ilvl="0">
      <w:start w:val="1"/>
      <w:numFmt w:val="decimal"/>
      <w:pStyle w:val="ICABullet2"/>
      <w:lvlText w:val="%1."/>
      <w:lvlJc w:val="left"/>
      <w:pPr>
        <w:tabs>
          <w:tab w:val="num" w:pos="720"/>
        </w:tabs>
        <w:ind w:left="720" w:hanging="720"/>
      </w:pPr>
    </w:lvl>
    <w:lvl w:ilvl="1">
      <w:start w:val="1"/>
      <w:numFmt w:val="decimal"/>
      <w:pStyle w:val="ICABulletNum2"/>
      <w:lvlText w:val="%2."/>
      <w:lvlJc w:val="left"/>
      <w:pPr>
        <w:tabs>
          <w:tab w:val="num" w:pos="1440"/>
        </w:tabs>
        <w:ind w:left="1440" w:hanging="720"/>
      </w:pPr>
    </w:lvl>
    <w:lvl w:ilvl="2">
      <w:start w:val="1"/>
      <w:numFmt w:val="decimal"/>
      <w:pStyle w:val="ICABulletNum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4CA403A"/>
    <w:multiLevelType w:val="multilevel"/>
    <w:tmpl w:val="7EC61820"/>
    <w:lvl w:ilvl="0">
      <w:start w:val="1"/>
      <w:numFmt w:val="bullet"/>
      <w:pStyle w:val="ICATitulo1"/>
      <w:lvlText w:val="●"/>
      <w:lvlJc w:val="left"/>
      <w:pPr>
        <w:ind w:left="720" w:hanging="360"/>
      </w:pPr>
      <w:rPr>
        <w:rFonts w:ascii="Noto Sans Symbols" w:eastAsia="Noto Sans Symbols" w:hAnsi="Noto Sans Symbols" w:cs="Noto Sans Symbols"/>
      </w:rPr>
    </w:lvl>
    <w:lvl w:ilvl="1">
      <w:start w:val="1"/>
      <w:numFmt w:val="bullet"/>
      <w:pStyle w:val="ICATitulo2"/>
      <w:lvlText w:val="o"/>
      <w:lvlJc w:val="left"/>
      <w:pPr>
        <w:ind w:left="1440" w:hanging="360"/>
      </w:pPr>
      <w:rPr>
        <w:rFonts w:ascii="Courier New" w:eastAsia="Courier New" w:hAnsi="Courier New" w:cs="Courier New"/>
      </w:rPr>
    </w:lvl>
    <w:lvl w:ilvl="2">
      <w:start w:val="1"/>
      <w:numFmt w:val="bullet"/>
      <w:pStyle w:val="ICATitulo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4FA5EFE"/>
    <w:multiLevelType w:val="multilevel"/>
    <w:tmpl w:val="1166CE32"/>
    <w:lvl w:ilvl="0">
      <w:start w:val="1"/>
      <w:numFmt w:val="decimal"/>
      <w:pStyle w:val="ICABullet1"/>
      <w:lvlText w:val="%1."/>
      <w:lvlJc w:val="left"/>
      <w:pPr>
        <w:ind w:left="360" w:hanging="360"/>
      </w:pPr>
    </w:lvl>
    <w:lvl w:ilvl="1">
      <w:start w:val="1"/>
      <w:numFmt w:val="decimal"/>
      <w:lvlText w:val="%1.%2."/>
      <w:lvlJc w:val="left"/>
      <w:pPr>
        <w:ind w:left="357" w:hanging="357"/>
      </w:pPr>
    </w:lvl>
    <w:lvl w:ilvl="2">
      <w:start w:val="1"/>
      <w:numFmt w:val="decimal"/>
      <w:lvlText w:val="%1.%2.%3."/>
      <w:lvlJc w:val="left"/>
      <w:pPr>
        <w:ind w:left="340" w:hanging="34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5907543"/>
    <w:multiLevelType w:val="hybridMultilevel"/>
    <w:tmpl w:val="84063F9E"/>
    <w:lvl w:ilvl="0" w:tplc="7A92A304">
      <w:start w:val="1"/>
      <w:numFmt w:val="decimal"/>
      <w:pStyle w:val="numeraca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DBF514A"/>
    <w:multiLevelType w:val="multilevel"/>
    <w:tmpl w:val="21482C42"/>
    <w:lvl w:ilvl="0">
      <w:start w:val="1"/>
      <w:numFmt w:val="decimal"/>
      <w:pStyle w:val="Ttulo1"/>
      <w:lvlText w:val="%1."/>
      <w:lvlJc w:val="left"/>
      <w:pPr>
        <w:ind w:left="720" w:hanging="360"/>
      </w:pPr>
    </w:lvl>
    <w:lvl w:ilvl="1">
      <w:start w:val="1"/>
      <w:numFmt w:val="decimal"/>
      <w:pStyle w:val="Ttulo2"/>
      <w:isLgl/>
      <w:lvlText w:val="%1.%2"/>
      <w:lvlJc w:val="left"/>
      <w:pPr>
        <w:ind w:left="825" w:hanging="465"/>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5"/>
  </w:num>
  <w:num w:numId="3">
    <w:abstractNumId w:val="6"/>
  </w:num>
  <w:num w:numId="4">
    <w:abstractNumId w:val="4"/>
  </w:num>
  <w:num w:numId="5">
    <w:abstractNumId w:val="3"/>
  </w:num>
  <w:num w:numId="6">
    <w:abstractNumId w:val="7"/>
  </w:num>
  <w:num w:numId="7">
    <w:abstractNumId w:val="2"/>
  </w:num>
  <w:num w:numId="8">
    <w:abstractNumId w:val="1"/>
  </w:num>
  <w:num w:numId="9">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lene França">
    <w15:presenceInfo w15:providerId="AD" w15:userId="S::milene.franca@petrobras.com.br::e06e5784-3a4c-4a64-9870-e4b30edab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72"/>
    <w:rsid w:val="00000040"/>
    <w:rsid w:val="00000D17"/>
    <w:rsid w:val="000010CC"/>
    <w:rsid w:val="00002017"/>
    <w:rsid w:val="00002778"/>
    <w:rsid w:val="000041C9"/>
    <w:rsid w:val="00007616"/>
    <w:rsid w:val="00007929"/>
    <w:rsid w:val="000079FD"/>
    <w:rsid w:val="000102A1"/>
    <w:rsid w:val="0001062F"/>
    <w:rsid w:val="00011ED9"/>
    <w:rsid w:val="000122D0"/>
    <w:rsid w:val="00014E03"/>
    <w:rsid w:val="0001663A"/>
    <w:rsid w:val="00016891"/>
    <w:rsid w:val="00017384"/>
    <w:rsid w:val="000207B2"/>
    <w:rsid w:val="00021261"/>
    <w:rsid w:val="000216F9"/>
    <w:rsid w:val="00021766"/>
    <w:rsid w:val="00023832"/>
    <w:rsid w:val="0002542F"/>
    <w:rsid w:val="00025BB0"/>
    <w:rsid w:val="0002633C"/>
    <w:rsid w:val="000276A5"/>
    <w:rsid w:val="00027D38"/>
    <w:rsid w:val="00031190"/>
    <w:rsid w:val="00031D6B"/>
    <w:rsid w:val="00032537"/>
    <w:rsid w:val="00034386"/>
    <w:rsid w:val="00035902"/>
    <w:rsid w:val="00037AD9"/>
    <w:rsid w:val="00037DBD"/>
    <w:rsid w:val="00037FFC"/>
    <w:rsid w:val="00040423"/>
    <w:rsid w:val="00041753"/>
    <w:rsid w:val="00041B8F"/>
    <w:rsid w:val="000455AA"/>
    <w:rsid w:val="000459D8"/>
    <w:rsid w:val="00046869"/>
    <w:rsid w:val="00046FD4"/>
    <w:rsid w:val="00047335"/>
    <w:rsid w:val="00047988"/>
    <w:rsid w:val="0005354A"/>
    <w:rsid w:val="000539F7"/>
    <w:rsid w:val="00055219"/>
    <w:rsid w:val="0005525F"/>
    <w:rsid w:val="00056BDD"/>
    <w:rsid w:val="00057A5F"/>
    <w:rsid w:val="00061FEC"/>
    <w:rsid w:val="000626E3"/>
    <w:rsid w:val="00064414"/>
    <w:rsid w:val="00065C95"/>
    <w:rsid w:val="0006719A"/>
    <w:rsid w:val="00067282"/>
    <w:rsid w:val="00070621"/>
    <w:rsid w:val="00071AAE"/>
    <w:rsid w:val="00072146"/>
    <w:rsid w:val="000735F8"/>
    <w:rsid w:val="00073CC6"/>
    <w:rsid w:val="0007427E"/>
    <w:rsid w:val="0007444C"/>
    <w:rsid w:val="00075231"/>
    <w:rsid w:val="00077D6D"/>
    <w:rsid w:val="00080C7B"/>
    <w:rsid w:val="00081286"/>
    <w:rsid w:val="000819F5"/>
    <w:rsid w:val="00082713"/>
    <w:rsid w:val="00084673"/>
    <w:rsid w:val="00084777"/>
    <w:rsid w:val="0008490A"/>
    <w:rsid w:val="00087099"/>
    <w:rsid w:val="00087A0F"/>
    <w:rsid w:val="0009031A"/>
    <w:rsid w:val="0009492E"/>
    <w:rsid w:val="00094E61"/>
    <w:rsid w:val="00095029"/>
    <w:rsid w:val="000955E9"/>
    <w:rsid w:val="00095D05"/>
    <w:rsid w:val="000969D0"/>
    <w:rsid w:val="000969E1"/>
    <w:rsid w:val="00096B6D"/>
    <w:rsid w:val="000A2950"/>
    <w:rsid w:val="000A3733"/>
    <w:rsid w:val="000A3C61"/>
    <w:rsid w:val="000A3FEF"/>
    <w:rsid w:val="000A425A"/>
    <w:rsid w:val="000A557F"/>
    <w:rsid w:val="000A599B"/>
    <w:rsid w:val="000A5ABF"/>
    <w:rsid w:val="000A736A"/>
    <w:rsid w:val="000B0FB2"/>
    <w:rsid w:val="000B1BBB"/>
    <w:rsid w:val="000B1D9E"/>
    <w:rsid w:val="000B56B4"/>
    <w:rsid w:val="000B5F7F"/>
    <w:rsid w:val="000B62B0"/>
    <w:rsid w:val="000B6933"/>
    <w:rsid w:val="000B7788"/>
    <w:rsid w:val="000C0491"/>
    <w:rsid w:val="000C3D74"/>
    <w:rsid w:val="000C49B6"/>
    <w:rsid w:val="000C542C"/>
    <w:rsid w:val="000C551A"/>
    <w:rsid w:val="000C5C6D"/>
    <w:rsid w:val="000C5F03"/>
    <w:rsid w:val="000C6D79"/>
    <w:rsid w:val="000D0221"/>
    <w:rsid w:val="000D0BDD"/>
    <w:rsid w:val="000D2DDD"/>
    <w:rsid w:val="000D39DE"/>
    <w:rsid w:val="000D3C70"/>
    <w:rsid w:val="000D5D39"/>
    <w:rsid w:val="000D6612"/>
    <w:rsid w:val="000D67D1"/>
    <w:rsid w:val="000D6BC5"/>
    <w:rsid w:val="000D7CD2"/>
    <w:rsid w:val="000E01C9"/>
    <w:rsid w:val="000E18FF"/>
    <w:rsid w:val="000E1D19"/>
    <w:rsid w:val="000E29F1"/>
    <w:rsid w:val="000E2A19"/>
    <w:rsid w:val="000E2B55"/>
    <w:rsid w:val="000E39A6"/>
    <w:rsid w:val="000E4998"/>
    <w:rsid w:val="000E4EE8"/>
    <w:rsid w:val="000E7665"/>
    <w:rsid w:val="000E7889"/>
    <w:rsid w:val="000E7B68"/>
    <w:rsid w:val="000F22BF"/>
    <w:rsid w:val="000F466E"/>
    <w:rsid w:val="000F4797"/>
    <w:rsid w:val="000F5445"/>
    <w:rsid w:val="000F635F"/>
    <w:rsid w:val="000F6B4C"/>
    <w:rsid w:val="000F7E74"/>
    <w:rsid w:val="000F7EF5"/>
    <w:rsid w:val="00101E82"/>
    <w:rsid w:val="00102DC3"/>
    <w:rsid w:val="00103B4B"/>
    <w:rsid w:val="00104576"/>
    <w:rsid w:val="00104FA3"/>
    <w:rsid w:val="00105237"/>
    <w:rsid w:val="00105883"/>
    <w:rsid w:val="00105E8B"/>
    <w:rsid w:val="00106D15"/>
    <w:rsid w:val="00107D9D"/>
    <w:rsid w:val="001105B3"/>
    <w:rsid w:val="00112C61"/>
    <w:rsid w:val="00113F63"/>
    <w:rsid w:val="00114D56"/>
    <w:rsid w:val="00115F4D"/>
    <w:rsid w:val="001170DF"/>
    <w:rsid w:val="00117BD8"/>
    <w:rsid w:val="00121E5F"/>
    <w:rsid w:val="0012351E"/>
    <w:rsid w:val="00123C12"/>
    <w:rsid w:val="00123FC4"/>
    <w:rsid w:val="00126436"/>
    <w:rsid w:val="00127881"/>
    <w:rsid w:val="00130473"/>
    <w:rsid w:val="00131DE2"/>
    <w:rsid w:val="00132E5D"/>
    <w:rsid w:val="001347FF"/>
    <w:rsid w:val="00136C3F"/>
    <w:rsid w:val="00144134"/>
    <w:rsid w:val="00144E07"/>
    <w:rsid w:val="00147739"/>
    <w:rsid w:val="001477EC"/>
    <w:rsid w:val="00147E4A"/>
    <w:rsid w:val="001506F2"/>
    <w:rsid w:val="001507CE"/>
    <w:rsid w:val="00150D32"/>
    <w:rsid w:val="00151A94"/>
    <w:rsid w:val="001523F4"/>
    <w:rsid w:val="00152E83"/>
    <w:rsid w:val="00153491"/>
    <w:rsid w:val="001542A9"/>
    <w:rsid w:val="00157612"/>
    <w:rsid w:val="001606F2"/>
    <w:rsid w:val="0016102C"/>
    <w:rsid w:val="00161D34"/>
    <w:rsid w:val="0016200E"/>
    <w:rsid w:val="0016264A"/>
    <w:rsid w:val="00163218"/>
    <w:rsid w:val="00163E0A"/>
    <w:rsid w:val="00163E1B"/>
    <w:rsid w:val="0016554D"/>
    <w:rsid w:val="001655C8"/>
    <w:rsid w:val="00165A5E"/>
    <w:rsid w:val="0016610C"/>
    <w:rsid w:val="00166F0A"/>
    <w:rsid w:val="00167BFE"/>
    <w:rsid w:val="00167CF6"/>
    <w:rsid w:val="00170A5E"/>
    <w:rsid w:val="00170E74"/>
    <w:rsid w:val="00171ACC"/>
    <w:rsid w:val="00172EB9"/>
    <w:rsid w:val="001739E5"/>
    <w:rsid w:val="00173F6F"/>
    <w:rsid w:val="00174215"/>
    <w:rsid w:val="00174D8B"/>
    <w:rsid w:val="001753CA"/>
    <w:rsid w:val="00175EBB"/>
    <w:rsid w:val="00176450"/>
    <w:rsid w:val="00177002"/>
    <w:rsid w:val="0018024C"/>
    <w:rsid w:val="00180B58"/>
    <w:rsid w:val="00182A93"/>
    <w:rsid w:val="00182B2A"/>
    <w:rsid w:val="001833DD"/>
    <w:rsid w:val="001861BF"/>
    <w:rsid w:val="001862FD"/>
    <w:rsid w:val="001905EB"/>
    <w:rsid w:val="00190DEB"/>
    <w:rsid w:val="00191316"/>
    <w:rsid w:val="00193BCD"/>
    <w:rsid w:val="001941FF"/>
    <w:rsid w:val="00194433"/>
    <w:rsid w:val="001946AC"/>
    <w:rsid w:val="001950DE"/>
    <w:rsid w:val="001971E3"/>
    <w:rsid w:val="001A053E"/>
    <w:rsid w:val="001A0683"/>
    <w:rsid w:val="001A51A9"/>
    <w:rsid w:val="001A69B7"/>
    <w:rsid w:val="001B01A1"/>
    <w:rsid w:val="001B1EB8"/>
    <w:rsid w:val="001B1FE7"/>
    <w:rsid w:val="001B2300"/>
    <w:rsid w:val="001B367B"/>
    <w:rsid w:val="001B508C"/>
    <w:rsid w:val="001B6781"/>
    <w:rsid w:val="001B6F83"/>
    <w:rsid w:val="001B6FC9"/>
    <w:rsid w:val="001B757E"/>
    <w:rsid w:val="001C1CEC"/>
    <w:rsid w:val="001C2F6D"/>
    <w:rsid w:val="001C4308"/>
    <w:rsid w:val="001C4419"/>
    <w:rsid w:val="001C792C"/>
    <w:rsid w:val="001C7F14"/>
    <w:rsid w:val="001C7F60"/>
    <w:rsid w:val="001D0137"/>
    <w:rsid w:val="001D104C"/>
    <w:rsid w:val="001D1B22"/>
    <w:rsid w:val="001D1B78"/>
    <w:rsid w:val="001D4BB2"/>
    <w:rsid w:val="001D68A6"/>
    <w:rsid w:val="001D72B1"/>
    <w:rsid w:val="001E0223"/>
    <w:rsid w:val="001E0CC4"/>
    <w:rsid w:val="001E30E5"/>
    <w:rsid w:val="001E31A6"/>
    <w:rsid w:val="001E4A60"/>
    <w:rsid w:val="001E746D"/>
    <w:rsid w:val="001F01CB"/>
    <w:rsid w:val="001F0615"/>
    <w:rsid w:val="001F2EAC"/>
    <w:rsid w:val="001F49D0"/>
    <w:rsid w:val="001F4FA9"/>
    <w:rsid w:val="001F5CF1"/>
    <w:rsid w:val="001F6472"/>
    <w:rsid w:val="001F7BAC"/>
    <w:rsid w:val="00200117"/>
    <w:rsid w:val="00200E14"/>
    <w:rsid w:val="002019F1"/>
    <w:rsid w:val="0020316F"/>
    <w:rsid w:val="00203206"/>
    <w:rsid w:val="002048E6"/>
    <w:rsid w:val="002064DA"/>
    <w:rsid w:val="0020671D"/>
    <w:rsid w:val="00206933"/>
    <w:rsid w:val="00207135"/>
    <w:rsid w:val="0020756A"/>
    <w:rsid w:val="00207900"/>
    <w:rsid w:val="00210853"/>
    <w:rsid w:val="00210866"/>
    <w:rsid w:val="002114C8"/>
    <w:rsid w:val="00212262"/>
    <w:rsid w:val="002122DE"/>
    <w:rsid w:val="002129CE"/>
    <w:rsid w:val="00213E2B"/>
    <w:rsid w:val="002146E8"/>
    <w:rsid w:val="0021506D"/>
    <w:rsid w:val="002169C7"/>
    <w:rsid w:val="00216B8E"/>
    <w:rsid w:val="00216F1C"/>
    <w:rsid w:val="002213C8"/>
    <w:rsid w:val="0022264F"/>
    <w:rsid w:val="0022355C"/>
    <w:rsid w:val="00227E64"/>
    <w:rsid w:val="0023027E"/>
    <w:rsid w:val="0023087F"/>
    <w:rsid w:val="00230BDA"/>
    <w:rsid w:val="002344E6"/>
    <w:rsid w:val="00234F29"/>
    <w:rsid w:val="00235A7A"/>
    <w:rsid w:val="00236C04"/>
    <w:rsid w:val="0024069B"/>
    <w:rsid w:val="00241948"/>
    <w:rsid w:val="00241E09"/>
    <w:rsid w:val="00242683"/>
    <w:rsid w:val="00242FE9"/>
    <w:rsid w:val="002432AE"/>
    <w:rsid w:val="0024431F"/>
    <w:rsid w:val="00246305"/>
    <w:rsid w:val="002476CA"/>
    <w:rsid w:val="002508A6"/>
    <w:rsid w:val="00251CAC"/>
    <w:rsid w:val="0025222A"/>
    <w:rsid w:val="002525EF"/>
    <w:rsid w:val="002531C6"/>
    <w:rsid w:val="00253D12"/>
    <w:rsid w:val="00260005"/>
    <w:rsid w:val="00260178"/>
    <w:rsid w:val="0026033C"/>
    <w:rsid w:val="002604DB"/>
    <w:rsid w:val="002607FB"/>
    <w:rsid w:val="00260C2F"/>
    <w:rsid w:val="00260FB6"/>
    <w:rsid w:val="00261012"/>
    <w:rsid w:val="00262158"/>
    <w:rsid w:val="00262CB1"/>
    <w:rsid w:val="00263419"/>
    <w:rsid w:val="00263766"/>
    <w:rsid w:val="0026435B"/>
    <w:rsid w:val="00264409"/>
    <w:rsid w:val="00264ABD"/>
    <w:rsid w:val="002651A1"/>
    <w:rsid w:val="00266754"/>
    <w:rsid w:val="00267C76"/>
    <w:rsid w:val="00270C0E"/>
    <w:rsid w:val="00271BB1"/>
    <w:rsid w:val="00271E8C"/>
    <w:rsid w:val="0027208F"/>
    <w:rsid w:val="00273CA6"/>
    <w:rsid w:val="002752A0"/>
    <w:rsid w:val="002768DB"/>
    <w:rsid w:val="00276B9E"/>
    <w:rsid w:val="00276E20"/>
    <w:rsid w:val="00277026"/>
    <w:rsid w:val="002776C2"/>
    <w:rsid w:val="00277A23"/>
    <w:rsid w:val="002817F7"/>
    <w:rsid w:val="002824AE"/>
    <w:rsid w:val="00282B5B"/>
    <w:rsid w:val="00283012"/>
    <w:rsid w:val="0028464E"/>
    <w:rsid w:val="00285056"/>
    <w:rsid w:val="00285ADA"/>
    <w:rsid w:val="002914EE"/>
    <w:rsid w:val="00292614"/>
    <w:rsid w:val="00293A18"/>
    <w:rsid w:val="00294E7A"/>
    <w:rsid w:val="00295664"/>
    <w:rsid w:val="00295868"/>
    <w:rsid w:val="00295C74"/>
    <w:rsid w:val="002971B9"/>
    <w:rsid w:val="0029742C"/>
    <w:rsid w:val="002A0783"/>
    <w:rsid w:val="002A09D7"/>
    <w:rsid w:val="002A1FC4"/>
    <w:rsid w:val="002A3400"/>
    <w:rsid w:val="002A3680"/>
    <w:rsid w:val="002A4FD6"/>
    <w:rsid w:val="002A5A3B"/>
    <w:rsid w:val="002A6704"/>
    <w:rsid w:val="002A7414"/>
    <w:rsid w:val="002B0026"/>
    <w:rsid w:val="002B035C"/>
    <w:rsid w:val="002B0E30"/>
    <w:rsid w:val="002B1E0C"/>
    <w:rsid w:val="002B28EA"/>
    <w:rsid w:val="002B2D1E"/>
    <w:rsid w:val="002B2EA0"/>
    <w:rsid w:val="002B3046"/>
    <w:rsid w:val="002B403B"/>
    <w:rsid w:val="002B470B"/>
    <w:rsid w:val="002B4717"/>
    <w:rsid w:val="002B4CCA"/>
    <w:rsid w:val="002B4D04"/>
    <w:rsid w:val="002B5ECB"/>
    <w:rsid w:val="002B6A4D"/>
    <w:rsid w:val="002B706E"/>
    <w:rsid w:val="002B74E8"/>
    <w:rsid w:val="002B75D2"/>
    <w:rsid w:val="002B7843"/>
    <w:rsid w:val="002C066F"/>
    <w:rsid w:val="002C18BD"/>
    <w:rsid w:val="002C3329"/>
    <w:rsid w:val="002C37FD"/>
    <w:rsid w:val="002C381B"/>
    <w:rsid w:val="002D084E"/>
    <w:rsid w:val="002D1D65"/>
    <w:rsid w:val="002D2A11"/>
    <w:rsid w:val="002D2B6C"/>
    <w:rsid w:val="002D35EA"/>
    <w:rsid w:val="002D4915"/>
    <w:rsid w:val="002D6B59"/>
    <w:rsid w:val="002E021D"/>
    <w:rsid w:val="002E09E2"/>
    <w:rsid w:val="002E0F47"/>
    <w:rsid w:val="002E1519"/>
    <w:rsid w:val="002E1826"/>
    <w:rsid w:val="002E1F48"/>
    <w:rsid w:val="002E2053"/>
    <w:rsid w:val="002E350A"/>
    <w:rsid w:val="002E47D0"/>
    <w:rsid w:val="002E5B4E"/>
    <w:rsid w:val="002E6D95"/>
    <w:rsid w:val="002E72CF"/>
    <w:rsid w:val="002E7376"/>
    <w:rsid w:val="002E7C87"/>
    <w:rsid w:val="002E7D1B"/>
    <w:rsid w:val="002F2B1C"/>
    <w:rsid w:val="002F34DA"/>
    <w:rsid w:val="002F352D"/>
    <w:rsid w:val="002F5FA9"/>
    <w:rsid w:val="002F617D"/>
    <w:rsid w:val="002F6B73"/>
    <w:rsid w:val="002F7EEC"/>
    <w:rsid w:val="00300061"/>
    <w:rsid w:val="003009A5"/>
    <w:rsid w:val="00301BBD"/>
    <w:rsid w:val="00302E13"/>
    <w:rsid w:val="0030330D"/>
    <w:rsid w:val="0030365A"/>
    <w:rsid w:val="00304445"/>
    <w:rsid w:val="00304FEC"/>
    <w:rsid w:val="003059F5"/>
    <w:rsid w:val="00306CF9"/>
    <w:rsid w:val="00307271"/>
    <w:rsid w:val="00311F24"/>
    <w:rsid w:val="003125FB"/>
    <w:rsid w:val="00312BA9"/>
    <w:rsid w:val="00313713"/>
    <w:rsid w:val="00314CCE"/>
    <w:rsid w:val="00315080"/>
    <w:rsid w:val="00316601"/>
    <w:rsid w:val="003166D3"/>
    <w:rsid w:val="00316740"/>
    <w:rsid w:val="00317627"/>
    <w:rsid w:val="00317F68"/>
    <w:rsid w:val="003233B1"/>
    <w:rsid w:val="00323404"/>
    <w:rsid w:val="003250F4"/>
    <w:rsid w:val="003258CD"/>
    <w:rsid w:val="00325EB2"/>
    <w:rsid w:val="00327E52"/>
    <w:rsid w:val="003306E2"/>
    <w:rsid w:val="003312AF"/>
    <w:rsid w:val="00331714"/>
    <w:rsid w:val="003325A9"/>
    <w:rsid w:val="00333FDF"/>
    <w:rsid w:val="00334FC0"/>
    <w:rsid w:val="00340615"/>
    <w:rsid w:val="003407BF"/>
    <w:rsid w:val="00343471"/>
    <w:rsid w:val="003461B6"/>
    <w:rsid w:val="00346C91"/>
    <w:rsid w:val="00350A55"/>
    <w:rsid w:val="003512C4"/>
    <w:rsid w:val="00351E47"/>
    <w:rsid w:val="00352B3C"/>
    <w:rsid w:val="003533C1"/>
    <w:rsid w:val="00354116"/>
    <w:rsid w:val="003556C1"/>
    <w:rsid w:val="00356FBF"/>
    <w:rsid w:val="00361592"/>
    <w:rsid w:val="00363F5F"/>
    <w:rsid w:val="0036504A"/>
    <w:rsid w:val="00365474"/>
    <w:rsid w:val="003673C3"/>
    <w:rsid w:val="00367E04"/>
    <w:rsid w:val="003707BF"/>
    <w:rsid w:val="00371899"/>
    <w:rsid w:val="003718AA"/>
    <w:rsid w:val="00371F29"/>
    <w:rsid w:val="00373FE6"/>
    <w:rsid w:val="003749E2"/>
    <w:rsid w:val="003755C6"/>
    <w:rsid w:val="003762E7"/>
    <w:rsid w:val="0037751F"/>
    <w:rsid w:val="00380004"/>
    <w:rsid w:val="00381824"/>
    <w:rsid w:val="00381ECE"/>
    <w:rsid w:val="00381F79"/>
    <w:rsid w:val="0038389B"/>
    <w:rsid w:val="003839F2"/>
    <w:rsid w:val="00383C77"/>
    <w:rsid w:val="00384BDD"/>
    <w:rsid w:val="00385F8D"/>
    <w:rsid w:val="00387D2B"/>
    <w:rsid w:val="003902B2"/>
    <w:rsid w:val="0039147C"/>
    <w:rsid w:val="003918A9"/>
    <w:rsid w:val="00391940"/>
    <w:rsid w:val="00391D52"/>
    <w:rsid w:val="0039435E"/>
    <w:rsid w:val="003A036D"/>
    <w:rsid w:val="003A2238"/>
    <w:rsid w:val="003A278C"/>
    <w:rsid w:val="003A2BD1"/>
    <w:rsid w:val="003A2D72"/>
    <w:rsid w:val="003A3707"/>
    <w:rsid w:val="003A476F"/>
    <w:rsid w:val="003A627B"/>
    <w:rsid w:val="003A65BF"/>
    <w:rsid w:val="003A7EC3"/>
    <w:rsid w:val="003B00AF"/>
    <w:rsid w:val="003B7D87"/>
    <w:rsid w:val="003C1EE5"/>
    <w:rsid w:val="003C27B9"/>
    <w:rsid w:val="003C42EC"/>
    <w:rsid w:val="003C6289"/>
    <w:rsid w:val="003C69F5"/>
    <w:rsid w:val="003D015A"/>
    <w:rsid w:val="003D36D2"/>
    <w:rsid w:val="003D4252"/>
    <w:rsid w:val="003D42E5"/>
    <w:rsid w:val="003D42FE"/>
    <w:rsid w:val="003D446E"/>
    <w:rsid w:val="003D4522"/>
    <w:rsid w:val="003D4590"/>
    <w:rsid w:val="003D4830"/>
    <w:rsid w:val="003D4E2F"/>
    <w:rsid w:val="003D5003"/>
    <w:rsid w:val="003D6E35"/>
    <w:rsid w:val="003D7EBC"/>
    <w:rsid w:val="003E0103"/>
    <w:rsid w:val="003E0ADC"/>
    <w:rsid w:val="003E0B9C"/>
    <w:rsid w:val="003E5183"/>
    <w:rsid w:val="003E5761"/>
    <w:rsid w:val="003E6832"/>
    <w:rsid w:val="003F0D16"/>
    <w:rsid w:val="003F1291"/>
    <w:rsid w:val="003F23B3"/>
    <w:rsid w:val="003F582E"/>
    <w:rsid w:val="003F6C49"/>
    <w:rsid w:val="003F7883"/>
    <w:rsid w:val="003F7F4C"/>
    <w:rsid w:val="00401321"/>
    <w:rsid w:val="00401ED4"/>
    <w:rsid w:val="00402936"/>
    <w:rsid w:val="00402C3C"/>
    <w:rsid w:val="00405133"/>
    <w:rsid w:val="00405F39"/>
    <w:rsid w:val="0041154A"/>
    <w:rsid w:val="00412559"/>
    <w:rsid w:val="0041405F"/>
    <w:rsid w:val="00414A80"/>
    <w:rsid w:val="0041739F"/>
    <w:rsid w:val="00422068"/>
    <w:rsid w:val="004224C1"/>
    <w:rsid w:val="004231EF"/>
    <w:rsid w:val="00424281"/>
    <w:rsid w:val="0042436B"/>
    <w:rsid w:val="00424B97"/>
    <w:rsid w:val="004251B3"/>
    <w:rsid w:val="00425716"/>
    <w:rsid w:val="00425742"/>
    <w:rsid w:val="00425E6A"/>
    <w:rsid w:val="004304BC"/>
    <w:rsid w:val="0043346F"/>
    <w:rsid w:val="00433D9B"/>
    <w:rsid w:val="004341EA"/>
    <w:rsid w:val="00434A98"/>
    <w:rsid w:val="00434BFB"/>
    <w:rsid w:val="00434F98"/>
    <w:rsid w:val="004352F8"/>
    <w:rsid w:val="004359EF"/>
    <w:rsid w:val="004362A0"/>
    <w:rsid w:val="0043651F"/>
    <w:rsid w:val="00437682"/>
    <w:rsid w:val="0044020F"/>
    <w:rsid w:val="00442919"/>
    <w:rsid w:val="00442CAE"/>
    <w:rsid w:val="00444500"/>
    <w:rsid w:val="00445150"/>
    <w:rsid w:val="004472DC"/>
    <w:rsid w:val="00447D4A"/>
    <w:rsid w:val="00450906"/>
    <w:rsid w:val="004512D4"/>
    <w:rsid w:val="004515C9"/>
    <w:rsid w:val="00451DD4"/>
    <w:rsid w:val="00453945"/>
    <w:rsid w:val="00453B00"/>
    <w:rsid w:val="004540B6"/>
    <w:rsid w:val="004551D3"/>
    <w:rsid w:val="00456369"/>
    <w:rsid w:val="00456747"/>
    <w:rsid w:val="00456771"/>
    <w:rsid w:val="00460874"/>
    <w:rsid w:val="004614D9"/>
    <w:rsid w:val="00463A9A"/>
    <w:rsid w:val="004643EA"/>
    <w:rsid w:val="00464DCD"/>
    <w:rsid w:val="004658E8"/>
    <w:rsid w:val="00466AB0"/>
    <w:rsid w:val="004711C7"/>
    <w:rsid w:val="00472C6D"/>
    <w:rsid w:val="004731BA"/>
    <w:rsid w:val="00473CC0"/>
    <w:rsid w:val="004743A5"/>
    <w:rsid w:val="00474DAC"/>
    <w:rsid w:val="0047586F"/>
    <w:rsid w:val="00476072"/>
    <w:rsid w:val="004777B4"/>
    <w:rsid w:val="00477816"/>
    <w:rsid w:val="00481179"/>
    <w:rsid w:val="00482F3E"/>
    <w:rsid w:val="004837CB"/>
    <w:rsid w:val="004847D0"/>
    <w:rsid w:val="004855A0"/>
    <w:rsid w:val="00485B61"/>
    <w:rsid w:val="00486046"/>
    <w:rsid w:val="00486B37"/>
    <w:rsid w:val="004879B1"/>
    <w:rsid w:val="00491D5B"/>
    <w:rsid w:val="004920B7"/>
    <w:rsid w:val="00492A50"/>
    <w:rsid w:val="004944B1"/>
    <w:rsid w:val="004961C3"/>
    <w:rsid w:val="00497D7A"/>
    <w:rsid w:val="004A00E5"/>
    <w:rsid w:val="004A0457"/>
    <w:rsid w:val="004A0C8C"/>
    <w:rsid w:val="004A17E5"/>
    <w:rsid w:val="004A21B6"/>
    <w:rsid w:val="004A29E1"/>
    <w:rsid w:val="004A2E96"/>
    <w:rsid w:val="004A4F7E"/>
    <w:rsid w:val="004A503B"/>
    <w:rsid w:val="004A56D6"/>
    <w:rsid w:val="004A5877"/>
    <w:rsid w:val="004A66E2"/>
    <w:rsid w:val="004A67BF"/>
    <w:rsid w:val="004A7C5B"/>
    <w:rsid w:val="004B0778"/>
    <w:rsid w:val="004B0848"/>
    <w:rsid w:val="004B1BF3"/>
    <w:rsid w:val="004B1F6D"/>
    <w:rsid w:val="004B4B77"/>
    <w:rsid w:val="004B5D16"/>
    <w:rsid w:val="004C0811"/>
    <w:rsid w:val="004C0AFC"/>
    <w:rsid w:val="004C1431"/>
    <w:rsid w:val="004C1A30"/>
    <w:rsid w:val="004C1BE3"/>
    <w:rsid w:val="004C28AE"/>
    <w:rsid w:val="004C4541"/>
    <w:rsid w:val="004C58EA"/>
    <w:rsid w:val="004C5E61"/>
    <w:rsid w:val="004C72DE"/>
    <w:rsid w:val="004C74E7"/>
    <w:rsid w:val="004D17FB"/>
    <w:rsid w:val="004D2964"/>
    <w:rsid w:val="004D66D4"/>
    <w:rsid w:val="004D6D48"/>
    <w:rsid w:val="004D71F6"/>
    <w:rsid w:val="004D74F0"/>
    <w:rsid w:val="004E0798"/>
    <w:rsid w:val="004E1082"/>
    <w:rsid w:val="004E1553"/>
    <w:rsid w:val="004E1B6A"/>
    <w:rsid w:val="004E1F3F"/>
    <w:rsid w:val="004E2153"/>
    <w:rsid w:val="004E331C"/>
    <w:rsid w:val="004E3BDD"/>
    <w:rsid w:val="004E5800"/>
    <w:rsid w:val="004E7CAD"/>
    <w:rsid w:val="004F1436"/>
    <w:rsid w:val="004F2F58"/>
    <w:rsid w:val="004F3217"/>
    <w:rsid w:val="004F5A09"/>
    <w:rsid w:val="004F7619"/>
    <w:rsid w:val="005041A2"/>
    <w:rsid w:val="005053F0"/>
    <w:rsid w:val="00505F5D"/>
    <w:rsid w:val="00506FAB"/>
    <w:rsid w:val="005077F6"/>
    <w:rsid w:val="00507838"/>
    <w:rsid w:val="00507DBF"/>
    <w:rsid w:val="00510C3E"/>
    <w:rsid w:val="0051192C"/>
    <w:rsid w:val="00511DE3"/>
    <w:rsid w:val="00512943"/>
    <w:rsid w:val="00512B6C"/>
    <w:rsid w:val="00514C70"/>
    <w:rsid w:val="00517B8E"/>
    <w:rsid w:val="005207B0"/>
    <w:rsid w:val="00521189"/>
    <w:rsid w:val="0052123E"/>
    <w:rsid w:val="00521E28"/>
    <w:rsid w:val="00523DA4"/>
    <w:rsid w:val="00526CF8"/>
    <w:rsid w:val="00535DB8"/>
    <w:rsid w:val="005415FB"/>
    <w:rsid w:val="00542546"/>
    <w:rsid w:val="00543FF7"/>
    <w:rsid w:val="00544C2D"/>
    <w:rsid w:val="00546974"/>
    <w:rsid w:val="00546B67"/>
    <w:rsid w:val="005473EB"/>
    <w:rsid w:val="005515FC"/>
    <w:rsid w:val="005518F5"/>
    <w:rsid w:val="00553399"/>
    <w:rsid w:val="00553462"/>
    <w:rsid w:val="0055382B"/>
    <w:rsid w:val="00553DD8"/>
    <w:rsid w:val="00561C9C"/>
    <w:rsid w:val="00562041"/>
    <w:rsid w:val="00562688"/>
    <w:rsid w:val="00562EFE"/>
    <w:rsid w:val="00562F60"/>
    <w:rsid w:val="00564366"/>
    <w:rsid w:val="00565687"/>
    <w:rsid w:val="00565981"/>
    <w:rsid w:val="005666E4"/>
    <w:rsid w:val="00566E48"/>
    <w:rsid w:val="00567293"/>
    <w:rsid w:val="00567A4F"/>
    <w:rsid w:val="0057162B"/>
    <w:rsid w:val="00571D6E"/>
    <w:rsid w:val="00573B12"/>
    <w:rsid w:val="005829DD"/>
    <w:rsid w:val="00583676"/>
    <w:rsid w:val="005837AC"/>
    <w:rsid w:val="00583E45"/>
    <w:rsid w:val="00585497"/>
    <w:rsid w:val="005869E9"/>
    <w:rsid w:val="00590884"/>
    <w:rsid w:val="005923BB"/>
    <w:rsid w:val="00592B9E"/>
    <w:rsid w:val="00594266"/>
    <w:rsid w:val="00595401"/>
    <w:rsid w:val="00597178"/>
    <w:rsid w:val="00597337"/>
    <w:rsid w:val="005A178F"/>
    <w:rsid w:val="005A1911"/>
    <w:rsid w:val="005A36FA"/>
    <w:rsid w:val="005A6326"/>
    <w:rsid w:val="005A6B9B"/>
    <w:rsid w:val="005A793C"/>
    <w:rsid w:val="005B09DF"/>
    <w:rsid w:val="005B0FB1"/>
    <w:rsid w:val="005B1926"/>
    <w:rsid w:val="005B23B6"/>
    <w:rsid w:val="005B27E3"/>
    <w:rsid w:val="005B2D37"/>
    <w:rsid w:val="005B3D3C"/>
    <w:rsid w:val="005B4013"/>
    <w:rsid w:val="005B5172"/>
    <w:rsid w:val="005B5AFC"/>
    <w:rsid w:val="005B7484"/>
    <w:rsid w:val="005B784F"/>
    <w:rsid w:val="005C0A09"/>
    <w:rsid w:val="005C0A44"/>
    <w:rsid w:val="005C288E"/>
    <w:rsid w:val="005C4D8D"/>
    <w:rsid w:val="005C4F37"/>
    <w:rsid w:val="005C594F"/>
    <w:rsid w:val="005C638C"/>
    <w:rsid w:val="005C6CC9"/>
    <w:rsid w:val="005C782B"/>
    <w:rsid w:val="005C7A63"/>
    <w:rsid w:val="005D02AE"/>
    <w:rsid w:val="005D1176"/>
    <w:rsid w:val="005D1E73"/>
    <w:rsid w:val="005D1ED3"/>
    <w:rsid w:val="005D44A6"/>
    <w:rsid w:val="005D48F7"/>
    <w:rsid w:val="005D5681"/>
    <w:rsid w:val="005D5A16"/>
    <w:rsid w:val="005D6119"/>
    <w:rsid w:val="005D6AB3"/>
    <w:rsid w:val="005D6D43"/>
    <w:rsid w:val="005D77C1"/>
    <w:rsid w:val="005D77E8"/>
    <w:rsid w:val="005E1B57"/>
    <w:rsid w:val="005E229F"/>
    <w:rsid w:val="005E2387"/>
    <w:rsid w:val="005E23D0"/>
    <w:rsid w:val="005E23FE"/>
    <w:rsid w:val="005E4188"/>
    <w:rsid w:val="005E42B0"/>
    <w:rsid w:val="005E4825"/>
    <w:rsid w:val="005E54D8"/>
    <w:rsid w:val="005E5615"/>
    <w:rsid w:val="005E6661"/>
    <w:rsid w:val="005E702F"/>
    <w:rsid w:val="005F041A"/>
    <w:rsid w:val="005F2803"/>
    <w:rsid w:val="005F2BFD"/>
    <w:rsid w:val="005F4704"/>
    <w:rsid w:val="005F62C9"/>
    <w:rsid w:val="005F6310"/>
    <w:rsid w:val="005F63D2"/>
    <w:rsid w:val="005F6872"/>
    <w:rsid w:val="005F7183"/>
    <w:rsid w:val="005F7670"/>
    <w:rsid w:val="005F7A9D"/>
    <w:rsid w:val="005F7C57"/>
    <w:rsid w:val="005F7DC0"/>
    <w:rsid w:val="00600317"/>
    <w:rsid w:val="00601925"/>
    <w:rsid w:val="00604AD6"/>
    <w:rsid w:val="00605C40"/>
    <w:rsid w:val="0060654C"/>
    <w:rsid w:val="00606B82"/>
    <w:rsid w:val="006070C3"/>
    <w:rsid w:val="006070E0"/>
    <w:rsid w:val="00610C07"/>
    <w:rsid w:val="00610D9B"/>
    <w:rsid w:val="00611C5E"/>
    <w:rsid w:val="00616AEB"/>
    <w:rsid w:val="00616B10"/>
    <w:rsid w:val="00617763"/>
    <w:rsid w:val="00617867"/>
    <w:rsid w:val="00617B1D"/>
    <w:rsid w:val="00617CF1"/>
    <w:rsid w:val="00620AA1"/>
    <w:rsid w:val="006223ED"/>
    <w:rsid w:val="00622E46"/>
    <w:rsid w:val="00623258"/>
    <w:rsid w:val="00624DE3"/>
    <w:rsid w:val="00624E4B"/>
    <w:rsid w:val="00626DBB"/>
    <w:rsid w:val="006273F7"/>
    <w:rsid w:val="00627896"/>
    <w:rsid w:val="0063123E"/>
    <w:rsid w:val="00631991"/>
    <w:rsid w:val="00631B97"/>
    <w:rsid w:val="0063290F"/>
    <w:rsid w:val="00632A49"/>
    <w:rsid w:val="00634E5F"/>
    <w:rsid w:val="00636DC6"/>
    <w:rsid w:val="006372E4"/>
    <w:rsid w:val="0063745E"/>
    <w:rsid w:val="00637A5F"/>
    <w:rsid w:val="00640F0C"/>
    <w:rsid w:val="00641105"/>
    <w:rsid w:val="00643515"/>
    <w:rsid w:val="006436F1"/>
    <w:rsid w:val="0064443E"/>
    <w:rsid w:val="0064766E"/>
    <w:rsid w:val="00650DF5"/>
    <w:rsid w:val="00654553"/>
    <w:rsid w:val="0065486A"/>
    <w:rsid w:val="00655668"/>
    <w:rsid w:val="0065645E"/>
    <w:rsid w:val="006601F1"/>
    <w:rsid w:val="00662712"/>
    <w:rsid w:val="006670D8"/>
    <w:rsid w:val="00667EEB"/>
    <w:rsid w:val="006700FF"/>
    <w:rsid w:val="00671597"/>
    <w:rsid w:val="0067179D"/>
    <w:rsid w:val="006752C3"/>
    <w:rsid w:val="0067573C"/>
    <w:rsid w:val="00675BAB"/>
    <w:rsid w:val="00675EE7"/>
    <w:rsid w:val="006778EA"/>
    <w:rsid w:val="006800D0"/>
    <w:rsid w:val="006808D7"/>
    <w:rsid w:val="00681B57"/>
    <w:rsid w:val="00681D0B"/>
    <w:rsid w:val="00681F6D"/>
    <w:rsid w:val="00682CDA"/>
    <w:rsid w:val="00683412"/>
    <w:rsid w:val="00683B29"/>
    <w:rsid w:val="00684C06"/>
    <w:rsid w:val="00686655"/>
    <w:rsid w:val="00686FA1"/>
    <w:rsid w:val="00687CC6"/>
    <w:rsid w:val="00691F76"/>
    <w:rsid w:val="0069340C"/>
    <w:rsid w:val="00693B6C"/>
    <w:rsid w:val="0069434A"/>
    <w:rsid w:val="00695EE3"/>
    <w:rsid w:val="00696348"/>
    <w:rsid w:val="00697542"/>
    <w:rsid w:val="006A0A45"/>
    <w:rsid w:val="006A1EBA"/>
    <w:rsid w:val="006A3380"/>
    <w:rsid w:val="006A3C1F"/>
    <w:rsid w:val="006A3EAD"/>
    <w:rsid w:val="006A6CAB"/>
    <w:rsid w:val="006B0DAE"/>
    <w:rsid w:val="006B1469"/>
    <w:rsid w:val="006B35E8"/>
    <w:rsid w:val="006B3B6B"/>
    <w:rsid w:val="006B4B25"/>
    <w:rsid w:val="006B531F"/>
    <w:rsid w:val="006B5C34"/>
    <w:rsid w:val="006B636F"/>
    <w:rsid w:val="006B63A4"/>
    <w:rsid w:val="006B662A"/>
    <w:rsid w:val="006B68CE"/>
    <w:rsid w:val="006B6F39"/>
    <w:rsid w:val="006B74F7"/>
    <w:rsid w:val="006C0EDE"/>
    <w:rsid w:val="006C2CCF"/>
    <w:rsid w:val="006C48AB"/>
    <w:rsid w:val="006C607F"/>
    <w:rsid w:val="006C7AE8"/>
    <w:rsid w:val="006C7EBD"/>
    <w:rsid w:val="006D0443"/>
    <w:rsid w:val="006D3F1A"/>
    <w:rsid w:val="006D4E2D"/>
    <w:rsid w:val="006D59F0"/>
    <w:rsid w:val="006D69FD"/>
    <w:rsid w:val="006D7DB3"/>
    <w:rsid w:val="006E1884"/>
    <w:rsid w:val="006E2170"/>
    <w:rsid w:val="006E22EA"/>
    <w:rsid w:val="006E75BF"/>
    <w:rsid w:val="006F0941"/>
    <w:rsid w:val="006F0D4D"/>
    <w:rsid w:val="006F2619"/>
    <w:rsid w:val="006F3F73"/>
    <w:rsid w:val="006F4893"/>
    <w:rsid w:val="006F49F3"/>
    <w:rsid w:val="006F5D04"/>
    <w:rsid w:val="006F6FEE"/>
    <w:rsid w:val="00700BB2"/>
    <w:rsid w:val="007020D5"/>
    <w:rsid w:val="007026A6"/>
    <w:rsid w:val="007035D3"/>
    <w:rsid w:val="0070380E"/>
    <w:rsid w:val="00705BF0"/>
    <w:rsid w:val="00706455"/>
    <w:rsid w:val="00707E2F"/>
    <w:rsid w:val="00710B1C"/>
    <w:rsid w:val="00712B3B"/>
    <w:rsid w:val="0071318D"/>
    <w:rsid w:val="00713A47"/>
    <w:rsid w:val="00713BB7"/>
    <w:rsid w:val="00713C02"/>
    <w:rsid w:val="0071408E"/>
    <w:rsid w:val="0071486B"/>
    <w:rsid w:val="007151B9"/>
    <w:rsid w:val="007161E1"/>
    <w:rsid w:val="007213E1"/>
    <w:rsid w:val="0072209C"/>
    <w:rsid w:val="00722756"/>
    <w:rsid w:val="00722770"/>
    <w:rsid w:val="00722DA7"/>
    <w:rsid w:val="00723003"/>
    <w:rsid w:val="007240CA"/>
    <w:rsid w:val="0072476F"/>
    <w:rsid w:val="00724FD6"/>
    <w:rsid w:val="007250A1"/>
    <w:rsid w:val="007260A5"/>
    <w:rsid w:val="00726634"/>
    <w:rsid w:val="00727352"/>
    <w:rsid w:val="00727CE4"/>
    <w:rsid w:val="00727CF0"/>
    <w:rsid w:val="007325E6"/>
    <w:rsid w:val="0073276B"/>
    <w:rsid w:val="00732CB7"/>
    <w:rsid w:val="00733B89"/>
    <w:rsid w:val="007344A8"/>
    <w:rsid w:val="007348B5"/>
    <w:rsid w:val="007357E5"/>
    <w:rsid w:val="00735D7C"/>
    <w:rsid w:val="00735E06"/>
    <w:rsid w:val="00735E6C"/>
    <w:rsid w:val="0073661F"/>
    <w:rsid w:val="00737B38"/>
    <w:rsid w:val="007408DB"/>
    <w:rsid w:val="0074102E"/>
    <w:rsid w:val="0074136A"/>
    <w:rsid w:val="00741A9A"/>
    <w:rsid w:val="00741DBA"/>
    <w:rsid w:val="0074298F"/>
    <w:rsid w:val="00742B19"/>
    <w:rsid w:val="00743149"/>
    <w:rsid w:val="00743F93"/>
    <w:rsid w:val="007477E6"/>
    <w:rsid w:val="00750667"/>
    <w:rsid w:val="00751727"/>
    <w:rsid w:val="007522A7"/>
    <w:rsid w:val="00752383"/>
    <w:rsid w:val="00752782"/>
    <w:rsid w:val="00752D4A"/>
    <w:rsid w:val="00753044"/>
    <w:rsid w:val="00754537"/>
    <w:rsid w:val="00754994"/>
    <w:rsid w:val="00754A25"/>
    <w:rsid w:val="00754A63"/>
    <w:rsid w:val="00754D68"/>
    <w:rsid w:val="00754DE1"/>
    <w:rsid w:val="0075558F"/>
    <w:rsid w:val="007557F4"/>
    <w:rsid w:val="0075714A"/>
    <w:rsid w:val="007579E9"/>
    <w:rsid w:val="00757C39"/>
    <w:rsid w:val="00760732"/>
    <w:rsid w:val="007609D2"/>
    <w:rsid w:val="0076366B"/>
    <w:rsid w:val="00763F88"/>
    <w:rsid w:val="00764126"/>
    <w:rsid w:val="0076514E"/>
    <w:rsid w:val="007664FA"/>
    <w:rsid w:val="00767686"/>
    <w:rsid w:val="00767828"/>
    <w:rsid w:val="007701AC"/>
    <w:rsid w:val="00771F2A"/>
    <w:rsid w:val="00771FB0"/>
    <w:rsid w:val="00772B03"/>
    <w:rsid w:val="007736FD"/>
    <w:rsid w:val="007759F5"/>
    <w:rsid w:val="00776A6F"/>
    <w:rsid w:val="00776B51"/>
    <w:rsid w:val="00780901"/>
    <w:rsid w:val="00784572"/>
    <w:rsid w:val="00784F16"/>
    <w:rsid w:val="007858B6"/>
    <w:rsid w:val="00785FB2"/>
    <w:rsid w:val="0078663D"/>
    <w:rsid w:val="00790304"/>
    <w:rsid w:val="00790BAB"/>
    <w:rsid w:val="00791E21"/>
    <w:rsid w:val="00793F26"/>
    <w:rsid w:val="00794856"/>
    <w:rsid w:val="00795E29"/>
    <w:rsid w:val="007969E7"/>
    <w:rsid w:val="00796F6E"/>
    <w:rsid w:val="0079747E"/>
    <w:rsid w:val="007A058C"/>
    <w:rsid w:val="007A45B4"/>
    <w:rsid w:val="007A4FFC"/>
    <w:rsid w:val="007A5A56"/>
    <w:rsid w:val="007A6601"/>
    <w:rsid w:val="007A6DC5"/>
    <w:rsid w:val="007A73E4"/>
    <w:rsid w:val="007A74B5"/>
    <w:rsid w:val="007A7CDF"/>
    <w:rsid w:val="007A7EAA"/>
    <w:rsid w:val="007B1505"/>
    <w:rsid w:val="007B2364"/>
    <w:rsid w:val="007B324C"/>
    <w:rsid w:val="007B7AD9"/>
    <w:rsid w:val="007C0C7D"/>
    <w:rsid w:val="007C1420"/>
    <w:rsid w:val="007C3149"/>
    <w:rsid w:val="007C37F4"/>
    <w:rsid w:val="007C38AD"/>
    <w:rsid w:val="007C5031"/>
    <w:rsid w:val="007C53EB"/>
    <w:rsid w:val="007C63C2"/>
    <w:rsid w:val="007C6426"/>
    <w:rsid w:val="007D0D43"/>
    <w:rsid w:val="007D1A6B"/>
    <w:rsid w:val="007D20DE"/>
    <w:rsid w:val="007D3C3D"/>
    <w:rsid w:val="007D4770"/>
    <w:rsid w:val="007D56FF"/>
    <w:rsid w:val="007D5E3D"/>
    <w:rsid w:val="007D6424"/>
    <w:rsid w:val="007E234F"/>
    <w:rsid w:val="007E2A9C"/>
    <w:rsid w:val="007E36F4"/>
    <w:rsid w:val="007E450F"/>
    <w:rsid w:val="007F1070"/>
    <w:rsid w:val="007F6792"/>
    <w:rsid w:val="007F7D27"/>
    <w:rsid w:val="00800B31"/>
    <w:rsid w:val="00801DF5"/>
    <w:rsid w:val="00802527"/>
    <w:rsid w:val="008078D6"/>
    <w:rsid w:val="00810E35"/>
    <w:rsid w:val="008118AE"/>
    <w:rsid w:val="00811F44"/>
    <w:rsid w:val="008125CC"/>
    <w:rsid w:val="00813CA5"/>
    <w:rsid w:val="008154B8"/>
    <w:rsid w:val="00815D01"/>
    <w:rsid w:val="008173CE"/>
    <w:rsid w:val="00817E1F"/>
    <w:rsid w:val="00820A35"/>
    <w:rsid w:val="008215BA"/>
    <w:rsid w:val="00821A06"/>
    <w:rsid w:val="00821B34"/>
    <w:rsid w:val="0082221C"/>
    <w:rsid w:val="008228F4"/>
    <w:rsid w:val="008233A7"/>
    <w:rsid w:val="00824F85"/>
    <w:rsid w:val="008251E2"/>
    <w:rsid w:val="008268F5"/>
    <w:rsid w:val="00826D71"/>
    <w:rsid w:val="008319F5"/>
    <w:rsid w:val="0083222D"/>
    <w:rsid w:val="008324B3"/>
    <w:rsid w:val="00833C46"/>
    <w:rsid w:val="008344DE"/>
    <w:rsid w:val="00834F6D"/>
    <w:rsid w:val="00835B80"/>
    <w:rsid w:val="008370B6"/>
    <w:rsid w:val="00840AAA"/>
    <w:rsid w:val="00840F78"/>
    <w:rsid w:val="00841CAC"/>
    <w:rsid w:val="008422E2"/>
    <w:rsid w:val="008435BC"/>
    <w:rsid w:val="00846820"/>
    <w:rsid w:val="00847441"/>
    <w:rsid w:val="00847C4C"/>
    <w:rsid w:val="00850AEF"/>
    <w:rsid w:val="008515BF"/>
    <w:rsid w:val="008526D4"/>
    <w:rsid w:val="00852F8F"/>
    <w:rsid w:val="00854997"/>
    <w:rsid w:val="00854FD6"/>
    <w:rsid w:val="008551AA"/>
    <w:rsid w:val="008557CC"/>
    <w:rsid w:val="00855D4D"/>
    <w:rsid w:val="00856DD3"/>
    <w:rsid w:val="00857186"/>
    <w:rsid w:val="0086078E"/>
    <w:rsid w:val="00860CC2"/>
    <w:rsid w:val="00861264"/>
    <w:rsid w:val="008619D1"/>
    <w:rsid w:val="00864F29"/>
    <w:rsid w:val="00865072"/>
    <w:rsid w:val="008665F4"/>
    <w:rsid w:val="00867209"/>
    <w:rsid w:val="00867499"/>
    <w:rsid w:val="00867998"/>
    <w:rsid w:val="00871016"/>
    <w:rsid w:val="00871A56"/>
    <w:rsid w:val="00871BF4"/>
    <w:rsid w:val="008745E4"/>
    <w:rsid w:val="00874B1B"/>
    <w:rsid w:val="00875092"/>
    <w:rsid w:val="0087540B"/>
    <w:rsid w:val="00875E3C"/>
    <w:rsid w:val="00876223"/>
    <w:rsid w:val="00880C5E"/>
    <w:rsid w:val="00882E7D"/>
    <w:rsid w:val="00884FA2"/>
    <w:rsid w:val="008855CD"/>
    <w:rsid w:val="0088567C"/>
    <w:rsid w:val="00885F9D"/>
    <w:rsid w:val="008900BC"/>
    <w:rsid w:val="00890271"/>
    <w:rsid w:val="00890818"/>
    <w:rsid w:val="00891601"/>
    <w:rsid w:val="0089428F"/>
    <w:rsid w:val="00894D34"/>
    <w:rsid w:val="0089664C"/>
    <w:rsid w:val="00896DB5"/>
    <w:rsid w:val="008A092F"/>
    <w:rsid w:val="008A272D"/>
    <w:rsid w:val="008A3421"/>
    <w:rsid w:val="008A3D16"/>
    <w:rsid w:val="008A41BF"/>
    <w:rsid w:val="008A423C"/>
    <w:rsid w:val="008A58B8"/>
    <w:rsid w:val="008A5986"/>
    <w:rsid w:val="008A661A"/>
    <w:rsid w:val="008A715B"/>
    <w:rsid w:val="008A7332"/>
    <w:rsid w:val="008A7AEF"/>
    <w:rsid w:val="008B045E"/>
    <w:rsid w:val="008B2A60"/>
    <w:rsid w:val="008B3C5E"/>
    <w:rsid w:val="008B3EE2"/>
    <w:rsid w:val="008B52A3"/>
    <w:rsid w:val="008B5F42"/>
    <w:rsid w:val="008C0785"/>
    <w:rsid w:val="008C118F"/>
    <w:rsid w:val="008C69AC"/>
    <w:rsid w:val="008C728A"/>
    <w:rsid w:val="008C7BD2"/>
    <w:rsid w:val="008D1C0D"/>
    <w:rsid w:val="008D2DDC"/>
    <w:rsid w:val="008D3073"/>
    <w:rsid w:val="008D30E4"/>
    <w:rsid w:val="008D4A96"/>
    <w:rsid w:val="008D4CDA"/>
    <w:rsid w:val="008D53E0"/>
    <w:rsid w:val="008D6428"/>
    <w:rsid w:val="008D64FF"/>
    <w:rsid w:val="008D66C0"/>
    <w:rsid w:val="008D6C41"/>
    <w:rsid w:val="008E0227"/>
    <w:rsid w:val="008E1699"/>
    <w:rsid w:val="008E2266"/>
    <w:rsid w:val="008E2302"/>
    <w:rsid w:val="008E276F"/>
    <w:rsid w:val="008E353F"/>
    <w:rsid w:val="008F3F20"/>
    <w:rsid w:val="008F535F"/>
    <w:rsid w:val="008F5CF5"/>
    <w:rsid w:val="008F6383"/>
    <w:rsid w:val="008F68DD"/>
    <w:rsid w:val="00901DA7"/>
    <w:rsid w:val="00902BDD"/>
    <w:rsid w:val="00902F44"/>
    <w:rsid w:val="00903DEA"/>
    <w:rsid w:val="00905798"/>
    <w:rsid w:val="00905E4A"/>
    <w:rsid w:val="00910083"/>
    <w:rsid w:val="009107A5"/>
    <w:rsid w:val="00913941"/>
    <w:rsid w:val="00913C19"/>
    <w:rsid w:val="009165CE"/>
    <w:rsid w:val="0091687D"/>
    <w:rsid w:val="009168F3"/>
    <w:rsid w:val="00917C30"/>
    <w:rsid w:val="0092061A"/>
    <w:rsid w:val="00922881"/>
    <w:rsid w:val="00923968"/>
    <w:rsid w:val="0092400A"/>
    <w:rsid w:val="00925FFF"/>
    <w:rsid w:val="00926FDE"/>
    <w:rsid w:val="00931086"/>
    <w:rsid w:val="009326AD"/>
    <w:rsid w:val="009344C4"/>
    <w:rsid w:val="00935119"/>
    <w:rsid w:val="009357E5"/>
    <w:rsid w:val="009363B5"/>
    <w:rsid w:val="00937E94"/>
    <w:rsid w:val="009414F0"/>
    <w:rsid w:val="009414FB"/>
    <w:rsid w:val="00941B30"/>
    <w:rsid w:val="00942CCF"/>
    <w:rsid w:val="00943407"/>
    <w:rsid w:val="00943B74"/>
    <w:rsid w:val="00945F96"/>
    <w:rsid w:val="00946367"/>
    <w:rsid w:val="0094649F"/>
    <w:rsid w:val="00950020"/>
    <w:rsid w:val="009505A6"/>
    <w:rsid w:val="0095132A"/>
    <w:rsid w:val="00951CBC"/>
    <w:rsid w:val="0095296A"/>
    <w:rsid w:val="00952BD5"/>
    <w:rsid w:val="00953B01"/>
    <w:rsid w:val="00954C47"/>
    <w:rsid w:val="00954D62"/>
    <w:rsid w:val="00957B9C"/>
    <w:rsid w:val="00960137"/>
    <w:rsid w:val="0096247C"/>
    <w:rsid w:val="00962CDB"/>
    <w:rsid w:val="00963DA0"/>
    <w:rsid w:val="0096516D"/>
    <w:rsid w:val="0096539B"/>
    <w:rsid w:val="00966A21"/>
    <w:rsid w:val="00970C8C"/>
    <w:rsid w:val="00971F12"/>
    <w:rsid w:val="00973123"/>
    <w:rsid w:val="0097406A"/>
    <w:rsid w:val="0097465A"/>
    <w:rsid w:val="009746A6"/>
    <w:rsid w:val="00975726"/>
    <w:rsid w:val="00975931"/>
    <w:rsid w:val="0097623C"/>
    <w:rsid w:val="009772AF"/>
    <w:rsid w:val="0097759A"/>
    <w:rsid w:val="00981BAC"/>
    <w:rsid w:val="00982BE1"/>
    <w:rsid w:val="00984158"/>
    <w:rsid w:val="00984B31"/>
    <w:rsid w:val="009867C8"/>
    <w:rsid w:val="00990117"/>
    <w:rsid w:val="00990B66"/>
    <w:rsid w:val="00992364"/>
    <w:rsid w:val="00993B52"/>
    <w:rsid w:val="00994289"/>
    <w:rsid w:val="00994FE1"/>
    <w:rsid w:val="0099580D"/>
    <w:rsid w:val="009958F3"/>
    <w:rsid w:val="009966AB"/>
    <w:rsid w:val="00996A12"/>
    <w:rsid w:val="00996F1E"/>
    <w:rsid w:val="009A07AC"/>
    <w:rsid w:val="009A19E2"/>
    <w:rsid w:val="009A3E56"/>
    <w:rsid w:val="009A774F"/>
    <w:rsid w:val="009A7D89"/>
    <w:rsid w:val="009B1F2D"/>
    <w:rsid w:val="009B2414"/>
    <w:rsid w:val="009B5C34"/>
    <w:rsid w:val="009B62F4"/>
    <w:rsid w:val="009C16BE"/>
    <w:rsid w:val="009C2161"/>
    <w:rsid w:val="009C2442"/>
    <w:rsid w:val="009C517C"/>
    <w:rsid w:val="009C67CA"/>
    <w:rsid w:val="009C6C20"/>
    <w:rsid w:val="009D0C3C"/>
    <w:rsid w:val="009D1215"/>
    <w:rsid w:val="009D1B85"/>
    <w:rsid w:val="009D2302"/>
    <w:rsid w:val="009D38A2"/>
    <w:rsid w:val="009D423A"/>
    <w:rsid w:val="009D4244"/>
    <w:rsid w:val="009D6790"/>
    <w:rsid w:val="009D73F0"/>
    <w:rsid w:val="009E02FC"/>
    <w:rsid w:val="009E1027"/>
    <w:rsid w:val="009E111D"/>
    <w:rsid w:val="009E1271"/>
    <w:rsid w:val="009E5FD9"/>
    <w:rsid w:val="009F119C"/>
    <w:rsid w:val="009F4438"/>
    <w:rsid w:val="009F5BBF"/>
    <w:rsid w:val="009F6637"/>
    <w:rsid w:val="009F6F77"/>
    <w:rsid w:val="00A00456"/>
    <w:rsid w:val="00A03649"/>
    <w:rsid w:val="00A044D8"/>
    <w:rsid w:val="00A056F0"/>
    <w:rsid w:val="00A05EB0"/>
    <w:rsid w:val="00A06AB6"/>
    <w:rsid w:val="00A1067C"/>
    <w:rsid w:val="00A1127A"/>
    <w:rsid w:val="00A12C2F"/>
    <w:rsid w:val="00A131B5"/>
    <w:rsid w:val="00A17745"/>
    <w:rsid w:val="00A17768"/>
    <w:rsid w:val="00A20081"/>
    <w:rsid w:val="00A2162E"/>
    <w:rsid w:val="00A219D3"/>
    <w:rsid w:val="00A22A50"/>
    <w:rsid w:val="00A22D67"/>
    <w:rsid w:val="00A2506B"/>
    <w:rsid w:val="00A251BD"/>
    <w:rsid w:val="00A25C1B"/>
    <w:rsid w:val="00A27590"/>
    <w:rsid w:val="00A323C4"/>
    <w:rsid w:val="00A328CC"/>
    <w:rsid w:val="00A336B4"/>
    <w:rsid w:val="00A34329"/>
    <w:rsid w:val="00A354ED"/>
    <w:rsid w:val="00A35D04"/>
    <w:rsid w:val="00A36019"/>
    <w:rsid w:val="00A362F6"/>
    <w:rsid w:val="00A405D6"/>
    <w:rsid w:val="00A407C7"/>
    <w:rsid w:val="00A40C7A"/>
    <w:rsid w:val="00A42471"/>
    <w:rsid w:val="00A42F99"/>
    <w:rsid w:val="00A434E8"/>
    <w:rsid w:val="00A4381A"/>
    <w:rsid w:val="00A453C4"/>
    <w:rsid w:val="00A46B04"/>
    <w:rsid w:val="00A471BD"/>
    <w:rsid w:val="00A50758"/>
    <w:rsid w:val="00A50851"/>
    <w:rsid w:val="00A50C25"/>
    <w:rsid w:val="00A5180D"/>
    <w:rsid w:val="00A539EF"/>
    <w:rsid w:val="00A53E33"/>
    <w:rsid w:val="00A55CD0"/>
    <w:rsid w:val="00A6084B"/>
    <w:rsid w:val="00A60B53"/>
    <w:rsid w:val="00A61693"/>
    <w:rsid w:val="00A61B74"/>
    <w:rsid w:val="00A63138"/>
    <w:rsid w:val="00A63A4E"/>
    <w:rsid w:val="00A63C35"/>
    <w:rsid w:val="00A644C5"/>
    <w:rsid w:val="00A66B28"/>
    <w:rsid w:val="00A67028"/>
    <w:rsid w:val="00A670D7"/>
    <w:rsid w:val="00A67D13"/>
    <w:rsid w:val="00A67D1C"/>
    <w:rsid w:val="00A71279"/>
    <w:rsid w:val="00A73A4E"/>
    <w:rsid w:val="00A77D82"/>
    <w:rsid w:val="00A77E96"/>
    <w:rsid w:val="00A80999"/>
    <w:rsid w:val="00A826DA"/>
    <w:rsid w:val="00A83D05"/>
    <w:rsid w:val="00A86D59"/>
    <w:rsid w:val="00A90E9A"/>
    <w:rsid w:val="00A91095"/>
    <w:rsid w:val="00A929DC"/>
    <w:rsid w:val="00A937DD"/>
    <w:rsid w:val="00A95A65"/>
    <w:rsid w:val="00A97857"/>
    <w:rsid w:val="00AA08F5"/>
    <w:rsid w:val="00AA0E07"/>
    <w:rsid w:val="00AA10C6"/>
    <w:rsid w:val="00AA1407"/>
    <w:rsid w:val="00AA1653"/>
    <w:rsid w:val="00AA2BAD"/>
    <w:rsid w:val="00AA2E7C"/>
    <w:rsid w:val="00AA2F28"/>
    <w:rsid w:val="00AA3E5C"/>
    <w:rsid w:val="00AA3EC3"/>
    <w:rsid w:val="00AA3FFA"/>
    <w:rsid w:val="00AA46CC"/>
    <w:rsid w:val="00AA4946"/>
    <w:rsid w:val="00AA4BB4"/>
    <w:rsid w:val="00AA4D32"/>
    <w:rsid w:val="00AA5384"/>
    <w:rsid w:val="00AA6B59"/>
    <w:rsid w:val="00AA6C69"/>
    <w:rsid w:val="00AA6CED"/>
    <w:rsid w:val="00AB0718"/>
    <w:rsid w:val="00AB0B1A"/>
    <w:rsid w:val="00AB0B44"/>
    <w:rsid w:val="00AB31D2"/>
    <w:rsid w:val="00AB403B"/>
    <w:rsid w:val="00AB4DA3"/>
    <w:rsid w:val="00AB547A"/>
    <w:rsid w:val="00AB626D"/>
    <w:rsid w:val="00AB687C"/>
    <w:rsid w:val="00AB74BA"/>
    <w:rsid w:val="00AB7511"/>
    <w:rsid w:val="00AB7700"/>
    <w:rsid w:val="00AC071B"/>
    <w:rsid w:val="00AC0F2A"/>
    <w:rsid w:val="00AC1046"/>
    <w:rsid w:val="00AC366A"/>
    <w:rsid w:val="00AC4162"/>
    <w:rsid w:val="00AC43D7"/>
    <w:rsid w:val="00AC469A"/>
    <w:rsid w:val="00AC59AD"/>
    <w:rsid w:val="00AC6046"/>
    <w:rsid w:val="00AC64C1"/>
    <w:rsid w:val="00AC707D"/>
    <w:rsid w:val="00AD47C0"/>
    <w:rsid w:val="00AD5EA1"/>
    <w:rsid w:val="00AD6657"/>
    <w:rsid w:val="00AD7E98"/>
    <w:rsid w:val="00AE1FAA"/>
    <w:rsid w:val="00AE4B53"/>
    <w:rsid w:val="00AE53CF"/>
    <w:rsid w:val="00AE540D"/>
    <w:rsid w:val="00AE6FBE"/>
    <w:rsid w:val="00AE78DA"/>
    <w:rsid w:val="00AF0914"/>
    <w:rsid w:val="00AF19F5"/>
    <w:rsid w:val="00AF2D34"/>
    <w:rsid w:val="00AF4E2F"/>
    <w:rsid w:val="00AF6E05"/>
    <w:rsid w:val="00AF70B0"/>
    <w:rsid w:val="00AF7F08"/>
    <w:rsid w:val="00B01ACC"/>
    <w:rsid w:val="00B01DE4"/>
    <w:rsid w:val="00B02088"/>
    <w:rsid w:val="00B04BE8"/>
    <w:rsid w:val="00B04EA7"/>
    <w:rsid w:val="00B05FA5"/>
    <w:rsid w:val="00B06803"/>
    <w:rsid w:val="00B07DBF"/>
    <w:rsid w:val="00B101AA"/>
    <w:rsid w:val="00B10244"/>
    <w:rsid w:val="00B10C41"/>
    <w:rsid w:val="00B126D5"/>
    <w:rsid w:val="00B1283F"/>
    <w:rsid w:val="00B13908"/>
    <w:rsid w:val="00B13CF4"/>
    <w:rsid w:val="00B1455F"/>
    <w:rsid w:val="00B152FB"/>
    <w:rsid w:val="00B172DB"/>
    <w:rsid w:val="00B17331"/>
    <w:rsid w:val="00B17CE0"/>
    <w:rsid w:val="00B20667"/>
    <w:rsid w:val="00B2068C"/>
    <w:rsid w:val="00B21CF3"/>
    <w:rsid w:val="00B225EA"/>
    <w:rsid w:val="00B226F2"/>
    <w:rsid w:val="00B2623F"/>
    <w:rsid w:val="00B26344"/>
    <w:rsid w:val="00B26EC1"/>
    <w:rsid w:val="00B30DAC"/>
    <w:rsid w:val="00B3106C"/>
    <w:rsid w:val="00B315B3"/>
    <w:rsid w:val="00B33058"/>
    <w:rsid w:val="00B3306D"/>
    <w:rsid w:val="00B33851"/>
    <w:rsid w:val="00B347A2"/>
    <w:rsid w:val="00B35512"/>
    <w:rsid w:val="00B35C3F"/>
    <w:rsid w:val="00B35D47"/>
    <w:rsid w:val="00B35EF4"/>
    <w:rsid w:val="00B37411"/>
    <w:rsid w:val="00B40A66"/>
    <w:rsid w:val="00B431D2"/>
    <w:rsid w:val="00B43772"/>
    <w:rsid w:val="00B450D8"/>
    <w:rsid w:val="00B4578F"/>
    <w:rsid w:val="00B4621E"/>
    <w:rsid w:val="00B4648A"/>
    <w:rsid w:val="00B46D7F"/>
    <w:rsid w:val="00B503C1"/>
    <w:rsid w:val="00B508F4"/>
    <w:rsid w:val="00B52A81"/>
    <w:rsid w:val="00B53157"/>
    <w:rsid w:val="00B563BF"/>
    <w:rsid w:val="00B57FD0"/>
    <w:rsid w:val="00B612A4"/>
    <w:rsid w:val="00B61972"/>
    <w:rsid w:val="00B61D50"/>
    <w:rsid w:val="00B61D7D"/>
    <w:rsid w:val="00B638CA"/>
    <w:rsid w:val="00B64531"/>
    <w:rsid w:val="00B64614"/>
    <w:rsid w:val="00B6463A"/>
    <w:rsid w:val="00B648E3"/>
    <w:rsid w:val="00B651B4"/>
    <w:rsid w:val="00B66265"/>
    <w:rsid w:val="00B6761F"/>
    <w:rsid w:val="00B70725"/>
    <w:rsid w:val="00B712D3"/>
    <w:rsid w:val="00B7289B"/>
    <w:rsid w:val="00B730A3"/>
    <w:rsid w:val="00B73F4F"/>
    <w:rsid w:val="00B753BB"/>
    <w:rsid w:val="00B75A12"/>
    <w:rsid w:val="00B75CD4"/>
    <w:rsid w:val="00B769E7"/>
    <w:rsid w:val="00B7710E"/>
    <w:rsid w:val="00B8160B"/>
    <w:rsid w:val="00B81707"/>
    <w:rsid w:val="00B81E9B"/>
    <w:rsid w:val="00B8478D"/>
    <w:rsid w:val="00B84D70"/>
    <w:rsid w:val="00B85996"/>
    <w:rsid w:val="00B85D0F"/>
    <w:rsid w:val="00B869D9"/>
    <w:rsid w:val="00B93838"/>
    <w:rsid w:val="00B93CD8"/>
    <w:rsid w:val="00B9602D"/>
    <w:rsid w:val="00B9611D"/>
    <w:rsid w:val="00B96CF3"/>
    <w:rsid w:val="00BA1EAB"/>
    <w:rsid w:val="00BA348C"/>
    <w:rsid w:val="00BA4698"/>
    <w:rsid w:val="00BA5D26"/>
    <w:rsid w:val="00BA6065"/>
    <w:rsid w:val="00BA73CF"/>
    <w:rsid w:val="00BB0015"/>
    <w:rsid w:val="00BB2F9F"/>
    <w:rsid w:val="00BB3226"/>
    <w:rsid w:val="00BB3D45"/>
    <w:rsid w:val="00BB3E62"/>
    <w:rsid w:val="00BB41CF"/>
    <w:rsid w:val="00BB5432"/>
    <w:rsid w:val="00BB5A8F"/>
    <w:rsid w:val="00BB6116"/>
    <w:rsid w:val="00BC01B3"/>
    <w:rsid w:val="00BC03B0"/>
    <w:rsid w:val="00BC0BCC"/>
    <w:rsid w:val="00BC0DCB"/>
    <w:rsid w:val="00BC1201"/>
    <w:rsid w:val="00BC21EC"/>
    <w:rsid w:val="00BC2966"/>
    <w:rsid w:val="00BC6AA1"/>
    <w:rsid w:val="00BD1118"/>
    <w:rsid w:val="00BD1944"/>
    <w:rsid w:val="00BD29B9"/>
    <w:rsid w:val="00BD3959"/>
    <w:rsid w:val="00BD4947"/>
    <w:rsid w:val="00BD56EC"/>
    <w:rsid w:val="00BD5973"/>
    <w:rsid w:val="00BD62EF"/>
    <w:rsid w:val="00BD6EDA"/>
    <w:rsid w:val="00BE05EE"/>
    <w:rsid w:val="00BE2593"/>
    <w:rsid w:val="00BE31E0"/>
    <w:rsid w:val="00BE3309"/>
    <w:rsid w:val="00BE54F1"/>
    <w:rsid w:val="00BE7E9A"/>
    <w:rsid w:val="00BF1C23"/>
    <w:rsid w:val="00BF3594"/>
    <w:rsid w:val="00BF3B77"/>
    <w:rsid w:val="00BF4A85"/>
    <w:rsid w:val="00BF544E"/>
    <w:rsid w:val="00BF54DA"/>
    <w:rsid w:val="00C00CC0"/>
    <w:rsid w:val="00C01422"/>
    <w:rsid w:val="00C01C41"/>
    <w:rsid w:val="00C07EF4"/>
    <w:rsid w:val="00C131E0"/>
    <w:rsid w:val="00C14023"/>
    <w:rsid w:val="00C174EC"/>
    <w:rsid w:val="00C23912"/>
    <w:rsid w:val="00C23FA3"/>
    <w:rsid w:val="00C252A9"/>
    <w:rsid w:val="00C25B31"/>
    <w:rsid w:val="00C27A79"/>
    <w:rsid w:val="00C3321B"/>
    <w:rsid w:val="00C42320"/>
    <w:rsid w:val="00C4312E"/>
    <w:rsid w:val="00C4396B"/>
    <w:rsid w:val="00C43E84"/>
    <w:rsid w:val="00C46376"/>
    <w:rsid w:val="00C503F2"/>
    <w:rsid w:val="00C529A5"/>
    <w:rsid w:val="00C52D09"/>
    <w:rsid w:val="00C54508"/>
    <w:rsid w:val="00C56F02"/>
    <w:rsid w:val="00C57ACD"/>
    <w:rsid w:val="00C57CB6"/>
    <w:rsid w:val="00C60DE9"/>
    <w:rsid w:val="00C610AE"/>
    <w:rsid w:val="00C619D1"/>
    <w:rsid w:val="00C62510"/>
    <w:rsid w:val="00C62ADD"/>
    <w:rsid w:val="00C6334D"/>
    <w:rsid w:val="00C63D30"/>
    <w:rsid w:val="00C65BB6"/>
    <w:rsid w:val="00C66738"/>
    <w:rsid w:val="00C668D6"/>
    <w:rsid w:val="00C66E0C"/>
    <w:rsid w:val="00C738A4"/>
    <w:rsid w:val="00C73A13"/>
    <w:rsid w:val="00C74361"/>
    <w:rsid w:val="00C76C90"/>
    <w:rsid w:val="00C81563"/>
    <w:rsid w:val="00C827F8"/>
    <w:rsid w:val="00C82FFF"/>
    <w:rsid w:val="00C83123"/>
    <w:rsid w:val="00C85B44"/>
    <w:rsid w:val="00C90E48"/>
    <w:rsid w:val="00C90F50"/>
    <w:rsid w:val="00C91E81"/>
    <w:rsid w:val="00C920C2"/>
    <w:rsid w:val="00C93671"/>
    <w:rsid w:val="00C93916"/>
    <w:rsid w:val="00C941BC"/>
    <w:rsid w:val="00C95A9E"/>
    <w:rsid w:val="00C9636E"/>
    <w:rsid w:val="00C969EB"/>
    <w:rsid w:val="00C97193"/>
    <w:rsid w:val="00CA0DE9"/>
    <w:rsid w:val="00CA2BA7"/>
    <w:rsid w:val="00CA2C5B"/>
    <w:rsid w:val="00CA36A6"/>
    <w:rsid w:val="00CA3EDE"/>
    <w:rsid w:val="00CA4174"/>
    <w:rsid w:val="00CA545E"/>
    <w:rsid w:val="00CA575F"/>
    <w:rsid w:val="00CA5B8C"/>
    <w:rsid w:val="00CA716E"/>
    <w:rsid w:val="00CA7D8B"/>
    <w:rsid w:val="00CB5315"/>
    <w:rsid w:val="00CC0BCE"/>
    <w:rsid w:val="00CC1E5F"/>
    <w:rsid w:val="00CC3DA1"/>
    <w:rsid w:val="00CC55FD"/>
    <w:rsid w:val="00CC6B1D"/>
    <w:rsid w:val="00CC7B37"/>
    <w:rsid w:val="00CD103F"/>
    <w:rsid w:val="00CD1D7F"/>
    <w:rsid w:val="00CD381D"/>
    <w:rsid w:val="00CD4FCE"/>
    <w:rsid w:val="00CD506A"/>
    <w:rsid w:val="00CD5C69"/>
    <w:rsid w:val="00CD6F37"/>
    <w:rsid w:val="00CD7637"/>
    <w:rsid w:val="00CE171E"/>
    <w:rsid w:val="00CE1EC1"/>
    <w:rsid w:val="00CE2506"/>
    <w:rsid w:val="00CE2FE2"/>
    <w:rsid w:val="00CE3645"/>
    <w:rsid w:val="00CE43C9"/>
    <w:rsid w:val="00CE45DB"/>
    <w:rsid w:val="00CF044E"/>
    <w:rsid w:val="00CF09AB"/>
    <w:rsid w:val="00CF2189"/>
    <w:rsid w:val="00CF3709"/>
    <w:rsid w:val="00CF4D30"/>
    <w:rsid w:val="00CF55B2"/>
    <w:rsid w:val="00CF6FA3"/>
    <w:rsid w:val="00CF7081"/>
    <w:rsid w:val="00D01016"/>
    <w:rsid w:val="00D0156E"/>
    <w:rsid w:val="00D01CFF"/>
    <w:rsid w:val="00D0205F"/>
    <w:rsid w:val="00D103D7"/>
    <w:rsid w:val="00D107A0"/>
    <w:rsid w:val="00D1154C"/>
    <w:rsid w:val="00D11959"/>
    <w:rsid w:val="00D140DD"/>
    <w:rsid w:val="00D14E31"/>
    <w:rsid w:val="00D161B2"/>
    <w:rsid w:val="00D20511"/>
    <w:rsid w:val="00D2536D"/>
    <w:rsid w:val="00D2630A"/>
    <w:rsid w:val="00D272FB"/>
    <w:rsid w:val="00D30004"/>
    <w:rsid w:val="00D30F48"/>
    <w:rsid w:val="00D328D5"/>
    <w:rsid w:val="00D33FDE"/>
    <w:rsid w:val="00D347D8"/>
    <w:rsid w:val="00D364A8"/>
    <w:rsid w:val="00D36A23"/>
    <w:rsid w:val="00D412B1"/>
    <w:rsid w:val="00D412FD"/>
    <w:rsid w:val="00D421CC"/>
    <w:rsid w:val="00D43566"/>
    <w:rsid w:val="00D43A4D"/>
    <w:rsid w:val="00D44FDF"/>
    <w:rsid w:val="00D46498"/>
    <w:rsid w:val="00D46DA3"/>
    <w:rsid w:val="00D47221"/>
    <w:rsid w:val="00D4743C"/>
    <w:rsid w:val="00D50507"/>
    <w:rsid w:val="00D507D2"/>
    <w:rsid w:val="00D51105"/>
    <w:rsid w:val="00D51C4C"/>
    <w:rsid w:val="00D54CEC"/>
    <w:rsid w:val="00D5542C"/>
    <w:rsid w:val="00D57352"/>
    <w:rsid w:val="00D5742D"/>
    <w:rsid w:val="00D57885"/>
    <w:rsid w:val="00D579E9"/>
    <w:rsid w:val="00D57A19"/>
    <w:rsid w:val="00D6058A"/>
    <w:rsid w:val="00D60780"/>
    <w:rsid w:val="00D610F8"/>
    <w:rsid w:val="00D631B6"/>
    <w:rsid w:val="00D659E1"/>
    <w:rsid w:val="00D66A63"/>
    <w:rsid w:val="00D672EC"/>
    <w:rsid w:val="00D704C8"/>
    <w:rsid w:val="00D71F78"/>
    <w:rsid w:val="00D75D24"/>
    <w:rsid w:val="00D7673A"/>
    <w:rsid w:val="00D82395"/>
    <w:rsid w:val="00D82777"/>
    <w:rsid w:val="00D846EA"/>
    <w:rsid w:val="00D848BC"/>
    <w:rsid w:val="00D84AC5"/>
    <w:rsid w:val="00D84FD3"/>
    <w:rsid w:val="00D8657A"/>
    <w:rsid w:val="00D87B76"/>
    <w:rsid w:val="00D9113C"/>
    <w:rsid w:val="00D91818"/>
    <w:rsid w:val="00D91C5D"/>
    <w:rsid w:val="00D91EF1"/>
    <w:rsid w:val="00D944AB"/>
    <w:rsid w:val="00D9542B"/>
    <w:rsid w:val="00D971C6"/>
    <w:rsid w:val="00DA25FC"/>
    <w:rsid w:val="00DA3A15"/>
    <w:rsid w:val="00DA5767"/>
    <w:rsid w:val="00DA6CE5"/>
    <w:rsid w:val="00DA7000"/>
    <w:rsid w:val="00DA784B"/>
    <w:rsid w:val="00DA7E28"/>
    <w:rsid w:val="00DB0246"/>
    <w:rsid w:val="00DB0A97"/>
    <w:rsid w:val="00DB0CB4"/>
    <w:rsid w:val="00DB2930"/>
    <w:rsid w:val="00DB3126"/>
    <w:rsid w:val="00DB32AA"/>
    <w:rsid w:val="00DB4FCA"/>
    <w:rsid w:val="00DB56D8"/>
    <w:rsid w:val="00DB5DDC"/>
    <w:rsid w:val="00DB7157"/>
    <w:rsid w:val="00DB748F"/>
    <w:rsid w:val="00DB749A"/>
    <w:rsid w:val="00DB75CF"/>
    <w:rsid w:val="00DB78FE"/>
    <w:rsid w:val="00DC09AF"/>
    <w:rsid w:val="00DC3705"/>
    <w:rsid w:val="00DC4B73"/>
    <w:rsid w:val="00DC4B93"/>
    <w:rsid w:val="00DC759D"/>
    <w:rsid w:val="00DC7DA3"/>
    <w:rsid w:val="00DD419E"/>
    <w:rsid w:val="00DD638D"/>
    <w:rsid w:val="00DE1577"/>
    <w:rsid w:val="00DE6620"/>
    <w:rsid w:val="00DF107A"/>
    <w:rsid w:val="00DF13CE"/>
    <w:rsid w:val="00DF1F0E"/>
    <w:rsid w:val="00DF28B7"/>
    <w:rsid w:val="00DF2EA7"/>
    <w:rsid w:val="00DF37EF"/>
    <w:rsid w:val="00DF599A"/>
    <w:rsid w:val="00DF59F1"/>
    <w:rsid w:val="00DF6D39"/>
    <w:rsid w:val="00E00A87"/>
    <w:rsid w:val="00E01368"/>
    <w:rsid w:val="00E02637"/>
    <w:rsid w:val="00E02FA1"/>
    <w:rsid w:val="00E04F28"/>
    <w:rsid w:val="00E05BFC"/>
    <w:rsid w:val="00E078B9"/>
    <w:rsid w:val="00E109A0"/>
    <w:rsid w:val="00E12340"/>
    <w:rsid w:val="00E17683"/>
    <w:rsid w:val="00E20FBF"/>
    <w:rsid w:val="00E213E7"/>
    <w:rsid w:val="00E21A17"/>
    <w:rsid w:val="00E2276E"/>
    <w:rsid w:val="00E2354B"/>
    <w:rsid w:val="00E249CD"/>
    <w:rsid w:val="00E24D9D"/>
    <w:rsid w:val="00E25416"/>
    <w:rsid w:val="00E263FB"/>
    <w:rsid w:val="00E268A7"/>
    <w:rsid w:val="00E30E1B"/>
    <w:rsid w:val="00E32232"/>
    <w:rsid w:val="00E33020"/>
    <w:rsid w:val="00E355E7"/>
    <w:rsid w:val="00E378F7"/>
    <w:rsid w:val="00E40843"/>
    <w:rsid w:val="00E41C39"/>
    <w:rsid w:val="00E4298F"/>
    <w:rsid w:val="00E4322B"/>
    <w:rsid w:val="00E439AD"/>
    <w:rsid w:val="00E4479E"/>
    <w:rsid w:val="00E44A57"/>
    <w:rsid w:val="00E44EDC"/>
    <w:rsid w:val="00E44FC0"/>
    <w:rsid w:val="00E4560F"/>
    <w:rsid w:val="00E468CB"/>
    <w:rsid w:val="00E51CBD"/>
    <w:rsid w:val="00E51E76"/>
    <w:rsid w:val="00E53147"/>
    <w:rsid w:val="00E54534"/>
    <w:rsid w:val="00E5460D"/>
    <w:rsid w:val="00E567E5"/>
    <w:rsid w:val="00E6070F"/>
    <w:rsid w:val="00E625AD"/>
    <w:rsid w:val="00E630AB"/>
    <w:rsid w:val="00E64A1A"/>
    <w:rsid w:val="00E6502E"/>
    <w:rsid w:val="00E6576D"/>
    <w:rsid w:val="00E67939"/>
    <w:rsid w:val="00E67C2A"/>
    <w:rsid w:val="00E71C59"/>
    <w:rsid w:val="00E73958"/>
    <w:rsid w:val="00E74CD3"/>
    <w:rsid w:val="00E74D76"/>
    <w:rsid w:val="00E7738D"/>
    <w:rsid w:val="00E814DC"/>
    <w:rsid w:val="00E8162C"/>
    <w:rsid w:val="00E81849"/>
    <w:rsid w:val="00E9102E"/>
    <w:rsid w:val="00E93B0C"/>
    <w:rsid w:val="00E940CD"/>
    <w:rsid w:val="00E947B5"/>
    <w:rsid w:val="00EA176C"/>
    <w:rsid w:val="00EA235F"/>
    <w:rsid w:val="00EA243A"/>
    <w:rsid w:val="00EA2730"/>
    <w:rsid w:val="00EA2B06"/>
    <w:rsid w:val="00EA2BA3"/>
    <w:rsid w:val="00EA34D3"/>
    <w:rsid w:val="00EA3904"/>
    <w:rsid w:val="00EA459A"/>
    <w:rsid w:val="00EA4EEC"/>
    <w:rsid w:val="00EA5310"/>
    <w:rsid w:val="00EA5863"/>
    <w:rsid w:val="00EA5BB0"/>
    <w:rsid w:val="00EA678F"/>
    <w:rsid w:val="00EA6D36"/>
    <w:rsid w:val="00EB1D14"/>
    <w:rsid w:val="00EB4290"/>
    <w:rsid w:val="00EB653F"/>
    <w:rsid w:val="00EB69E1"/>
    <w:rsid w:val="00EB6EB9"/>
    <w:rsid w:val="00EB6ED2"/>
    <w:rsid w:val="00EC003B"/>
    <w:rsid w:val="00EC0190"/>
    <w:rsid w:val="00EC156A"/>
    <w:rsid w:val="00EC2298"/>
    <w:rsid w:val="00EC293B"/>
    <w:rsid w:val="00EC345F"/>
    <w:rsid w:val="00EC3D35"/>
    <w:rsid w:val="00EC4D95"/>
    <w:rsid w:val="00EC4EAE"/>
    <w:rsid w:val="00EC5C53"/>
    <w:rsid w:val="00EC7DB6"/>
    <w:rsid w:val="00ED19D7"/>
    <w:rsid w:val="00ED2696"/>
    <w:rsid w:val="00ED2983"/>
    <w:rsid w:val="00ED3F3C"/>
    <w:rsid w:val="00ED43AA"/>
    <w:rsid w:val="00ED5756"/>
    <w:rsid w:val="00ED5833"/>
    <w:rsid w:val="00ED69D3"/>
    <w:rsid w:val="00ED7EE8"/>
    <w:rsid w:val="00EE0355"/>
    <w:rsid w:val="00EE0862"/>
    <w:rsid w:val="00EE1205"/>
    <w:rsid w:val="00EE1BFC"/>
    <w:rsid w:val="00EE1C19"/>
    <w:rsid w:val="00EE215B"/>
    <w:rsid w:val="00EE229A"/>
    <w:rsid w:val="00EE4DB0"/>
    <w:rsid w:val="00EE50BC"/>
    <w:rsid w:val="00EE5629"/>
    <w:rsid w:val="00EE5C96"/>
    <w:rsid w:val="00EE63C5"/>
    <w:rsid w:val="00EE762E"/>
    <w:rsid w:val="00EF01CD"/>
    <w:rsid w:val="00EF0F5A"/>
    <w:rsid w:val="00EF18EF"/>
    <w:rsid w:val="00EF64F5"/>
    <w:rsid w:val="00EF66A8"/>
    <w:rsid w:val="00F01013"/>
    <w:rsid w:val="00F03979"/>
    <w:rsid w:val="00F05C1A"/>
    <w:rsid w:val="00F062F7"/>
    <w:rsid w:val="00F06AA2"/>
    <w:rsid w:val="00F06C4B"/>
    <w:rsid w:val="00F074CC"/>
    <w:rsid w:val="00F0773F"/>
    <w:rsid w:val="00F11689"/>
    <w:rsid w:val="00F11893"/>
    <w:rsid w:val="00F12A40"/>
    <w:rsid w:val="00F12C49"/>
    <w:rsid w:val="00F136DC"/>
    <w:rsid w:val="00F144CC"/>
    <w:rsid w:val="00F15EF2"/>
    <w:rsid w:val="00F1684B"/>
    <w:rsid w:val="00F177EB"/>
    <w:rsid w:val="00F21453"/>
    <w:rsid w:val="00F23FFB"/>
    <w:rsid w:val="00F24EB3"/>
    <w:rsid w:val="00F274D5"/>
    <w:rsid w:val="00F31409"/>
    <w:rsid w:val="00F31467"/>
    <w:rsid w:val="00F32D43"/>
    <w:rsid w:val="00F32E69"/>
    <w:rsid w:val="00F33777"/>
    <w:rsid w:val="00F3416A"/>
    <w:rsid w:val="00F34229"/>
    <w:rsid w:val="00F35517"/>
    <w:rsid w:val="00F35C93"/>
    <w:rsid w:val="00F36481"/>
    <w:rsid w:val="00F37240"/>
    <w:rsid w:val="00F40E4C"/>
    <w:rsid w:val="00F41E03"/>
    <w:rsid w:val="00F4253B"/>
    <w:rsid w:val="00F425B2"/>
    <w:rsid w:val="00F42CB5"/>
    <w:rsid w:val="00F437F3"/>
    <w:rsid w:val="00F4415D"/>
    <w:rsid w:val="00F44469"/>
    <w:rsid w:val="00F45F0F"/>
    <w:rsid w:val="00F46A8A"/>
    <w:rsid w:val="00F50310"/>
    <w:rsid w:val="00F51536"/>
    <w:rsid w:val="00F5242E"/>
    <w:rsid w:val="00F53B9C"/>
    <w:rsid w:val="00F54397"/>
    <w:rsid w:val="00F576E0"/>
    <w:rsid w:val="00F609FF"/>
    <w:rsid w:val="00F63F2C"/>
    <w:rsid w:val="00F65B91"/>
    <w:rsid w:val="00F66AB4"/>
    <w:rsid w:val="00F70CC4"/>
    <w:rsid w:val="00F70EF6"/>
    <w:rsid w:val="00F70F39"/>
    <w:rsid w:val="00F718BC"/>
    <w:rsid w:val="00F72359"/>
    <w:rsid w:val="00F72D30"/>
    <w:rsid w:val="00F732FC"/>
    <w:rsid w:val="00F74064"/>
    <w:rsid w:val="00F75B10"/>
    <w:rsid w:val="00F77829"/>
    <w:rsid w:val="00F8314D"/>
    <w:rsid w:val="00F855FE"/>
    <w:rsid w:val="00F8690F"/>
    <w:rsid w:val="00F904B4"/>
    <w:rsid w:val="00F9066D"/>
    <w:rsid w:val="00F9336C"/>
    <w:rsid w:val="00F945CC"/>
    <w:rsid w:val="00F9487C"/>
    <w:rsid w:val="00F9547D"/>
    <w:rsid w:val="00F96FC7"/>
    <w:rsid w:val="00F97C59"/>
    <w:rsid w:val="00FA0270"/>
    <w:rsid w:val="00FA0579"/>
    <w:rsid w:val="00FA08C0"/>
    <w:rsid w:val="00FA27C5"/>
    <w:rsid w:val="00FA599D"/>
    <w:rsid w:val="00FA6B6A"/>
    <w:rsid w:val="00FA7CE2"/>
    <w:rsid w:val="00FB031D"/>
    <w:rsid w:val="00FB06CE"/>
    <w:rsid w:val="00FB15E7"/>
    <w:rsid w:val="00FB249B"/>
    <w:rsid w:val="00FB2CB0"/>
    <w:rsid w:val="00FB3679"/>
    <w:rsid w:val="00FB3A7C"/>
    <w:rsid w:val="00FB3B16"/>
    <w:rsid w:val="00FB50C4"/>
    <w:rsid w:val="00FB5CDB"/>
    <w:rsid w:val="00FB6618"/>
    <w:rsid w:val="00FB6B15"/>
    <w:rsid w:val="00FC0ECE"/>
    <w:rsid w:val="00FC3525"/>
    <w:rsid w:val="00FC41E0"/>
    <w:rsid w:val="00FC496D"/>
    <w:rsid w:val="00FC6F08"/>
    <w:rsid w:val="00FC7B36"/>
    <w:rsid w:val="00FD035C"/>
    <w:rsid w:val="00FD241E"/>
    <w:rsid w:val="00FD2789"/>
    <w:rsid w:val="00FD33E4"/>
    <w:rsid w:val="00FD349A"/>
    <w:rsid w:val="00FD36B6"/>
    <w:rsid w:val="00FD3886"/>
    <w:rsid w:val="00FD4F68"/>
    <w:rsid w:val="00FD55FD"/>
    <w:rsid w:val="00FD67EC"/>
    <w:rsid w:val="00FD6B3C"/>
    <w:rsid w:val="00FD75C6"/>
    <w:rsid w:val="00FE04AE"/>
    <w:rsid w:val="00FE0FF0"/>
    <w:rsid w:val="00FE12A8"/>
    <w:rsid w:val="00FE2072"/>
    <w:rsid w:val="00FE406C"/>
    <w:rsid w:val="00FE434D"/>
    <w:rsid w:val="00FE55DD"/>
    <w:rsid w:val="00FE7577"/>
    <w:rsid w:val="00FF0951"/>
    <w:rsid w:val="00FF1A55"/>
    <w:rsid w:val="00FF1F42"/>
    <w:rsid w:val="00FF2E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57693"/>
  <w15:chartTrackingRefBased/>
  <w15:docId w15:val="{1D8FE36F-877F-43F0-808B-B8E370DA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B2"/>
    <w:pPr>
      <w:spacing w:before="120" w:after="120" w:line="240" w:lineRule="auto"/>
      <w:jc w:val="both"/>
    </w:pPr>
    <w:rPr>
      <w:rFonts w:ascii="Arial" w:eastAsia="Times New Roman" w:hAnsi="Arial" w:cs="Times New Roman"/>
      <w:sz w:val="24"/>
      <w:szCs w:val="24"/>
      <w:lang w:eastAsia="pt-BR"/>
    </w:rPr>
  </w:style>
  <w:style w:type="paragraph" w:styleId="Ttulo1">
    <w:name w:val="heading 1"/>
    <w:basedOn w:val="Normal"/>
    <w:next w:val="Normal"/>
    <w:link w:val="Ttulo1Char"/>
    <w:autoRedefine/>
    <w:uiPriority w:val="9"/>
    <w:qFormat/>
    <w:rsid w:val="00A929DC"/>
    <w:pPr>
      <w:keepNext/>
      <w:pageBreakBefore/>
      <w:numPr>
        <w:numId w:val="1"/>
      </w:numPr>
      <w:spacing w:before="480"/>
      <w:ind w:left="714" w:hanging="357"/>
      <w:outlineLvl w:val="0"/>
    </w:pPr>
    <w:rPr>
      <w:b/>
      <w:bCs/>
      <w:caps/>
      <w:kern w:val="32"/>
      <w:sz w:val="28"/>
    </w:rPr>
  </w:style>
  <w:style w:type="paragraph" w:styleId="Ttulo2">
    <w:name w:val="heading 2"/>
    <w:basedOn w:val="Normal"/>
    <w:next w:val="Normal"/>
    <w:link w:val="Ttulo2Char"/>
    <w:autoRedefine/>
    <w:uiPriority w:val="9"/>
    <w:unhideWhenUsed/>
    <w:qFormat/>
    <w:rsid w:val="00FA27C5"/>
    <w:pPr>
      <w:keepNext/>
      <w:numPr>
        <w:ilvl w:val="1"/>
        <w:numId w:val="1"/>
      </w:numPr>
      <w:spacing w:before="480"/>
      <w:ind w:left="822"/>
      <w:outlineLvl w:val="1"/>
    </w:pPr>
    <w:rPr>
      <w:b/>
      <w:bCs/>
      <w:szCs w:val="22"/>
    </w:rPr>
  </w:style>
  <w:style w:type="paragraph" w:styleId="Ttulo3">
    <w:name w:val="heading 3"/>
    <w:basedOn w:val="PargrafodaLista"/>
    <w:next w:val="Normal"/>
    <w:link w:val="Ttulo3Char"/>
    <w:uiPriority w:val="9"/>
    <w:unhideWhenUsed/>
    <w:qFormat/>
    <w:rsid w:val="00FA27C5"/>
    <w:pPr>
      <w:keepNext/>
      <w:numPr>
        <w:ilvl w:val="2"/>
        <w:numId w:val="1"/>
      </w:numPr>
      <w:spacing w:before="480" w:after="120"/>
      <w:outlineLvl w:val="2"/>
    </w:pPr>
    <w:rPr>
      <w:rFonts w:ascii="Arial" w:hAnsi="Arial" w:cs="Arial"/>
      <w:b/>
      <w:bCs/>
      <w:szCs w:val="22"/>
    </w:rPr>
  </w:style>
  <w:style w:type="paragraph" w:styleId="Ttulo4">
    <w:name w:val="heading 4"/>
    <w:basedOn w:val="Ttulo3"/>
    <w:next w:val="Normal"/>
    <w:link w:val="Ttulo4Char"/>
    <w:uiPriority w:val="9"/>
    <w:unhideWhenUsed/>
    <w:qFormat/>
    <w:rsid w:val="00FA27C5"/>
    <w:pPr>
      <w:numPr>
        <w:ilvl w:val="3"/>
      </w:numPr>
      <w:tabs>
        <w:tab w:val="left" w:pos="1276"/>
      </w:tabs>
      <w:ind w:left="1077"/>
      <w:outlineLvl w:val="3"/>
    </w:pPr>
    <w:rPr>
      <w:i/>
      <w:iCs/>
    </w:rPr>
  </w:style>
  <w:style w:type="paragraph" w:styleId="Ttulo5">
    <w:name w:val="heading 5"/>
    <w:basedOn w:val="Ttulo4"/>
    <w:next w:val="Normal"/>
    <w:link w:val="Ttulo5Char"/>
    <w:uiPriority w:val="9"/>
    <w:unhideWhenUsed/>
    <w:qFormat/>
    <w:rsid w:val="00FA27C5"/>
    <w:pPr>
      <w:numPr>
        <w:ilvl w:val="4"/>
      </w:numPr>
      <w:ind w:left="1434" w:hanging="1077"/>
      <w:outlineLvl w:val="4"/>
    </w:pPr>
  </w:style>
  <w:style w:type="paragraph" w:styleId="Ttulo6">
    <w:name w:val="heading 6"/>
    <w:basedOn w:val="Normal"/>
    <w:next w:val="Normal"/>
    <w:link w:val="Ttulo6Char"/>
    <w:uiPriority w:val="9"/>
    <w:semiHidden/>
    <w:unhideWhenUsed/>
    <w:qFormat/>
    <w:rsid w:val="001F6472"/>
    <w:pPr>
      <w:keepNext/>
      <w:keepLines/>
      <w:spacing w:before="200" w:after="40"/>
      <w:outlineLvl w:val="5"/>
    </w:pPr>
    <w:rPr>
      <w:rFonts w:ascii="Times New Roman" w:hAnsi="Times New Roman"/>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929DC"/>
    <w:rPr>
      <w:rFonts w:ascii="Arial" w:eastAsia="Times New Roman" w:hAnsi="Arial" w:cs="Times New Roman"/>
      <w:b/>
      <w:bCs/>
      <w:caps/>
      <w:kern w:val="32"/>
      <w:sz w:val="28"/>
      <w:szCs w:val="24"/>
      <w:lang w:eastAsia="pt-BR"/>
    </w:rPr>
  </w:style>
  <w:style w:type="character" w:customStyle="1" w:styleId="Ttulo2Char">
    <w:name w:val="Título 2 Char"/>
    <w:basedOn w:val="Fontepargpadro"/>
    <w:link w:val="Ttulo2"/>
    <w:uiPriority w:val="9"/>
    <w:rsid w:val="00FA27C5"/>
    <w:rPr>
      <w:rFonts w:ascii="Arial" w:eastAsia="Times New Roman" w:hAnsi="Arial" w:cs="Times New Roman"/>
      <w:b/>
      <w:bCs/>
      <w:sz w:val="24"/>
      <w:lang w:eastAsia="pt-BR"/>
    </w:rPr>
  </w:style>
  <w:style w:type="character" w:customStyle="1" w:styleId="Ttulo3Char">
    <w:name w:val="Título 3 Char"/>
    <w:basedOn w:val="Fontepargpadro"/>
    <w:link w:val="Ttulo3"/>
    <w:uiPriority w:val="9"/>
    <w:rsid w:val="00FA27C5"/>
    <w:rPr>
      <w:rFonts w:ascii="Arial" w:eastAsia="Times New Roman" w:hAnsi="Arial" w:cs="Arial"/>
      <w:b/>
      <w:bCs/>
      <w:sz w:val="24"/>
      <w:lang w:eastAsia="pt-BR"/>
    </w:rPr>
  </w:style>
  <w:style w:type="character" w:customStyle="1" w:styleId="Ttulo4Char">
    <w:name w:val="Título 4 Char"/>
    <w:basedOn w:val="Fontepargpadro"/>
    <w:link w:val="Ttulo4"/>
    <w:uiPriority w:val="9"/>
    <w:rsid w:val="00FA27C5"/>
    <w:rPr>
      <w:rFonts w:ascii="Arial" w:eastAsia="Times New Roman" w:hAnsi="Arial" w:cs="Arial"/>
      <w:b/>
      <w:bCs/>
      <w:i/>
      <w:iCs/>
      <w:sz w:val="24"/>
      <w:lang w:eastAsia="pt-BR"/>
    </w:rPr>
  </w:style>
  <w:style w:type="character" w:customStyle="1" w:styleId="Ttulo5Char">
    <w:name w:val="Título 5 Char"/>
    <w:basedOn w:val="Fontepargpadro"/>
    <w:link w:val="Ttulo5"/>
    <w:uiPriority w:val="9"/>
    <w:rsid w:val="00FA27C5"/>
    <w:rPr>
      <w:rFonts w:ascii="Arial" w:eastAsia="Times New Roman" w:hAnsi="Arial" w:cs="Arial"/>
      <w:b/>
      <w:bCs/>
      <w:i/>
      <w:iCs/>
      <w:sz w:val="24"/>
      <w:lang w:eastAsia="pt-BR"/>
    </w:rPr>
  </w:style>
  <w:style w:type="character" w:customStyle="1" w:styleId="Ttulo6Char">
    <w:name w:val="Título 6 Char"/>
    <w:basedOn w:val="Fontepargpadro"/>
    <w:link w:val="Ttulo6"/>
    <w:uiPriority w:val="9"/>
    <w:semiHidden/>
    <w:rsid w:val="001F6472"/>
    <w:rPr>
      <w:rFonts w:ascii="Times New Roman" w:eastAsia="Times New Roman" w:hAnsi="Times New Roman" w:cs="Times New Roman"/>
      <w:b/>
      <w:sz w:val="20"/>
      <w:szCs w:val="20"/>
      <w:lang w:eastAsia="pt-BR"/>
    </w:rPr>
  </w:style>
  <w:style w:type="paragraph" w:styleId="Cabealho">
    <w:name w:val="header"/>
    <w:basedOn w:val="Normal"/>
    <w:link w:val="CabealhoChar"/>
    <w:uiPriority w:val="99"/>
    <w:unhideWhenUsed/>
    <w:rsid w:val="001F6472"/>
    <w:pPr>
      <w:tabs>
        <w:tab w:val="center" w:pos="4252"/>
        <w:tab w:val="right" w:pos="8504"/>
      </w:tabs>
      <w:spacing w:after="0"/>
    </w:pPr>
  </w:style>
  <w:style w:type="character" w:customStyle="1" w:styleId="CabealhoChar">
    <w:name w:val="Cabeçalho Char"/>
    <w:basedOn w:val="Fontepargpadro"/>
    <w:link w:val="Cabealho"/>
    <w:uiPriority w:val="99"/>
    <w:rsid w:val="001F6472"/>
  </w:style>
  <w:style w:type="paragraph" w:styleId="Rodap">
    <w:name w:val="footer"/>
    <w:basedOn w:val="Normal"/>
    <w:link w:val="RodapChar"/>
    <w:uiPriority w:val="99"/>
    <w:unhideWhenUsed/>
    <w:rsid w:val="001F6472"/>
    <w:pPr>
      <w:tabs>
        <w:tab w:val="center" w:pos="4252"/>
        <w:tab w:val="right" w:pos="8504"/>
      </w:tabs>
      <w:spacing w:after="0"/>
    </w:pPr>
  </w:style>
  <w:style w:type="character" w:customStyle="1" w:styleId="RodapChar">
    <w:name w:val="Rodapé Char"/>
    <w:basedOn w:val="Fontepargpadro"/>
    <w:link w:val="Rodap"/>
    <w:uiPriority w:val="99"/>
    <w:rsid w:val="001F6472"/>
  </w:style>
  <w:style w:type="table" w:customStyle="1" w:styleId="TableNormal">
    <w:name w:val="Table Normal"/>
    <w:rsid w:val="001F6472"/>
    <w:pPr>
      <w:spacing w:after="0" w:line="240" w:lineRule="auto"/>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paragraph" w:styleId="Ttulo">
    <w:name w:val="Title"/>
    <w:basedOn w:val="Normal"/>
    <w:next w:val="Normal"/>
    <w:link w:val="TtuloChar"/>
    <w:uiPriority w:val="10"/>
    <w:qFormat/>
    <w:rsid w:val="001F6472"/>
    <w:pPr>
      <w:keepNext/>
      <w:keepLines/>
      <w:spacing w:before="480"/>
    </w:pPr>
    <w:rPr>
      <w:rFonts w:ascii="Times New Roman" w:hAnsi="Times New Roman"/>
      <w:b/>
      <w:sz w:val="72"/>
      <w:szCs w:val="72"/>
    </w:rPr>
  </w:style>
  <w:style w:type="character" w:customStyle="1" w:styleId="TtuloChar">
    <w:name w:val="Título Char"/>
    <w:basedOn w:val="Fontepargpadro"/>
    <w:link w:val="Ttulo"/>
    <w:uiPriority w:val="10"/>
    <w:rsid w:val="001F6472"/>
    <w:rPr>
      <w:rFonts w:ascii="Times New Roman" w:eastAsia="Times New Roman" w:hAnsi="Times New Roman" w:cs="Times New Roman"/>
      <w:b/>
      <w:sz w:val="72"/>
      <w:szCs w:val="72"/>
      <w:lang w:eastAsia="pt-BR"/>
    </w:rPr>
  </w:style>
  <w:style w:type="paragraph" w:customStyle="1" w:styleId="ICATexto">
    <w:name w:val="ICA Texto"/>
    <w:basedOn w:val="Normal"/>
    <w:link w:val="ICATextoChar"/>
    <w:rsid w:val="001F6472"/>
  </w:style>
  <w:style w:type="character" w:customStyle="1" w:styleId="ICATextoChar">
    <w:name w:val="ICA Texto Char"/>
    <w:basedOn w:val="Fontepargpadro"/>
    <w:link w:val="ICATexto"/>
    <w:rsid w:val="001F6472"/>
    <w:rPr>
      <w:rFonts w:ascii="Arial" w:eastAsia="Times New Roman" w:hAnsi="Arial" w:cs="Times New Roman"/>
      <w:sz w:val="20"/>
      <w:szCs w:val="24"/>
      <w:lang w:eastAsia="pt-BR"/>
    </w:rPr>
  </w:style>
  <w:style w:type="paragraph" w:customStyle="1" w:styleId="ICATitulo1">
    <w:name w:val="ICA Titulo 1"/>
    <w:basedOn w:val="Ttulo1"/>
    <w:next w:val="ICATexto"/>
    <w:rsid w:val="001F6472"/>
    <w:pPr>
      <w:numPr>
        <w:numId w:val="2"/>
      </w:numPr>
      <w:tabs>
        <w:tab w:val="num" w:pos="426"/>
      </w:tabs>
      <w:ind w:left="425" w:hanging="425"/>
    </w:pPr>
  </w:style>
  <w:style w:type="paragraph" w:customStyle="1" w:styleId="ICATitulo2">
    <w:name w:val="ICA Titulo 2"/>
    <w:basedOn w:val="Ttulo2"/>
    <w:next w:val="ICATexto"/>
    <w:rsid w:val="001F6472"/>
    <w:pPr>
      <w:numPr>
        <w:numId w:val="2"/>
      </w:numPr>
      <w:tabs>
        <w:tab w:val="num" w:pos="567"/>
      </w:tabs>
      <w:ind w:left="567" w:hanging="567"/>
    </w:pPr>
  </w:style>
  <w:style w:type="paragraph" w:customStyle="1" w:styleId="ICATitulo3">
    <w:name w:val="ICA Titulo 3"/>
    <w:basedOn w:val="Ttulo3"/>
    <w:next w:val="ICATexto"/>
    <w:rsid w:val="001F6472"/>
    <w:pPr>
      <w:numPr>
        <w:numId w:val="2"/>
      </w:numPr>
      <w:tabs>
        <w:tab w:val="num" w:pos="709"/>
      </w:tabs>
      <w:ind w:left="709" w:hanging="709"/>
    </w:pPr>
  </w:style>
  <w:style w:type="paragraph" w:customStyle="1" w:styleId="ICATitulo4">
    <w:name w:val="ICA Titulo 4"/>
    <w:basedOn w:val="Ttulo4"/>
    <w:next w:val="ICATexto"/>
    <w:rsid w:val="001F6472"/>
    <w:rPr>
      <w:u w:val="single"/>
    </w:rPr>
  </w:style>
  <w:style w:type="paragraph" w:customStyle="1" w:styleId="ICABullet1">
    <w:name w:val="ICA Bullet 1"/>
    <w:basedOn w:val="ICATexto"/>
    <w:rsid w:val="001F6472"/>
    <w:pPr>
      <w:numPr>
        <w:numId w:val="3"/>
      </w:numPr>
      <w:ind w:left="720"/>
    </w:pPr>
  </w:style>
  <w:style w:type="paragraph" w:customStyle="1" w:styleId="ICABullet2">
    <w:name w:val="ICA Bullet 2"/>
    <w:basedOn w:val="ICATexto"/>
    <w:rsid w:val="001F6472"/>
    <w:pPr>
      <w:numPr>
        <w:numId w:val="4"/>
      </w:numPr>
      <w:tabs>
        <w:tab w:val="clear" w:pos="720"/>
      </w:tabs>
      <w:ind w:left="360" w:hanging="360"/>
    </w:pPr>
  </w:style>
  <w:style w:type="paragraph" w:customStyle="1" w:styleId="ICABullet3">
    <w:name w:val="ICA Bullet 3"/>
    <w:basedOn w:val="ICATexto"/>
    <w:rsid w:val="001F6472"/>
    <w:pPr>
      <w:tabs>
        <w:tab w:val="num" w:pos="720"/>
      </w:tabs>
      <w:ind w:left="720" w:hanging="720"/>
    </w:pPr>
  </w:style>
  <w:style w:type="paragraph" w:customStyle="1" w:styleId="ICABulletAlfa1">
    <w:name w:val="ICA Bullet Alfa 1"/>
    <w:basedOn w:val="ICATexto"/>
    <w:rsid w:val="001F6472"/>
    <w:pPr>
      <w:tabs>
        <w:tab w:val="num" w:pos="720"/>
      </w:tabs>
      <w:ind w:left="720" w:hanging="720"/>
    </w:pPr>
  </w:style>
  <w:style w:type="paragraph" w:customStyle="1" w:styleId="ICATextoItalico">
    <w:name w:val="ICA Texto Italico"/>
    <w:basedOn w:val="ICATexto"/>
    <w:link w:val="ICATextoItalicoChar"/>
    <w:rsid w:val="001F6472"/>
    <w:rPr>
      <w:i/>
    </w:rPr>
  </w:style>
  <w:style w:type="character" w:customStyle="1" w:styleId="ICATextoItalicoChar">
    <w:name w:val="ICA Texto Italico Char"/>
    <w:basedOn w:val="ICATextoChar"/>
    <w:link w:val="ICATextoItalico"/>
    <w:rsid w:val="001F6472"/>
    <w:rPr>
      <w:rFonts w:ascii="Arial" w:eastAsia="Times New Roman" w:hAnsi="Arial" w:cs="Times New Roman"/>
      <w:i/>
      <w:sz w:val="20"/>
      <w:szCs w:val="24"/>
      <w:lang w:eastAsia="pt-BR"/>
    </w:rPr>
  </w:style>
  <w:style w:type="paragraph" w:customStyle="1" w:styleId="ICATextoNegrito">
    <w:name w:val="ICA Texto Negrito"/>
    <w:basedOn w:val="ICATexto"/>
    <w:rsid w:val="001F6472"/>
    <w:rPr>
      <w:b/>
    </w:rPr>
  </w:style>
  <w:style w:type="paragraph" w:customStyle="1" w:styleId="ICATextoSublinhado">
    <w:name w:val="ICA Texto Sublinhado"/>
    <w:basedOn w:val="ICATexto"/>
    <w:rsid w:val="001F6472"/>
    <w:rPr>
      <w:u w:val="single"/>
    </w:rPr>
  </w:style>
  <w:style w:type="paragraph" w:customStyle="1" w:styleId="ICABulletNum1">
    <w:name w:val="ICA Bullet Num 1"/>
    <w:basedOn w:val="ICATexto"/>
    <w:rsid w:val="001F6472"/>
    <w:pPr>
      <w:tabs>
        <w:tab w:val="num" w:pos="720"/>
      </w:tabs>
      <w:ind w:left="720" w:hanging="720"/>
    </w:pPr>
    <w:rPr>
      <w:lang w:val="es-PE"/>
    </w:rPr>
  </w:style>
  <w:style w:type="paragraph" w:styleId="Sumrio1">
    <w:name w:val="toc 1"/>
    <w:basedOn w:val="Normal"/>
    <w:next w:val="Normal"/>
    <w:autoRedefine/>
    <w:uiPriority w:val="39"/>
    <w:rsid w:val="00260178"/>
    <w:pPr>
      <w:tabs>
        <w:tab w:val="right" w:leader="dot" w:pos="9060"/>
      </w:tabs>
      <w:spacing w:after="0" w:line="276" w:lineRule="auto"/>
    </w:pPr>
  </w:style>
  <w:style w:type="paragraph" w:styleId="Sumrio2">
    <w:name w:val="toc 2"/>
    <w:basedOn w:val="Normal"/>
    <w:next w:val="Normal"/>
    <w:autoRedefine/>
    <w:uiPriority w:val="39"/>
    <w:rsid w:val="001F6472"/>
    <w:pPr>
      <w:spacing w:after="0"/>
    </w:pPr>
  </w:style>
  <w:style w:type="paragraph" w:styleId="Sumrio3">
    <w:name w:val="toc 3"/>
    <w:basedOn w:val="Normal"/>
    <w:next w:val="Normal"/>
    <w:autoRedefine/>
    <w:uiPriority w:val="39"/>
    <w:rsid w:val="001F6472"/>
    <w:pPr>
      <w:spacing w:after="0"/>
    </w:pPr>
  </w:style>
  <w:style w:type="paragraph" w:customStyle="1" w:styleId="ICABulletNum2">
    <w:name w:val="ICA Bullet Num 2"/>
    <w:basedOn w:val="ICATexto"/>
    <w:rsid w:val="001F6472"/>
    <w:pPr>
      <w:numPr>
        <w:ilvl w:val="1"/>
        <w:numId w:val="4"/>
      </w:numPr>
      <w:tabs>
        <w:tab w:val="clear" w:pos="1440"/>
        <w:tab w:val="num" w:pos="360"/>
      </w:tabs>
      <w:ind w:left="0" w:firstLine="0"/>
    </w:pPr>
    <w:rPr>
      <w:lang w:val="es-PE"/>
    </w:rPr>
  </w:style>
  <w:style w:type="paragraph" w:customStyle="1" w:styleId="ICABulletNum3">
    <w:name w:val="ICA Bullet Num 3"/>
    <w:basedOn w:val="ICATexto"/>
    <w:rsid w:val="001F6472"/>
    <w:pPr>
      <w:numPr>
        <w:ilvl w:val="2"/>
        <w:numId w:val="4"/>
      </w:numPr>
      <w:tabs>
        <w:tab w:val="clear" w:pos="2160"/>
        <w:tab w:val="num" w:pos="360"/>
      </w:tabs>
      <w:ind w:left="0" w:firstLine="0"/>
    </w:pPr>
    <w:rPr>
      <w:lang w:val="es-PE"/>
    </w:rPr>
  </w:style>
  <w:style w:type="paragraph" w:customStyle="1" w:styleId="ICAIndentAlfaNum1">
    <w:name w:val="ICA Indent Alfa Num 1"/>
    <w:basedOn w:val="ICATexto"/>
    <w:rsid w:val="001F6472"/>
    <w:pPr>
      <w:tabs>
        <w:tab w:val="left" w:pos="709"/>
      </w:tabs>
      <w:ind w:left="709"/>
    </w:pPr>
    <w:rPr>
      <w:lang w:val="es-PE"/>
    </w:rPr>
  </w:style>
  <w:style w:type="paragraph" w:customStyle="1" w:styleId="ICAIndentAlfaNum3">
    <w:name w:val="ICA Indent Alfa Num 3"/>
    <w:basedOn w:val="ICATexto"/>
    <w:rsid w:val="001F6472"/>
    <w:pPr>
      <w:ind w:left="1701"/>
    </w:pPr>
    <w:rPr>
      <w:lang w:val="es-PE"/>
    </w:rPr>
  </w:style>
  <w:style w:type="paragraph" w:customStyle="1" w:styleId="ICAIndentAlfaNum2">
    <w:name w:val="ICA Indent Alfa Num 2"/>
    <w:basedOn w:val="ICATexto"/>
    <w:rsid w:val="001F6472"/>
    <w:pPr>
      <w:ind w:left="1134"/>
    </w:pPr>
    <w:rPr>
      <w:lang w:val="es-PE"/>
    </w:rPr>
  </w:style>
  <w:style w:type="paragraph" w:customStyle="1" w:styleId="ICABulletAlfa2">
    <w:name w:val="ICA Bullet Alfa 2"/>
    <w:basedOn w:val="ICATexto"/>
    <w:rsid w:val="001F6472"/>
    <w:pPr>
      <w:tabs>
        <w:tab w:val="num" w:pos="1440"/>
      </w:tabs>
      <w:ind w:left="1440" w:hanging="720"/>
    </w:pPr>
    <w:rPr>
      <w:lang w:val="en-US"/>
    </w:rPr>
  </w:style>
  <w:style w:type="paragraph" w:customStyle="1" w:styleId="ICAIndent1">
    <w:name w:val="ICA Indent 1"/>
    <w:basedOn w:val="ICATexto"/>
    <w:rsid w:val="001F6472"/>
    <w:pPr>
      <w:ind w:left="709"/>
    </w:pPr>
  </w:style>
  <w:style w:type="paragraph" w:customStyle="1" w:styleId="ICABulletAlfa3">
    <w:name w:val="ICA Bullet Alfa 3"/>
    <w:basedOn w:val="ICATexto"/>
    <w:rsid w:val="001F6472"/>
    <w:pPr>
      <w:tabs>
        <w:tab w:val="num" w:pos="2160"/>
      </w:tabs>
      <w:ind w:left="2160" w:hanging="720"/>
    </w:pPr>
    <w:rPr>
      <w:lang w:val="en-US"/>
    </w:rPr>
  </w:style>
  <w:style w:type="paragraph" w:customStyle="1" w:styleId="ICATtulo">
    <w:name w:val="ICA Título"/>
    <w:basedOn w:val="ICATitulo1"/>
    <w:next w:val="ICATexto"/>
    <w:rsid w:val="001F6472"/>
    <w:pPr>
      <w:numPr>
        <w:numId w:val="0"/>
      </w:numPr>
      <w:spacing w:after="480"/>
      <w:outlineLvl w:val="4"/>
    </w:pPr>
  </w:style>
  <w:style w:type="character" w:styleId="Nmerodepgina">
    <w:name w:val="page number"/>
    <w:basedOn w:val="Fontepargpadro"/>
    <w:rsid w:val="001F6472"/>
  </w:style>
  <w:style w:type="paragraph" w:customStyle="1" w:styleId="ICAIndent2">
    <w:name w:val="ICA Indent 2"/>
    <w:basedOn w:val="ICATexto"/>
    <w:rsid w:val="001F6472"/>
    <w:pPr>
      <w:ind w:left="992"/>
    </w:pPr>
    <w:rPr>
      <w:lang w:val="es-PE"/>
    </w:rPr>
  </w:style>
  <w:style w:type="paragraph" w:customStyle="1" w:styleId="ICAIndent3">
    <w:name w:val="ICA Indent 3"/>
    <w:basedOn w:val="ICATexto"/>
    <w:rsid w:val="001F6472"/>
    <w:pPr>
      <w:ind w:left="1276"/>
    </w:pPr>
  </w:style>
  <w:style w:type="paragraph" w:customStyle="1" w:styleId="ICALogoCapa">
    <w:name w:val="ICA Logo Capa"/>
    <w:basedOn w:val="ICATexto"/>
    <w:link w:val="ICALogoCapaChar"/>
    <w:rsid w:val="001F6472"/>
    <w:pPr>
      <w:spacing w:after="240"/>
      <w:jc w:val="center"/>
    </w:pPr>
  </w:style>
  <w:style w:type="character" w:customStyle="1" w:styleId="ICALogoCapaChar">
    <w:name w:val="ICA Logo Capa Char"/>
    <w:basedOn w:val="ICATextoChar"/>
    <w:link w:val="ICALogoCapa"/>
    <w:rsid w:val="001F6472"/>
    <w:rPr>
      <w:rFonts w:ascii="Arial" w:eastAsia="Times New Roman" w:hAnsi="Arial" w:cs="Times New Roman"/>
      <w:sz w:val="20"/>
      <w:szCs w:val="24"/>
      <w:lang w:eastAsia="pt-BR"/>
    </w:rPr>
  </w:style>
  <w:style w:type="paragraph" w:customStyle="1" w:styleId="ICACapaTitulo1">
    <w:name w:val="ICA Capa Titulo 1"/>
    <w:basedOn w:val="ICATexto"/>
    <w:rsid w:val="001F6472"/>
    <w:pPr>
      <w:spacing w:before="240" w:after="240"/>
      <w:jc w:val="center"/>
    </w:pPr>
    <w:rPr>
      <w:rFonts w:ascii="Tahoma" w:hAnsi="Tahoma"/>
      <w:i/>
      <w:sz w:val="40"/>
    </w:rPr>
  </w:style>
  <w:style w:type="paragraph" w:customStyle="1" w:styleId="ICACapaTitulo2">
    <w:name w:val="ICA Capa Titulo 2"/>
    <w:basedOn w:val="ICATexto"/>
    <w:next w:val="ICACapaData"/>
    <w:rsid w:val="001F6472"/>
    <w:pPr>
      <w:jc w:val="center"/>
    </w:pPr>
    <w:rPr>
      <w:rFonts w:ascii="Tahoma" w:hAnsi="Tahoma"/>
      <w:i/>
      <w:sz w:val="36"/>
    </w:rPr>
  </w:style>
  <w:style w:type="paragraph" w:customStyle="1" w:styleId="ICACapaData">
    <w:name w:val="ICA Capa Data"/>
    <w:basedOn w:val="ICATexto"/>
    <w:rsid w:val="001F6472"/>
    <w:pPr>
      <w:spacing w:before="360" w:after="240"/>
      <w:jc w:val="center"/>
    </w:pPr>
    <w:rPr>
      <w:rFonts w:ascii="Tahoma" w:hAnsi="Tahoma"/>
      <w:b/>
      <w:i/>
    </w:rPr>
  </w:style>
  <w:style w:type="table" w:styleId="Tabelacomgrade">
    <w:name w:val="Table Grid"/>
    <w:basedOn w:val="Tabelanormal"/>
    <w:rsid w:val="001F6472"/>
    <w:pPr>
      <w:spacing w:after="0" w:line="240" w:lineRule="auto"/>
    </w:pPr>
    <w:rPr>
      <w:rFonts w:ascii="Times New Roman" w:eastAsia="Times New Roman" w:hAnsi="Times New Roman" w:cs="Times New Roman"/>
      <w:sz w:val="24"/>
      <w:szCs w:val="24"/>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CACapaEndereo">
    <w:name w:val="ICA Capa Endereço"/>
    <w:basedOn w:val="Normal"/>
    <w:rsid w:val="001F6472"/>
    <w:pPr>
      <w:spacing w:before="40" w:after="0"/>
      <w:jc w:val="right"/>
    </w:pPr>
    <w:rPr>
      <w:rFonts w:ascii="Tahoma" w:hAnsi="Tahoma"/>
    </w:rPr>
  </w:style>
  <w:style w:type="paragraph" w:customStyle="1" w:styleId="ICACapaBarraAzulEndereo">
    <w:name w:val="ICA Capa Barra Azul Endereço"/>
    <w:basedOn w:val="Normal"/>
    <w:rsid w:val="001F6472"/>
    <w:pPr>
      <w:spacing w:after="0"/>
      <w:jc w:val="right"/>
    </w:pPr>
  </w:style>
  <w:style w:type="paragraph" w:customStyle="1" w:styleId="ICACapaDados1">
    <w:name w:val="ICA Capa Dados 1"/>
    <w:basedOn w:val="Normal"/>
    <w:next w:val="ICACapaDados1Indent"/>
    <w:link w:val="ICACapaDados1Char"/>
    <w:rsid w:val="001F6472"/>
    <w:pPr>
      <w:tabs>
        <w:tab w:val="left" w:pos="2470"/>
      </w:tabs>
      <w:spacing w:before="40" w:after="0"/>
      <w:ind w:left="2470" w:hanging="2470"/>
    </w:pPr>
    <w:rPr>
      <w:rFonts w:ascii="Tahoma" w:hAnsi="Tahoma"/>
    </w:rPr>
  </w:style>
  <w:style w:type="paragraph" w:customStyle="1" w:styleId="ICACapaDados1Indent">
    <w:name w:val="ICA Capa Dados 1 Indent"/>
    <w:basedOn w:val="ICACapaDados1"/>
    <w:rsid w:val="001F6472"/>
    <w:pPr>
      <w:tabs>
        <w:tab w:val="clear" w:pos="2470"/>
      </w:tabs>
      <w:ind w:firstLine="0"/>
    </w:pPr>
  </w:style>
  <w:style w:type="character" w:customStyle="1" w:styleId="ICACapaDados1Char">
    <w:name w:val="ICA Capa Dados 1 Char"/>
    <w:basedOn w:val="Fontepargpadro"/>
    <w:link w:val="ICACapaDados1"/>
    <w:rsid w:val="001F6472"/>
    <w:rPr>
      <w:rFonts w:ascii="Tahoma" w:eastAsia="Times New Roman" w:hAnsi="Tahoma" w:cs="Times New Roman"/>
      <w:sz w:val="24"/>
      <w:szCs w:val="24"/>
      <w:lang w:eastAsia="pt-BR"/>
    </w:rPr>
  </w:style>
  <w:style w:type="paragraph" w:customStyle="1" w:styleId="ICACapaDados1Azul">
    <w:name w:val="ICA Capa Dados 1 Azul"/>
    <w:basedOn w:val="ICATexto"/>
    <w:link w:val="ICACapaDados1AzulChar"/>
    <w:rsid w:val="001F6472"/>
    <w:pPr>
      <w:ind w:left="709" w:hanging="709"/>
    </w:pPr>
    <w:rPr>
      <w:rFonts w:ascii="Tahoma" w:hAnsi="Tahoma"/>
      <w:b/>
      <w:i/>
      <w:color w:val="333399"/>
    </w:rPr>
  </w:style>
  <w:style w:type="character" w:customStyle="1" w:styleId="ICACapaDados1AzulChar">
    <w:name w:val="ICA Capa Dados 1 Azul Char"/>
    <w:basedOn w:val="Fontepargpadro"/>
    <w:link w:val="ICACapaDados1Azul"/>
    <w:rsid w:val="001F6472"/>
    <w:rPr>
      <w:rFonts w:ascii="Tahoma" w:eastAsia="Times New Roman" w:hAnsi="Tahoma" w:cs="Times New Roman"/>
      <w:b/>
      <w:i/>
      <w:color w:val="333399"/>
      <w:sz w:val="24"/>
      <w:szCs w:val="24"/>
      <w:lang w:eastAsia="pt-BR"/>
    </w:rPr>
  </w:style>
  <w:style w:type="character" w:styleId="Hyperlink">
    <w:name w:val="Hyperlink"/>
    <w:basedOn w:val="Fontepargpadro"/>
    <w:uiPriority w:val="99"/>
    <w:rsid w:val="001F6472"/>
    <w:rPr>
      <w:color w:val="0000FF"/>
      <w:u w:val="single"/>
    </w:rPr>
  </w:style>
  <w:style w:type="paragraph" w:customStyle="1" w:styleId="ICASumrio">
    <w:name w:val="ICA Sumário"/>
    <w:basedOn w:val="ICATtulo"/>
    <w:next w:val="ICATexto"/>
    <w:rsid w:val="001F6472"/>
  </w:style>
  <w:style w:type="paragraph" w:styleId="Textodebalo">
    <w:name w:val="Balloon Text"/>
    <w:basedOn w:val="Normal"/>
    <w:link w:val="TextodebaloChar"/>
    <w:semiHidden/>
    <w:rsid w:val="001F6472"/>
    <w:pPr>
      <w:spacing w:after="0"/>
    </w:pPr>
    <w:rPr>
      <w:rFonts w:ascii="Tahoma" w:hAnsi="Tahoma"/>
      <w:sz w:val="16"/>
      <w:szCs w:val="16"/>
    </w:rPr>
  </w:style>
  <w:style w:type="character" w:customStyle="1" w:styleId="TextodebaloChar">
    <w:name w:val="Texto de balão Char"/>
    <w:basedOn w:val="Fontepargpadro"/>
    <w:link w:val="Textodebalo"/>
    <w:semiHidden/>
    <w:rsid w:val="001F6472"/>
    <w:rPr>
      <w:rFonts w:ascii="Tahoma" w:eastAsia="Times New Roman" w:hAnsi="Tahoma" w:cs="Times New Roman"/>
      <w:sz w:val="16"/>
      <w:szCs w:val="16"/>
      <w:lang w:eastAsia="pt-BR"/>
    </w:rPr>
  </w:style>
  <w:style w:type="paragraph" w:customStyle="1" w:styleId="ICATextoRef">
    <w:name w:val="ICA Texto Ref"/>
    <w:basedOn w:val="ICATexto"/>
    <w:rsid w:val="001F6472"/>
    <w:pPr>
      <w:ind w:left="709" w:hanging="709"/>
    </w:pPr>
  </w:style>
  <w:style w:type="paragraph" w:customStyle="1" w:styleId="ICACapaBarraAzul">
    <w:name w:val="ICA Capa Barra Azul"/>
    <w:basedOn w:val="Normal"/>
    <w:next w:val="Normal"/>
    <w:rsid w:val="001F6472"/>
    <w:pPr>
      <w:spacing w:before="40" w:after="0"/>
    </w:pPr>
    <w:rPr>
      <w:rFonts w:ascii="Times New Roman" w:hAnsi="Times New Roman"/>
    </w:rPr>
  </w:style>
  <w:style w:type="table" w:customStyle="1" w:styleId="ICACapaTabela">
    <w:name w:val="ICA Capa Tabela"/>
    <w:basedOn w:val="Tabelanormal"/>
    <w:rsid w:val="001F6472"/>
    <w:pPr>
      <w:tabs>
        <w:tab w:val="left" w:pos="2835"/>
      </w:tabs>
      <w:spacing w:before="40" w:after="0" w:line="240" w:lineRule="auto"/>
    </w:pPr>
    <w:rPr>
      <w:rFonts w:ascii="Times New Roman" w:eastAsia="Times New Roman" w:hAnsi="Times New Roman" w:cs="Times New Roman"/>
      <w:sz w:val="24"/>
      <w:szCs w:val="24"/>
      <w:lang w:eastAsia="pt-BR"/>
    </w:rPr>
    <w:tblPr>
      <w:tblBorders>
        <w:left w:val="single" w:sz="48" w:space="0" w:color="333399"/>
      </w:tblBorders>
      <w:tblCellMar>
        <w:left w:w="0" w:type="dxa"/>
      </w:tblCellMar>
    </w:tblPr>
  </w:style>
  <w:style w:type="paragraph" w:customStyle="1" w:styleId="ICACapaResumo">
    <w:name w:val="ICA Capa Resumo"/>
    <w:basedOn w:val="Normal"/>
    <w:rsid w:val="001F6472"/>
    <w:pPr>
      <w:spacing w:after="0"/>
    </w:pPr>
    <w:rPr>
      <w:rFonts w:ascii="Tahoma" w:hAnsi="Tahoma"/>
    </w:rPr>
  </w:style>
  <w:style w:type="paragraph" w:customStyle="1" w:styleId="ICACapaTitulo2Dir">
    <w:name w:val="ICA Capa Titulo 2 Dir"/>
    <w:basedOn w:val="ICACapaTitulo2"/>
    <w:rsid w:val="001F6472"/>
    <w:pPr>
      <w:pBdr>
        <w:bottom w:val="single" w:sz="4" w:space="1" w:color="auto"/>
      </w:pBdr>
      <w:jc w:val="right"/>
    </w:pPr>
  </w:style>
  <w:style w:type="paragraph" w:styleId="Subttulo">
    <w:name w:val="Subtitle"/>
    <w:basedOn w:val="Normal"/>
    <w:next w:val="Normal"/>
    <w:link w:val="SubttuloChar"/>
    <w:uiPriority w:val="11"/>
    <w:qFormat/>
    <w:rsid w:val="001F6472"/>
    <w:pPr>
      <w:spacing w:after="60"/>
    </w:pPr>
  </w:style>
  <w:style w:type="character" w:customStyle="1" w:styleId="SubttuloChar">
    <w:name w:val="Subtítulo Char"/>
    <w:basedOn w:val="Fontepargpadro"/>
    <w:link w:val="Subttulo"/>
    <w:uiPriority w:val="11"/>
    <w:rsid w:val="001F6472"/>
    <w:rPr>
      <w:rFonts w:ascii="Arial" w:eastAsia="Arial" w:hAnsi="Arial" w:cs="Arial"/>
      <w:sz w:val="24"/>
      <w:szCs w:val="24"/>
      <w:lang w:eastAsia="pt-BR"/>
    </w:rPr>
  </w:style>
  <w:style w:type="character" w:styleId="Refdecomentrio">
    <w:name w:val="annotation reference"/>
    <w:basedOn w:val="Fontepargpadro"/>
    <w:semiHidden/>
    <w:rsid w:val="001F6472"/>
    <w:rPr>
      <w:sz w:val="16"/>
      <w:szCs w:val="16"/>
    </w:rPr>
  </w:style>
  <w:style w:type="paragraph" w:styleId="Textodecomentrio">
    <w:name w:val="annotation text"/>
    <w:basedOn w:val="Normal"/>
    <w:link w:val="TextodecomentrioChar"/>
    <w:semiHidden/>
    <w:rsid w:val="001F6472"/>
    <w:pPr>
      <w:spacing w:after="0"/>
    </w:pPr>
    <w:rPr>
      <w:rFonts w:ascii="Times New Roman" w:hAnsi="Times New Roman"/>
    </w:rPr>
  </w:style>
  <w:style w:type="character" w:customStyle="1" w:styleId="TextodecomentrioChar">
    <w:name w:val="Texto de comentário Char"/>
    <w:basedOn w:val="Fontepargpadro"/>
    <w:link w:val="Textodecomentrio"/>
    <w:semiHidden/>
    <w:rsid w:val="001F6472"/>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semiHidden/>
    <w:rsid w:val="001F6472"/>
    <w:rPr>
      <w:b/>
      <w:bCs/>
    </w:rPr>
  </w:style>
  <w:style w:type="character" w:customStyle="1" w:styleId="AssuntodocomentrioChar">
    <w:name w:val="Assunto do comentário Char"/>
    <w:basedOn w:val="TextodecomentrioChar"/>
    <w:link w:val="Assuntodocomentrio"/>
    <w:semiHidden/>
    <w:rsid w:val="001F6472"/>
    <w:rPr>
      <w:rFonts w:ascii="Times New Roman" w:eastAsia="Times New Roman" w:hAnsi="Times New Roman" w:cs="Times New Roman"/>
      <w:b/>
      <w:bCs/>
      <w:sz w:val="20"/>
      <w:szCs w:val="20"/>
      <w:lang w:eastAsia="pt-BR"/>
    </w:rPr>
  </w:style>
  <w:style w:type="paragraph" w:styleId="Recuodecorpodetexto">
    <w:name w:val="Body Text Indent"/>
    <w:basedOn w:val="Normal"/>
    <w:link w:val="RecuodecorpodetextoChar"/>
    <w:rsid w:val="001F6472"/>
    <w:pPr>
      <w:spacing w:after="0"/>
      <w:ind w:firstLine="567"/>
    </w:pPr>
    <w:rPr>
      <w:rFonts w:ascii="Times New Roman" w:hAnsi="Times New Roman"/>
    </w:rPr>
  </w:style>
  <w:style w:type="character" w:customStyle="1" w:styleId="RecuodecorpodetextoChar">
    <w:name w:val="Recuo de corpo de texto Char"/>
    <w:basedOn w:val="Fontepargpadro"/>
    <w:link w:val="Recuodecorpodetexto"/>
    <w:rsid w:val="001F6472"/>
    <w:rPr>
      <w:rFonts w:ascii="Times New Roman" w:eastAsia="Times New Roman" w:hAnsi="Times New Roman" w:cs="Times New Roman"/>
      <w:sz w:val="24"/>
      <w:szCs w:val="20"/>
      <w:lang w:eastAsia="pt-BR"/>
    </w:rPr>
  </w:style>
  <w:style w:type="paragraph" w:styleId="PargrafodaLista">
    <w:name w:val="List Paragraph"/>
    <w:basedOn w:val="Normal"/>
    <w:link w:val="PargrafodaListaChar"/>
    <w:uiPriority w:val="34"/>
    <w:qFormat/>
    <w:rsid w:val="001F6472"/>
    <w:pPr>
      <w:spacing w:after="0"/>
      <w:ind w:left="720"/>
      <w:contextualSpacing/>
    </w:pPr>
    <w:rPr>
      <w:rFonts w:ascii="Times New Roman" w:hAnsi="Times New Roman"/>
    </w:rPr>
  </w:style>
  <w:style w:type="character" w:styleId="MenoPendente">
    <w:name w:val="Unresolved Mention"/>
    <w:basedOn w:val="Fontepargpadro"/>
    <w:uiPriority w:val="99"/>
    <w:semiHidden/>
    <w:unhideWhenUsed/>
    <w:rsid w:val="0092400A"/>
    <w:rPr>
      <w:color w:val="605E5C"/>
      <w:shd w:val="clear" w:color="auto" w:fill="E1DFDD"/>
    </w:rPr>
  </w:style>
  <w:style w:type="paragraph" w:styleId="Sumrio4">
    <w:name w:val="toc 4"/>
    <w:basedOn w:val="Normal"/>
    <w:next w:val="Normal"/>
    <w:autoRedefine/>
    <w:uiPriority w:val="39"/>
    <w:unhideWhenUsed/>
    <w:rsid w:val="00D5542C"/>
    <w:pPr>
      <w:spacing w:after="100"/>
      <w:ind w:left="660"/>
    </w:pPr>
  </w:style>
  <w:style w:type="paragraph" w:customStyle="1" w:styleId="bullet">
    <w:name w:val="bullet"/>
    <w:basedOn w:val="PargrafodaLista"/>
    <w:link w:val="bulletChar"/>
    <w:autoRedefine/>
    <w:qFormat/>
    <w:rsid w:val="0001062F"/>
    <w:pPr>
      <w:numPr>
        <w:numId w:val="5"/>
      </w:numPr>
      <w:spacing w:after="240"/>
      <w:ind w:left="714" w:hanging="357"/>
    </w:pPr>
    <w:rPr>
      <w:rFonts w:ascii="Arial" w:eastAsia="Arial" w:hAnsi="Arial" w:cs="Arial"/>
      <w:szCs w:val="20"/>
    </w:rPr>
  </w:style>
  <w:style w:type="character" w:styleId="nfaseSutil">
    <w:name w:val="Subtle Emphasis"/>
    <w:basedOn w:val="Fontepargpadro"/>
    <w:uiPriority w:val="19"/>
    <w:qFormat/>
    <w:rsid w:val="00182A93"/>
    <w:rPr>
      <w:i/>
      <w:iCs/>
      <w:color w:val="404040" w:themeColor="text1" w:themeTint="BF"/>
      <w:u w:val="single"/>
    </w:rPr>
  </w:style>
  <w:style w:type="character" w:customStyle="1" w:styleId="PargrafodaListaChar">
    <w:name w:val="Parágrafo da Lista Char"/>
    <w:basedOn w:val="Fontepargpadro"/>
    <w:link w:val="PargrafodaLista"/>
    <w:uiPriority w:val="34"/>
    <w:rsid w:val="00D5542C"/>
    <w:rPr>
      <w:rFonts w:ascii="Times New Roman" w:eastAsia="Times New Roman" w:hAnsi="Times New Roman" w:cs="Times New Roman"/>
      <w:color w:val="000000"/>
      <w:sz w:val="24"/>
      <w:szCs w:val="24"/>
      <w:lang w:eastAsia="pt-BR"/>
    </w:rPr>
  </w:style>
  <w:style w:type="character" w:customStyle="1" w:styleId="bulletChar">
    <w:name w:val="bullet Char"/>
    <w:basedOn w:val="PargrafodaListaChar"/>
    <w:link w:val="bullet"/>
    <w:rsid w:val="0001062F"/>
    <w:rPr>
      <w:rFonts w:ascii="Arial" w:eastAsia="Arial" w:hAnsi="Arial" w:cs="Arial"/>
      <w:color w:val="000000"/>
      <w:sz w:val="24"/>
      <w:szCs w:val="20"/>
      <w:lang w:eastAsia="pt-BR"/>
    </w:rPr>
  </w:style>
  <w:style w:type="paragraph" w:customStyle="1" w:styleId="numeracao">
    <w:name w:val="numeracao"/>
    <w:basedOn w:val="PargrafodaLista"/>
    <w:link w:val="numeracaoChar"/>
    <w:qFormat/>
    <w:rsid w:val="008324B3"/>
    <w:pPr>
      <w:numPr>
        <w:numId w:val="6"/>
      </w:numPr>
      <w:spacing w:after="120"/>
    </w:pPr>
    <w:rPr>
      <w:rFonts w:ascii="Arial" w:hAnsi="Arial" w:cs="Arial"/>
      <w:szCs w:val="20"/>
    </w:rPr>
  </w:style>
  <w:style w:type="character" w:customStyle="1" w:styleId="numeracaoChar">
    <w:name w:val="numeracao Char"/>
    <w:basedOn w:val="PargrafodaListaChar"/>
    <w:link w:val="numeracao"/>
    <w:rsid w:val="008324B3"/>
    <w:rPr>
      <w:rFonts w:ascii="Arial" w:eastAsia="Times New Roman" w:hAnsi="Arial" w:cs="Arial"/>
      <w:color w:val="000000"/>
      <w:sz w:val="24"/>
      <w:szCs w:val="20"/>
      <w:lang w:eastAsia="pt-BR"/>
    </w:rPr>
  </w:style>
  <w:style w:type="character" w:customStyle="1" w:styleId="halyaf">
    <w:name w:val="halyaf"/>
    <w:basedOn w:val="Fontepargpadro"/>
    <w:rsid w:val="0055382B"/>
  </w:style>
  <w:style w:type="character" w:styleId="HiperlinkVisitado">
    <w:name w:val="FollowedHyperlink"/>
    <w:basedOn w:val="Fontepargpadro"/>
    <w:uiPriority w:val="99"/>
    <w:semiHidden/>
    <w:unhideWhenUsed/>
    <w:rsid w:val="00654553"/>
    <w:rPr>
      <w:color w:val="954F72" w:themeColor="followedHyperlink"/>
      <w:u w:val="single"/>
    </w:rPr>
  </w:style>
  <w:style w:type="paragraph" w:customStyle="1" w:styleId="letras">
    <w:name w:val="letras"/>
    <w:basedOn w:val="numeracao"/>
    <w:link w:val="letrasChar"/>
    <w:qFormat/>
    <w:rsid w:val="00EE762E"/>
    <w:pPr>
      <w:numPr>
        <w:numId w:val="7"/>
      </w:numPr>
    </w:pPr>
  </w:style>
  <w:style w:type="paragraph" w:customStyle="1" w:styleId="Referencia">
    <w:name w:val="Referencia"/>
    <w:basedOn w:val="Normal"/>
    <w:link w:val="ReferenciaChar"/>
    <w:rsid w:val="00292614"/>
    <w:pPr>
      <w:ind w:left="352"/>
    </w:pPr>
    <w:rPr>
      <w:color w:val="0070C0"/>
      <w:sz w:val="20"/>
      <w:szCs w:val="16"/>
    </w:rPr>
  </w:style>
  <w:style w:type="character" w:customStyle="1" w:styleId="letrasChar">
    <w:name w:val="letras Char"/>
    <w:basedOn w:val="numeracaoChar"/>
    <w:link w:val="letras"/>
    <w:rsid w:val="00EE762E"/>
    <w:rPr>
      <w:rFonts w:ascii="Arial" w:eastAsia="Times New Roman" w:hAnsi="Arial" w:cs="Arial"/>
      <w:color w:val="000000"/>
      <w:sz w:val="24"/>
      <w:szCs w:val="20"/>
      <w:lang w:eastAsia="pt-BR"/>
    </w:rPr>
  </w:style>
  <w:style w:type="character" w:customStyle="1" w:styleId="ReferenciaChar">
    <w:name w:val="Referencia Char"/>
    <w:basedOn w:val="Fontepargpadro"/>
    <w:link w:val="Referencia"/>
    <w:rsid w:val="00292614"/>
    <w:rPr>
      <w:rFonts w:ascii="Arial" w:eastAsia="Arial" w:hAnsi="Arial" w:cs="Arial"/>
      <w:color w:val="0070C0"/>
      <w:sz w:val="20"/>
      <w:szCs w:val="16"/>
    </w:rPr>
  </w:style>
  <w:style w:type="paragraph" w:customStyle="1" w:styleId="Referencia2">
    <w:name w:val="Referencia2"/>
    <w:basedOn w:val="Normal"/>
    <w:link w:val="Referencia2Char"/>
    <w:rsid w:val="00810E35"/>
    <w:rPr>
      <w:color w:val="538135" w:themeColor="accent6" w:themeShade="BF"/>
    </w:rPr>
  </w:style>
  <w:style w:type="paragraph" w:styleId="Textodenotaderodap">
    <w:name w:val="footnote text"/>
    <w:basedOn w:val="Normal"/>
    <w:link w:val="TextodenotaderodapChar"/>
    <w:uiPriority w:val="99"/>
    <w:unhideWhenUsed/>
    <w:rsid w:val="00CD6F37"/>
    <w:pPr>
      <w:spacing w:before="0" w:after="0"/>
    </w:pPr>
    <w:rPr>
      <w:sz w:val="20"/>
    </w:rPr>
  </w:style>
  <w:style w:type="character" w:customStyle="1" w:styleId="Referencia2Char">
    <w:name w:val="Referencia2 Char"/>
    <w:basedOn w:val="Fontepargpadro"/>
    <w:link w:val="Referencia2"/>
    <w:rsid w:val="00810E35"/>
    <w:rPr>
      <w:rFonts w:ascii="Arial" w:eastAsia="Arial" w:hAnsi="Arial" w:cs="Arial"/>
      <w:color w:val="538135" w:themeColor="accent6" w:themeShade="BF"/>
      <w:sz w:val="24"/>
      <w:szCs w:val="20"/>
    </w:rPr>
  </w:style>
  <w:style w:type="character" w:customStyle="1" w:styleId="TextodenotaderodapChar">
    <w:name w:val="Texto de nota de rodapé Char"/>
    <w:basedOn w:val="Fontepargpadro"/>
    <w:link w:val="Textodenotaderodap"/>
    <w:uiPriority w:val="99"/>
    <w:rsid w:val="00CD6F37"/>
    <w:rPr>
      <w:rFonts w:ascii="Arial" w:eastAsia="Arial" w:hAnsi="Arial" w:cs="Arial"/>
      <w:color w:val="000000"/>
      <w:sz w:val="20"/>
      <w:szCs w:val="20"/>
    </w:rPr>
  </w:style>
  <w:style w:type="character" w:styleId="Refdenotaderodap">
    <w:name w:val="footnote reference"/>
    <w:basedOn w:val="Fontepargpadro"/>
    <w:uiPriority w:val="99"/>
    <w:semiHidden/>
    <w:unhideWhenUsed/>
    <w:rsid w:val="00CD6F37"/>
    <w:rPr>
      <w:vertAlign w:val="superscript"/>
    </w:rPr>
  </w:style>
  <w:style w:type="paragraph" w:styleId="Sumrio5">
    <w:name w:val="toc 5"/>
    <w:basedOn w:val="Normal"/>
    <w:next w:val="Normal"/>
    <w:autoRedefine/>
    <w:uiPriority w:val="39"/>
    <w:unhideWhenUsed/>
    <w:rsid w:val="00DF2EA7"/>
    <w:pPr>
      <w:spacing w:after="100"/>
      <w:ind w:left="960"/>
    </w:pPr>
  </w:style>
  <w:style w:type="paragraph" w:customStyle="1" w:styleId="Fonte">
    <w:name w:val="Fonte"/>
    <w:basedOn w:val="Normal"/>
    <w:link w:val="FonteChar"/>
    <w:rsid w:val="00507DBF"/>
    <w:rPr>
      <w:color w:val="000000" w:themeColor="text1"/>
    </w:rPr>
  </w:style>
  <w:style w:type="character" w:styleId="Forte">
    <w:name w:val="Strong"/>
    <w:aliases w:val="Ref"/>
    <w:uiPriority w:val="22"/>
    <w:qFormat/>
    <w:rsid w:val="007F6792"/>
    <w:rPr>
      <w:color w:val="C45911" w:themeColor="accent2" w:themeShade="BF"/>
      <w:sz w:val="20"/>
      <w:szCs w:val="16"/>
    </w:rPr>
  </w:style>
  <w:style w:type="character" w:customStyle="1" w:styleId="FonteChar">
    <w:name w:val="Fonte Char"/>
    <w:basedOn w:val="Fontepargpadro"/>
    <w:link w:val="Fonte"/>
    <w:rsid w:val="00507DBF"/>
    <w:rPr>
      <w:rFonts w:ascii="Arial" w:eastAsia="Arial" w:hAnsi="Arial" w:cs="Arial"/>
      <w:color w:val="000000" w:themeColor="text1"/>
      <w:sz w:val="24"/>
      <w:szCs w:val="20"/>
    </w:rPr>
  </w:style>
  <w:style w:type="table" w:styleId="TabeladeGrade4-nfase6">
    <w:name w:val="Grid Table 4 Accent 6"/>
    <w:basedOn w:val="Tabelanormal"/>
    <w:uiPriority w:val="49"/>
    <w:rsid w:val="003F6C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4-nfase5">
    <w:name w:val="Grid Table 4 Accent 5"/>
    <w:basedOn w:val="Tabelanormal"/>
    <w:uiPriority w:val="49"/>
    <w:rsid w:val="003F6C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Figura">
    <w:name w:val="Figura"/>
    <w:basedOn w:val="Normal"/>
    <w:link w:val="FiguraChar"/>
    <w:qFormat/>
    <w:rsid w:val="00D328D5"/>
    <w:pPr>
      <w:keepNext/>
      <w:spacing w:before="240" w:after="0"/>
    </w:pPr>
    <w:rPr>
      <w:sz w:val="20"/>
      <w:szCs w:val="16"/>
    </w:rPr>
  </w:style>
  <w:style w:type="character" w:customStyle="1" w:styleId="FiguraChar">
    <w:name w:val="Figura Char"/>
    <w:basedOn w:val="Fontepargpadro"/>
    <w:link w:val="Figura"/>
    <w:rsid w:val="00D328D5"/>
    <w:rPr>
      <w:rFonts w:ascii="Arial" w:eastAsia="Times New Roman" w:hAnsi="Arial" w:cs="Times New Roman"/>
      <w:sz w:val="20"/>
      <w:szCs w:val="16"/>
      <w:lang w:eastAsia="pt-BR"/>
    </w:rPr>
  </w:style>
  <w:style w:type="character" w:customStyle="1" w:styleId="ff4">
    <w:name w:val="ff4"/>
    <w:basedOn w:val="Fontepargpadro"/>
    <w:rsid w:val="002A0783"/>
  </w:style>
  <w:style w:type="character" w:customStyle="1" w:styleId="1">
    <w:name w:val="_1"/>
    <w:basedOn w:val="Fontepargpadro"/>
    <w:rsid w:val="002A0783"/>
  </w:style>
  <w:style w:type="character" w:customStyle="1" w:styleId="ff2">
    <w:name w:val="ff2"/>
    <w:basedOn w:val="Fontepargpadro"/>
    <w:rsid w:val="002A0783"/>
  </w:style>
  <w:style w:type="character" w:customStyle="1" w:styleId="ls7">
    <w:name w:val="ls7"/>
    <w:basedOn w:val="Fontepargpadro"/>
    <w:rsid w:val="002A0783"/>
  </w:style>
  <w:style w:type="character" w:customStyle="1" w:styleId="ls28">
    <w:name w:val="ls28"/>
    <w:basedOn w:val="Fontepargpadro"/>
    <w:rsid w:val="002A0783"/>
  </w:style>
  <w:style w:type="character" w:customStyle="1" w:styleId="ws8">
    <w:name w:val="ws8"/>
    <w:basedOn w:val="Fontepargpadro"/>
    <w:rsid w:val="002A0783"/>
  </w:style>
  <w:style w:type="paragraph" w:styleId="NormalWeb">
    <w:name w:val="Normal (Web)"/>
    <w:basedOn w:val="Normal"/>
    <w:uiPriority w:val="99"/>
    <w:semiHidden/>
    <w:unhideWhenUsed/>
    <w:rsid w:val="0041739F"/>
    <w:pPr>
      <w:spacing w:before="100" w:beforeAutospacing="1" w:after="100" w:afterAutospacing="1"/>
      <w:jc w:val="left"/>
    </w:pPr>
    <w:rPr>
      <w:rFonts w:ascii="Times New Roman" w:hAnsi="Times New Roman"/>
    </w:rPr>
  </w:style>
  <w:style w:type="paragraph" w:customStyle="1" w:styleId="Tabela">
    <w:name w:val="Tabela"/>
    <w:basedOn w:val="Normal"/>
    <w:link w:val="TabelaChar"/>
    <w:qFormat/>
    <w:rsid w:val="00123FC4"/>
    <w:pPr>
      <w:keepNext/>
      <w:spacing w:before="240"/>
    </w:pPr>
    <w:rPr>
      <w:sz w:val="20"/>
      <w:szCs w:val="16"/>
    </w:rPr>
  </w:style>
  <w:style w:type="paragraph" w:styleId="Citao">
    <w:name w:val="Quote"/>
    <w:basedOn w:val="Normal"/>
    <w:next w:val="Normal"/>
    <w:link w:val="CitaoChar"/>
    <w:uiPriority w:val="29"/>
    <w:qFormat/>
    <w:rsid w:val="00A66B28"/>
    <w:pPr>
      <w:spacing w:before="200" w:after="160"/>
      <w:ind w:right="-2"/>
    </w:pPr>
    <w:rPr>
      <w:i/>
      <w:iCs/>
      <w:color w:val="C45911" w:themeColor="accent2" w:themeShade="BF"/>
      <w:sz w:val="20"/>
      <w:szCs w:val="16"/>
    </w:rPr>
  </w:style>
  <w:style w:type="character" w:customStyle="1" w:styleId="TabelaChar">
    <w:name w:val="Tabela Char"/>
    <w:basedOn w:val="Fontepargpadro"/>
    <w:link w:val="Tabela"/>
    <w:rsid w:val="00123FC4"/>
    <w:rPr>
      <w:rFonts w:ascii="Arial" w:eastAsia="Times New Roman" w:hAnsi="Arial" w:cs="Times New Roman"/>
      <w:sz w:val="20"/>
      <w:szCs w:val="16"/>
      <w:lang w:eastAsia="pt-BR"/>
    </w:rPr>
  </w:style>
  <w:style w:type="character" w:customStyle="1" w:styleId="CitaoChar">
    <w:name w:val="Citação Char"/>
    <w:basedOn w:val="Fontepargpadro"/>
    <w:link w:val="Citao"/>
    <w:uiPriority w:val="29"/>
    <w:rsid w:val="00A66B28"/>
    <w:rPr>
      <w:rFonts w:ascii="Arial" w:eastAsia="Arial" w:hAnsi="Arial" w:cs="Arial"/>
      <w:i/>
      <w:iCs/>
      <w:color w:val="C45911" w:themeColor="accent2" w:themeShade="BF"/>
      <w:sz w:val="20"/>
      <w:szCs w:val="16"/>
    </w:rPr>
  </w:style>
  <w:style w:type="paragraph" w:customStyle="1" w:styleId="tabform">
    <w:name w:val="tab form"/>
    <w:basedOn w:val="Normal"/>
    <w:link w:val="tabformChar"/>
    <w:rsid w:val="00791E21"/>
    <w:pPr>
      <w:spacing w:before="0" w:after="160" w:line="259" w:lineRule="auto"/>
      <w:jc w:val="left"/>
    </w:pPr>
    <w:rPr>
      <w:rFonts w:cs="Arial"/>
      <w:sz w:val="20"/>
      <w:szCs w:val="20"/>
    </w:rPr>
  </w:style>
  <w:style w:type="character" w:customStyle="1" w:styleId="tabformChar">
    <w:name w:val="tab form Char"/>
    <w:basedOn w:val="Fontepargpadro"/>
    <w:link w:val="tabform"/>
    <w:rsid w:val="00791E21"/>
    <w:rPr>
      <w:rFonts w:ascii="Arial" w:eastAsia="Times New Roman" w:hAnsi="Arial" w:cs="Arial"/>
      <w:sz w:val="20"/>
      <w:szCs w:val="20"/>
      <w:lang w:eastAsia="pt-BR"/>
    </w:rPr>
  </w:style>
  <w:style w:type="paragraph" w:customStyle="1" w:styleId="Default">
    <w:name w:val="Default"/>
    <w:rsid w:val="007A6DC5"/>
    <w:pPr>
      <w:autoSpaceDE w:val="0"/>
      <w:autoSpaceDN w:val="0"/>
      <w:adjustRightInd w:val="0"/>
      <w:spacing w:after="0" w:line="240" w:lineRule="auto"/>
    </w:pPr>
    <w:rPr>
      <w:rFonts w:ascii="Arial" w:hAnsi="Arial" w:cs="Arial"/>
      <w:color w:val="000000"/>
      <w:sz w:val="24"/>
      <w:szCs w:val="24"/>
    </w:rPr>
  </w:style>
  <w:style w:type="character" w:styleId="RefernciaSutil">
    <w:name w:val="Subtle Reference"/>
    <w:basedOn w:val="Fontepargpadro"/>
    <w:uiPriority w:val="31"/>
    <w:qFormat/>
    <w:rsid w:val="00CF09AB"/>
    <w:rPr>
      <w:smallCaps/>
      <w:color w:val="5A5A5A" w:themeColor="text1" w:themeTint="A5"/>
    </w:rPr>
  </w:style>
  <w:style w:type="paragraph" w:customStyle="1" w:styleId="RefFigTab">
    <w:name w:val="Ref Fig Tab"/>
    <w:basedOn w:val="Normal"/>
    <w:link w:val="RefFigTabChar"/>
    <w:qFormat/>
    <w:rsid w:val="00CF09AB"/>
    <w:pPr>
      <w:spacing w:after="240"/>
    </w:pPr>
    <w:rPr>
      <w:sz w:val="20"/>
      <w:szCs w:val="20"/>
    </w:rPr>
  </w:style>
  <w:style w:type="character" w:customStyle="1" w:styleId="RefFigTabChar">
    <w:name w:val="Ref Fig Tab Char"/>
    <w:basedOn w:val="Fontepargpadro"/>
    <w:link w:val="RefFigTab"/>
    <w:rsid w:val="00CF09AB"/>
    <w:rPr>
      <w:rFonts w:ascii="Arial" w:eastAsia="Times New Roman" w:hAnsi="Arial" w:cs="Times New Roman"/>
      <w:sz w:val="20"/>
      <w:szCs w:val="20"/>
      <w:lang w:eastAsia="pt-BR"/>
    </w:rPr>
  </w:style>
  <w:style w:type="character" w:customStyle="1" w:styleId="name">
    <w:name w:val="name"/>
    <w:basedOn w:val="Fontepargpadro"/>
    <w:rsid w:val="00445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1664">
      <w:bodyDiv w:val="1"/>
      <w:marLeft w:val="0"/>
      <w:marRight w:val="0"/>
      <w:marTop w:val="0"/>
      <w:marBottom w:val="0"/>
      <w:divBdr>
        <w:top w:val="none" w:sz="0" w:space="0" w:color="auto"/>
        <w:left w:val="none" w:sz="0" w:space="0" w:color="auto"/>
        <w:bottom w:val="none" w:sz="0" w:space="0" w:color="auto"/>
        <w:right w:val="none" w:sz="0" w:space="0" w:color="auto"/>
      </w:divBdr>
    </w:div>
    <w:div w:id="59056593">
      <w:bodyDiv w:val="1"/>
      <w:marLeft w:val="0"/>
      <w:marRight w:val="0"/>
      <w:marTop w:val="0"/>
      <w:marBottom w:val="0"/>
      <w:divBdr>
        <w:top w:val="none" w:sz="0" w:space="0" w:color="auto"/>
        <w:left w:val="none" w:sz="0" w:space="0" w:color="auto"/>
        <w:bottom w:val="none" w:sz="0" w:space="0" w:color="auto"/>
        <w:right w:val="none" w:sz="0" w:space="0" w:color="auto"/>
      </w:divBdr>
    </w:div>
    <w:div w:id="122969431">
      <w:bodyDiv w:val="1"/>
      <w:marLeft w:val="0"/>
      <w:marRight w:val="0"/>
      <w:marTop w:val="0"/>
      <w:marBottom w:val="0"/>
      <w:divBdr>
        <w:top w:val="none" w:sz="0" w:space="0" w:color="auto"/>
        <w:left w:val="none" w:sz="0" w:space="0" w:color="auto"/>
        <w:bottom w:val="none" w:sz="0" w:space="0" w:color="auto"/>
        <w:right w:val="none" w:sz="0" w:space="0" w:color="auto"/>
      </w:divBdr>
    </w:div>
    <w:div w:id="268466476">
      <w:bodyDiv w:val="1"/>
      <w:marLeft w:val="0"/>
      <w:marRight w:val="0"/>
      <w:marTop w:val="0"/>
      <w:marBottom w:val="0"/>
      <w:divBdr>
        <w:top w:val="none" w:sz="0" w:space="0" w:color="auto"/>
        <w:left w:val="none" w:sz="0" w:space="0" w:color="auto"/>
        <w:bottom w:val="none" w:sz="0" w:space="0" w:color="auto"/>
        <w:right w:val="none" w:sz="0" w:space="0" w:color="auto"/>
      </w:divBdr>
    </w:div>
    <w:div w:id="279145679">
      <w:bodyDiv w:val="1"/>
      <w:marLeft w:val="0"/>
      <w:marRight w:val="0"/>
      <w:marTop w:val="0"/>
      <w:marBottom w:val="0"/>
      <w:divBdr>
        <w:top w:val="none" w:sz="0" w:space="0" w:color="auto"/>
        <w:left w:val="none" w:sz="0" w:space="0" w:color="auto"/>
        <w:bottom w:val="none" w:sz="0" w:space="0" w:color="auto"/>
        <w:right w:val="none" w:sz="0" w:space="0" w:color="auto"/>
      </w:divBdr>
    </w:div>
    <w:div w:id="293563592">
      <w:bodyDiv w:val="1"/>
      <w:marLeft w:val="0"/>
      <w:marRight w:val="0"/>
      <w:marTop w:val="0"/>
      <w:marBottom w:val="0"/>
      <w:divBdr>
        <w:top w:val="none" w:sz="0" w:space="0" w:color="auto"/>
        <w:left w:val="none" w:sz="0" w:space="0" w:color="auto"/>
        <w:bottom w:val="none" w:sz="0" w:space="0" w:color="auto"/>
        <w:right w:val="none" w:sz="0" w:space="0" w:color="auto"/>
      </w:divBdr>
    </w:div>
    <w:div w:id="297344118">
      <w:bodyDiv w:val="1"/>
      <w:marLeft w:val="0"/>
      <w:marRight w:val="0"/>
      <w:marTop w:val="0"/>
      <w:marBottom w:val="0"/>
      <w:divBdr>
        <w:top w:val="none" w:sz="0" w:space="0" w:color="auto"/>
        <w:left w:val="none" w:sz="0" w:space="0" w:color="auto"/>
        <w:bottom w:val="none" w:sz="0" w:space="0" w:color="auto"/>
        <w:right w:val="none" w:sz="0" w:space="0" w:color="auto"/>
      </w:divBdr>
    </w:div>
    <w:div w:id="328678624">
      <w:bodyDiv w:val="1"/>
      <w:marLeft w:val="0"/>
      <w:marRight w:val="0"/>
      <w:marTop w:val="0"/>
      <w:marBottom w:val="0"/>
      <w:divBdr>
        <w:top w:val="none" w:sz="0" w:space="0" w:color="auto"/>
        <w:left w:val="none" w:sz="0" w:space="0" w:color="auto"/>
        <w:bottom w:val="none" w:sz="0" w:space="0" w:color="auto"/>
        <w:right w:val="none" w:sz="0" w:space="0" w:color="auto"/>
      </w:divBdr>
      <w:divsChild>
        <w:div w:id="1983265166">
          <w:marLeft w:val="0"/>
          <w:marRight w:val="0"/>
          <w:marTop w:val="0"/>
          <w:marBottom w:val="0"/>
          <w:divBdr>
            <w:top w:val="none" w:sz="0" w:space="0" w:color="auto"/>
            <w:left w:val="none" w:sz="0" w:space="0" w:color="auto"/>
            <w:bottom w:val="none" w:sz="0" w:space="0" w:color="auto"/>
            <w:right w:val="none" w:sz="0" w:space="0" w:color="auto"/>
          </w:divBdr>
          <w:divsChild>
            <w:div w:id="989207923">
              <w:marLeft w:val="0"/>
              <w:marRight w:val="0"/>
              <w:marTop w:val="0"/>
              <w:marBottom w:val="0"/>
              <w:divBdr>
                <w:top w:val="none" w:sz="0" w:space="0" w:color="auto"/>
                <w:left w:val="none" w:sz="0" w:space="0" w:color="auto"/>
                <w:bottom w:val="none" w:sz="0" w:space="0" w:color="auto"/>
                <w:right w:val="none" w:sz="0" w:space="0" w:color="auto"/>
              </w:divBdr>
            </w:div>
            <w:div w:id="1672635811">
              <w:marLeft w:val="0"/>
              <w:marRight w:val="0"/>
              <w:marTop w:val="0"/>
              <w:marBottom w:val="0"/>
              <w:divBdr>
                <w:top w:val="none" w:sz="0" w:space="0" w:color="auto"/>
                <w:left w:val="none" w:sz="0" w:space="0" w:color="auto"/>
                <w:bottom w:val="none" w:sz="0" w:space="0" w:color="auto"/>
                <w:right w:val="none" w:sz="0" w:space="0" w:color="auto"/>
              </w:divBdr>
            </w:div>
            <w:div w:id="8811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7761">
      <w:bodyDiv w:val="1"/>
      <w:marLeft w:val="0"/>
      <w:marRight w:val="0"/>
      <w:marTop w:val="0"/>
      <w:marBottom w:val="0"/>
      <w:divBdr>
        <w:top w:val="none" w:sz="0" w:space="0" w:color="auto"/>
        <w:left w:val="none" w:sz="0" w:space="0" w:color="auto"/>
        <w:bottom w:val="none" w:sz="0" w:space="0" w:color="auto"/>
        <w:right w:val="none" w:sz="0" w:space="0" w:color="auto"/>
      </w:divBdr>
      <w:divsChild>
        <w:div w:id="820853593">
          <w:marLeft w:val="0"/>
          <w:marRight w:val="0"/>
          <w:marTop w:val="0"/>
          <w:marBottom w:val="0"/>
          <w:divBdr>
            <w:top w:val="none" w:sz="0" w:space="0" w:color="auto"/>
            <w:left w:val="none" w:sz="0" w:space="0" w:color="auto"/>
            <w:bottom w:val="none" w:sz="0" w:space="0" w:color="auto"/>
            <w:right w:val="none" w:sz="0" w:space="0" w:color="auto"/>
          </w:divBdr>
        </w:div>
        <w:div w:id="1684357998">
          <w:marLeft w:val="0"/>
          <w:marRight w:val="0"/>
          <w:marTop w:val="0"/>
          <w:marBottom w:val="0"/>
          <w:divBdr>
            <w:top w:val="none" w:sz="0" w:space="0" w:color="auto"/>
            <w:left w:val="none" w:sz="0" w:space="0" w:color="auto"/>
            <w:bottom w:val="none" w:sz="0" w:space="0" w:color="auto"/>
            <w:right w:val="none" w:sz="0" w:space="0" w:color="auto"/>
          </w:divBdr>
        </w:div>
        <w:div w:id="1784614392">
          <w:marLeft w:val="0"/>
          <w:marRight w:val="0"/>
          <w:marTop w:val="0"/>
          <w:marBottom w:val="0"/>
          <w:divBdr>
            <w:top w:val="none" w:sz="0" w:space="0" w:color="auto"/>
            <w:left w:val="none" w:sz="0" w:space="0" w:color="auto"/>
            <w:bottom w:val="none" w:sz="0" w:space="0" w:color="auto"/>
            <w:right w:val="none" w:sz="0" w:space="0" w:color="auto"/>
          </w:divBdr>
        </w:div>
        <w:div w:id="1960406331">
          <w:marLeft w:val="0"/>
          <w:marRight w:val="0"/>
          <w:marTop w:val="0"/>
          <w:marBottom w:val="0"/>
          <w:divBdr>
            <w:top w:val="none" w:sz="0" w:space="0" w:color="auto"/>
            <w:left w:val="none" w:sz="0" w:space="0" w:color="auto"/>
            <w:bottom w:val="none" w:sz="0" w:space="0" w:color="auto"/>
            <w:right w:val="none" w:sz="0" w:space="0" w:color="auto"/>
          </w:divBdr>
        </w:div>
      </w:divsChild>
    </w:div>
    <w:div w:id="409280579">
      <w:bodyDiv w:val="1"/>
      <w:marLeft w:val="0"/>
      <w:marRight w:val="0"/>
      <w:marTop w:val="0"/>
      <w:marBottom w:val="0"/>
      <w:divBdr>
        <w:top w:val="none" w:sz="0" w:space="0" w:color="auto"/>
        <w:left w:val="none" w:sz="0" w:space="0" w:color="auto"/>
        <w:bottom w:val="none" w:sz="0" w:space="0" w:color="auto"/>
        <w:right w:val="none" w:sz="0" w:space="0" w:color="auto"/>
      </w:divBdr>
    </w:div>
    <w:div w:id="429861887">
      <w:bodyDiv w:val="1"/>
      <w:marLeft w:val="0"/>
      <w:marRight w:val="0"/>
      <w:marTop w:val="0"/>
      <w:marBottom w:val="0"/>
      <w:divBdr>
        <w:top w:val="none" w:sz="0" w:space="0" w:color="auto"/>
        <w:left w:val="none" w:sz="0" w:space="0" w:color="auto"/>
        <w:bottom w:val="none" w:sz="0" w:space="0" w:color="auto"/>
        <w:right w:val="none" w:sz="0" w:space="0" w:color="auto"/>
      </w:divBdr>
    </w:div>
    <w:div w:id="508057080">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47958588">
      <w:bodyDiv w:val="1"/>
      <w:marLeft w:val="0"/>
      <w:marRight w:val="0"/>
      <w:marTop w:val="0"/>
      <w:marBottom w:val="0"/>
      <w:divBdr>
        <w:top w:val="none" w:sz="0" w:space="0" w:color="auto"/>
        <w:left w:val="none" w:sz="0" w:space="0" w:color="auto"/>
        <w:bottom w:val="none" w:sz="0" w:space="0" w:color="auto"/>
        <w:right w:val="none" w:sz="0" w:space="0" w:color="auto"/>
      </w:divBdr>
    </w:div>
    <w:div w:id="550851729">
      <w:bodyDiv w:val="1"/>
      <w:marLeft w:val="0"/>
      <w:marRight w:val="0"/>
      <w:marTop w:val="0"/>
      <w:marBottom w:val="0"/>
      <w:divBdr>
        <w:top w:val="none" w:sz="0" w:space="0" w:color="auto"/>
        <w:left w:val="none" w:sz="0" w:space="0" w:color="auto"/>
        <w:bottom w:val="none" w:sz="0" w:space="0" w:color="auto"/>
        <w:right w:val="none" w:sz="0" w:space="0" w:color="auto"/>
      </w:divBdr>
    </w:div>
    <w:div w:id="552500900">
      <w:bodyDiv w:val="1"/>
      <w:marLeft w:val="0"/>
      <w:marRight w:val="0"/>
      <w:marTop w:val="0"/>
      <w:marBottom w:val="0"/>
      <w:divBdr>
        <w:top w:val="none" w:sz="0" w:space="0" w:color="auto"/>
        <w:left w:val="none" w:sz="0" w:space="0" w:color="auto"/>
        <w:bottom w:val="none" w:sz="0" w:space="0" w:color="auto"/>
        <w:right w:val="none" w:sz="0" w:space="0" w:color="auto"/>
      </w:divBdr>
      <w:divsChild>
        <w:div w:id="1415736929">
          <w:marLeft w:val="0"/>
          <w:marRight w:val="0"/>
          <w:marTop w:val="0"/>
          <w:marBottom w:val="0"/>
          <w:divBdr>
            <w:top w:val="none" w:sz="0" w:space="0" w:color="auto"/>
            <w:left w:val="none" w:sz="0" w:space="0" w:color="auto"/>
            <w:bottom w:val="none" w:sz="0" w:space="0" w:color="auto"/>
            <w:right w:val="none" w:sz="0" w:space="0" w:color="auto"/>
          </w:divBdr>
        </w:div>
      </w:divsChild>
    </w:div>
    <w:div w:id="583681752">
      <w:bodyDiv w:val="1"/>
      <w:marLeft w:val="0"/>
      <w:marRight w:val="0"/>
      <w:marTop w:val="0"/>
      <w:marBottom w:val="0"/>
      <w:divBdr>
        <w:top w:val="none" w:sz="0" w:space="0" w:color="auto"/>
        <w:left w:val="none" w:sz="0" w:space="0" w:color="auto"/>
        <w:bottom w:val="none" w:sz="0" w:space="0" w:color="auto"/>
        <w:right w:val="none" w:sz="0" w:space="0" w:color="auto"/>
      </w:divBdr>
    </w:div>
    <w:div w:id="638268670">
      <w:bodyDiv w:val="1"/>
      <w:marLeft w:val="0"/>
      <w:marRight w:val="0"/>
      <w:marTop w:val="0"/>
      <w:marBottom w:val="0"/>
      <w:divBdr>
        <w:top w:val="none" w:sz="0" w:space="0" w:color="auto"/>
        <w:left w:val="none" w:sz="0" w:space="0" w:color="auto"/>
        <w:bottom w:val="none" w:sz="0" w:space="0" w:color="auto"/>
        <w:right w:val="none" w:sz="0" w:space="0" w:color="auto"/>
      </w:divBdr>
    </w:div>
    <w:div w:id="671952668">
      <w:bodyDiv w:val="1"/>
      <w:marLeft w:val="0"/>
      <w:marRight w:val="0"/>
      <w:marTop w:val="0"/>
      <w:marBottom w:val="0"/>
      <w:divBdr>
        <w:top w:val="none" w:sz="0" w:space="0" w:color="auto"/>
        <w:left w:val="none" w:sz="0" w:space="0" w:color="auto"/>
        <w:bottom w:val="none" w:sz="0" w:space="0" w:color="auto"/>
        <w:right w:val="none" w:sz="0" w:space="0" w:color="auto"/>
      </w:divBdr>
    </w:div>
    <w:div w:id="687407672">
      <w:bodyDiv w:val="1"/>
      <w:marLeft w:val="0"/>
      <w:marRight w:val="0"/>
      <w:marTop w:val="0"/>
      <w:marBottom w:val="0"/>
      <w:divBdr>
        <w:top w:val="none" w:sz="0" w:space="0" w:color="auto"/>
        <w:left w:val="none" w:sz="0" w:space="0" w:color="auto"/>
        <w:bottom w:val="none" w:sz="0" w:space="0" w:color="auto"/>
        <w:right w:val="none" w:sz="0" w:space="0" w:color="auto"/>
      </w:divBdr>
      <w:divsChild>
        <w:div w:id="75638544">
          <w:marLeft w:val="0"/>
          <w:marRight w:val="0"/>
          <w:marTop w:val="0"/>
          <w:marBottom w:val="0"/>
          <w:divBdr>
            <w:top w:val="none" w:sz="0" w:space="0" w:color="auto"/>
            <w:left w:val="none" w:sz="0" w:space="0" w:color="auto"/>
            <w:bottom w:val="none" w:sz="0" w:space="0" w:color="auto"/>
            <w:right w:val="none" w:sz="0" w:space="0" w:color="auto"/>
          </w:divBdr>
        </w:div>
      </w:divsChild>
    </w:div>
    <w:div w:id="690497706">
      <w:bodyDiv w:val="1"/>
      <w:marLeft w:val="0"/>
      <w:marRight w:val="0"/>
      <w:marTop w:val="0"/>
      <w:marBottom w:val="0"/>
      <w:divBdr>
        <w:top w:val="none" w:sz="0" w:space="0" w:color="auto"/>
        <w:left w:val="none" w:sz="0" w:space="0" w:color="auto"/>
        <w:bottom w:val="none" w:sz="0" w:space="0" w:color="auto"/>
        <w:right w:val="none" w:sz="0" w:space="0" w:color="auto"/>
      </w:divBdr>
    </w:div>
    <w:div w:id="697196196">
      <w:bodyDiv w:val="1"/>
      <w:marLeft w:val="0"/>
      <w:marRight w:val="0"/>
      <w:marTop w:val="0"/>
      <w:marBottom w:val="0"/>
      <w:divBdr>
        <w:top w:val="none" w:sz="0" w:space="0" w:color="auto"/>
        <w:left w:val="none" w:sz="0" w:space="0" w:color="auto"/>
        <w:bottom w:val="none" w:sz="0" w:space="0" w:color="auto"/>
        <w:right w:val="none" w:sz="0" w:space="0" w:color="auto"/>
      </w:divBdr>
    </w:div>
    <w:div w:id="787092848">
      <w:bodyDiv w:val="1"/>
      <w:marLeft w:val="0"/>
      <w:marRight w:val="0"/>
      <w:marTop w:val="0"/>
      <w:marBottom w:val="0"/>
      <w:divBdr>
        <w:top w:val="none" w:sz="0" w:space="0" w:color="auto"/>
        <w:left w:val="none" w:sz="0" w:space="0" w:color="auto"/>
        <w:bottom w:val="none" w:sz="0" w:space="0" w:color="auto"/>
        <w:right w:val="none" w:sz="0" w:space="0" w:color="auto"/>
      </w:divBdr>
      <w:divsChild>
        <w:div w:id="1256674835">
          <w:marLeft w:val="0"/>
          <w:marRight w:val="0"/>
          <w:marTop w:val="0"/>
          <w:marBottom w:val="0"/>
          <w:divBdr>
            <w:top w:val="none" w:sz="0" w:space="0" w:color="auto"/>
            <w:left w:val="none" w:sz="0" w:space="0" w:color="auto"/>
            <w:bottom w:val="none" w:sz="0" w:space="0" w:color="auto"/>
            <w:right w:val="none" w:sz="0" w:space="0" w:color="auto"/>
          </w:divBdr>
        </w:div>
      </w:divsChild>
    </w:div>
    <w:div w:id="837429414">
      <w:bodyDiv w:val="1"/>
      <w:marLeft w:val="0"/>
      <w:marRight w:val="0"/>
      <w:marTop w:val="0"/>
      <w:marBottom w:val="0"/>
      <w:divBdr>
        <w:top w:val="none" w:sz="0" w:space="0" w:color="auto"/>
        <w:left w:val="none" w:sz="0" w:space="0" w:color="auto"/>
        <w:bottom w:val="none" w:sz="0" w:space="0" w:color="auto"/>
        <w:right w:val="none" w:sz="0" w:space="0" w:color="auto"/>
      </w:divBdr>
    </w:div>
    <w:div w:id="855264532">
      <w:bodyDiv w:val="1"/>
      <w:marLeft w:val="0"/>
      <w:marRight w:val="0"/>
      <w:marTop w:val="0"/>
      <w:marBottom w:val="0"/>
      <w:divBdr>
        <w:top w:val="none" w:sz="0" w:space="0" w:color="auto"/>
        <w:left w:val="none" w:sz="0" w:space="0" w:color="auto"/>
        <w:bottom w:val="none" w:sz="0" w:space="0" w:color="auto"/>
        <w:right w:val="none" w:sz="0" w:space="0" w:color="auto"/>
      </w:divBdr>
    </w:div>
    <w:div w:id="886378889">
      <w:bodyDiv w:val="1"/>
      <w:marLeft w:val="0"/>
      <w:marRight w:val="0"/>
      <w:marTop w:val="0"/>
      <w:marBottom w:val="0"/>
      <w:divBdr>
        <w:top w:val="none" w:sz="0" w:space="0" w:color="auto"/>
        <w:left w:val="none" w:sz="0" w:space="0" w:color="auto"/>
        <w:bottom w:val="none" w:sz="0" w:space="0" w:color="auto"/>
        <w:right w:val="none" w:sz="0" w:space="0" w:color="auto"/>
      </w:divBdr>
    </w:div>
    <w:div w:id="909118991">
      <w:bodyDiv w:val="1"/>
      <w:marLeft w:val="0"/>
      <w:marRight w:val="0"/>
      <w:marTop w:val="0"/>
      <w:marBottom w:val="0"/>
      <w:divBdr>
        <w:top w:val="none" w:sz="0" w:space="0" w:color="auto"/>
        <w:left w:val="none" w:sz="0" w:space="0" w:color="auto"/>
        <w:bottom w:val="none" w:sz="0" w:space="0" w:color="auto"/>
        <w:right w:val="none" w:sz="0" w:space="0" w:color="auto"/>
      </w:divBdr>
    </w:div>
    <w:div w:id="932476369">
      <w:bodyDiv w:val="1"/>
      <w:marLeft w:val="0"/>
      <w:marRight w:val="0"/>
      <w:marTop w:val="0"/>
      <w:marBottom w:val="0"/>
      <w:divBdr>
        <w:top w:val="none" w:sz="0" w:space="0" w:color="auto"/>
        <w:left w:val="none" w:sz="0" w:space="0" w:color="auto"/>
        <w:bottom w:val="none" w:sz="0" w:space="0" w:color="auto"/>
        <w:right w:val="none" w:sz="0" w:space="0" w:color="auto"/>
      </w:divBdr>
    </w:div>
    <w:div w:id="955335383">
      <w:bodyDiv w:val="1"/>
      <w:marLeft w:val="0"/>
      <w:marRight w:val="0"/>
      <w:marTop w:val="0"/>
      <w:marBottom w:val="0"/>
      <w:divBdr>
        <w:top w:val="none" w:sz="0" w:space="0" w:color="auto"/>
        <w:left w:val="none" w:sz="0" w:space="0" w:color="auto"/>
        <w:bottom w:val="none" w:sz="0" w:space="0" w:color="auto"/>
        <w:right w:val="none" w:sz="0" w:space="0" w:color="auto"/>
      </w:divBdr>
    </w:div>
    <w:div w:id="979185495">
      <w:bodyDiv w:val="1"/>
      <w:marLeft w:val="0"/>
      <w:marRight w:val="0"/>
      <w:marTop w:val="0"/>
      <w:marBottom w:val="0"/>
      <w:divBdr>
        <w:top w:val="none" w:sz="0" w:space="0" w:color="auto"/>
        <w:left w:val="none" w:sz="0" w:space="0" w:color="auto"/>
        <w:bottom w:val="none" w:sz="0" w:space="0" w:color="auto"/>
        <w:right w:val="none" w:sz="0" w:space="0" w:color="auto"/>
      </w:divBdr>
    </w:div>
    <w:div w:id="982005826">
      <w:bodyDiv w:val="1"/>
      <w:marLeft w:val="0"/>
      <w:marRight w:val="0"/>
      <w:marTop w:val="0"/>
      <w:marBottom w:val="0"/>
      <w:divBdr>
        <w:top w:val="none" w:sz="0" w:space="0" w:color="auto"/>
        <w:left w:val="none" w:sz="0" w:space="0" w:color="auto"/>
        <w:bottom w:val="none" w:sz="0" w:space="0" w:color="auto"/>
        <w:right w:val="none" w:sz="0" w:space="0" w:color="auto"/>
      </w:divBdr>
    </w:div>
    <w:div w:id="1004209978">
      <w:bodyDiv w:val="1"/>
      <w:marLeft w:val="0"/>
      <w:marRight w:val="0"/>
      <w:marTop w:val="0"/>
      <w:marBottom w:val="0"/>
      <w:divBdr>
        <w:top w:val="none" w:sz="0" w:space="0" w:color="auto"/>
        <w:left w:val="none" w:sz="0" w:space="0" w:color="auto"/>
        <w:bottom w:val="none" w:sz="0" w:space="0" w:color="auto"/>
        <w:right w:val="none" w:sz="0" w:space="0" w:color="auto"/>
      </w:divBdr>
      <w:divsChild>
        <w:div w:id="373383199">
          <w:marLeft w:val="547"/>
          <w:marRight w:val="0"/>
          <w:marTop w:val="115"/>
          <w:marBottom w:val="0"/>
          <w:divBdr>
            <w:top w:val="none" w:sz="0" w:space="0" w:color="auto"/>
            <w:left w:val="none" w:sz="0" w:space="0" w:color="auto"/>
            <w:bottom w:val="none" w:sz="0" w:space="0" w:color="auto"/>
            <w:right w:val="none" w:sz="0" w:space="0" w:color="auto"/>
          </w:divBdr>
        </w:div>
        <w:div w:id="1334648719">
          <w:marLeft w:val="547"/>
          <w:marRight w:val="0"/>
          <w:marTop w:val="115"/>
          <w:marBottom w:val="0"/>
          <w:divBdr>
            <w:top w:val="none" w:sz="0" w:space="0" w:color="auto"/>
            <w:left w:val="none" w:sz="0" w:space="0" w:color="auto"/>
            <w:bottom w:val="none" w:sz="0" w:space="0" w:color="auto"/>
            <w:right w:val="none" w:sz="0" w:space="0" w:color="auto"/>
          </w:divBdr>
        </w:div>
        <w:div w:id="1423449900">
          <w:marLeft w:val="547"/>
          <w:marRight w:val="0"/>
          <w:marTop w:val="115"/>
          <w:marBottom w:val="0"/>
          <w:divBdr>
            <w:top w:val="none" w:sz="0" w:space="0" w:color="auto"/>
            <w:left w:val="none" w:sz="0" w:space="0" w:color="auto"/>
            <w:bottom w:val="none" w:sz="0" w:space="0" w:color="auto"/>
            <w:right w:val="none" w:sz="0" w:space="0" w:color="auto"/>
          </w:divBdr>
        </w:div>
        <w:div w:id="1116830392">
          <w:marLeft w:val="547"/>
          <w:marRight w:val="0"/>
          <w:marTop w:val="115"/>
          <w:marBottom w:val="0"/>
          <w:divBdr>
            <w:top w:val="none" w:sz="0" w:space="0" w:color="auto"/>
            <w:left w:val="none" w:sz="0" w:space="0" w:color="auto"/>
            <w:bottom w:val="none" w:sz="0" w:space="0" w:color="auto"/>
            <w:right w:val="none" w:sz="0" w:space="0" w:color="auto"/>
          </w:divBdr>
        </w:div>
        <w:div w:id="537667682">
          <w:marLeft w:val="547"/>
          <w:marRight w:val="0"/>
          <w:marTop w:val="115"/>
          <w:marBottom w:val="0"/>
          <w:divBdr>
            <w:top w:val="none" w:sz="0" w:space="0" w:color="auto"/>
            <w:left w:val="none" w:sz="0" w:space="0" w:color="auto"/>
            <w:bottom w:val="none" w:sz="0" w:space="0" w:color="auto"/>
            <w:right w:val="none" w:sz="0" w:space="0" w:color="auto"/>
          </w:divBdr>
        </w:div>
      </w:divsChild>
    </w:div>
    <w:div w:id="1005208109">
      <w:bodyDiv w:val="1"/>
      <w:marLeft w:val="0"/>
      <w:marRight w:val="0"/>
      <w:marTop w:val="0"/>
      <w:marBottom w:val="0"/>
      <w:divBdr>
        <w:top w:val="none" w:sz="0" w:space="0" w:color="auto"/>
        <w:left w:val="none" w:sz="0" w:space="0" w:color="auto"/>
        <w:bottom w:val="none" w:sz="0" w:space="0" w:color="auto"/>
        <w:right w:val="none" w:sz="0" w:space="0" w:color="auto"/>
      </w:divBdr>
      <w:divsChild>
        <w:div w:id="1063523468">
          <w:marLeft w:val="0"/>
          <w:marRight w:val="0"/>
          <w:marTop w:val="0"/>
          <w:marBottom w:val="0"/>
          <w:divBdr>
            <w:top w:val="none" w:sz="0" w:space="0" w:color="auto"/>
            <w:left w:val="none" w:sz="0" w:space="0" w:color="auto"/>
            <w:bottom w:val="none" w:sz="0" w:space="0" w:color="auto"/>
            <w:right w:val="none" w:sz="0" w:space="0" w:color="auto"/>
          </w:divBdr>
          <w:divsChild>
            <w:div w:id="3288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7880">
      <w:bodyDiv w:val="1"/>
      <w:marLeft w:val="0"/>
      <w:marRight w:val="0"/>
      <w:marTop w:val="0"/>
      <w:marBottom w:val="0"/>
      <w:divBdr>
        <w:top w:val="none" w:sz="0" w:space="0" w:color="auto"/>
        <w:left w:val="none" w:sz="0" w:space="0" w:color="auto"/>
        <w:bottom w:val="none" w:sz="0" w:space="0" w:color="auto"/>
        <w:right w:val="none" w:sz="0" w:space="0" w:color="auto"/>
      </w:divBdr>
    </w:div>
    <w:div w:id="1028608537">
      <w:bodyDiv w:val="1"/>
      <w:marLeft w:val="0"/>
      <w:marRight w:val="0"/>
      <w:marTop w:val="0"/>
      <w:marBottom w:val="0"/>
      <w:divBdr>
        <w:top w:val="none" w:sz="0" w:space="0" w:color="auto"/>
        <w:left w:val="none" w:sz="0" w:space="0" w:color="auto"/>
        <w:bottom w:val="none" w:sz="0" w:space="0" w:color="auto"/>
        <w:right w:val="none" w:sz="0" w:space="0" w:color="auto"/>
      </w:divBdr>
      <w:divsChild>
        <w:div w:id="316883398">
          <w:marLeft w:val="0"/>
          <w:marRight w:val="0"/>
          <w:marTop w:val="0"/>
          <w:marBottom w:val="0"/>
          <w:divBdr>
            <w:top w:val="none" w:sz="0" w:space="0" w:color="auto"/>
            <w:left w:val="none" w:sz="0" w:space="0" w:color="auto"/>
            <w:bottom w:val="none" w:sz="0" w:space="0" w:color="auto"/>
            <w:right w:val="none" w:sz="0" w:space="0" w:color="auto"/>
          </w:divBdr>
          <w:divsChild>
            <w:div w:id="320549428">
              <w:marLeft w:val="0"/>
              <w:marRight w:val="0"/>
              <w:marTop w:val="0"/>
              <w:marBottom w:val="0"/>
              <w:divBdr>
                <w:top w:val="none" w:sz="0" w:space="0" w:color="auto"/>
                <w:left w:val="none" w:sz="0" w:space="0" w:color="auto"/>
                <w:bottom w:val="none" w:sz="0" w:space="0" w:color="auto"/>
                <w:right w:val="none" w:sz="0" w:space="0" w:color="auto"/>
              </w:divBdr>
              <w:divsChild>
                <w:div w:id="15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00269">
          <w:marLeft w:val="0"/>
          <w:marRight w:val="0"/>
          <w:marTop w:val="0"/>
          <w:marBottom w:val="0"/>
          <w:divBdr>
            <w:top w:val="none" w:sz="0" w:space="0" w:color="auto"/>
            <w:left w:val="none" w:sz="0" w:space="0" w:color="auto"/>
            <w:bottom w:val="none" w:sz="0" w:space="0" w:color="auto"/>
            <w:right w:val="none" w:sz="0" w:space="0" w:color="auto"/>
          </w:divBdr>
          <w:divsChild>
            <w:div w:id="150144362">
              <w:marLeft w:val="0"/>
              <w:marRight w:val="0"/>
              <w:marTop w:val="0"/>
              <w:marBottom w:val="0"/>
              <w:divBdr>
                <w:top w:val="none" w:sz="0" w:space="0" w:color="auto"/>
                <w:left w:val="none" w:sz="0" w:space="0" w:color="auto"/>
                <w:bottom w:val="none" w:sz="0" w:space="0" w:color="auto"/>
                <w:right w:val="none" w:sz="0" w:space="0" w:color="auto"/>
              </w:divBdr>
              <w:divsChild>
                <w:div w:id="708188609">
                  <w:marLeft w:val="0"/>
                  <w:marRight w:val="0"/>
                  <w:marTop w:val="0"/>
                  <w:marBottom w:val="0"/>
                  <w:divBdr>
                    <w:top w:val="none" w:sz="0" w:space="0" w:color="auto"/>
                    <w:left w:val="none" w:sz="0" w:space="0" w:color="auto"/>
                    <w:bottom w:val="none" w:sz="0" w:space="0" w:color="auto"/>
                    <w:right w:val="none" w:sz="0" w:space="0" w:color="auto"/>
                  </w:divBdr>
                  <w:divsChild>
                    <w:div w:id="2057073590">
                      <w:marLeft w:val="0"/>
                      <w:marRight w:val="0"/>
                      <w:marTop w:val="0"/>
                      <w:marBottom w:val="0"/>
                      <w:divBdr>
                        <w:top w:val="none" w:sz="0" w:space="0" w:color="auto"/>
                        <w:left w:val="none" w:sz="0" w:space="0" w:color="auto"/>
                        <w:bottom w:val="none" w:sz="0" w:space="0" w:color="auto"/>
                        <w:right w:val="none" w:sz="0" w:space="0" w:color="auto"/>
                      </w:divBdr>
                      <w:divsChild>
                        <w:div w:id="45301697">
                          <w:marLeft w:val="0"/>
                          <w:marRight w:val="0"/>
                          <w:marTop w:val="0"/>
                          <w:marBottom w:val="0"/>
                          <w:divBdr>
                            <w:top w:val="none" w:sz="0" w:space="0" w:color="auto"/>
                            <w:left w:val="none" w:sz="0" w:space="0" w:color="auto"/>
                            <w:bottom w:val="none" w:sz="0" w:space="0" w:color="auto"/>
                            <w:right w:val="none" w:sz="0" w:space="0" w:color="auto"/>
                          </w:divBdr>
                          <w:divsChild>
                            <w:div w:id="555747652">
                              <w:marLeft w:val="0"/>
                              <w:marRight w:val="0"/>
                              <w:marTop w:val="0"/>
                              <w:marBottom w:val="0"/>
                              <w:divBdr>
                                <w:top w:val="none" w:sz="0" w:space="0" w:color="auto"/>
                                <w:left w:val="none" w:sz="0" w:space="0" w:color="auto"/>
                                <w:bottom w:val="none" w:sz="0" w:space="0" w:color="auto"/>
                                <w:right w:val="none" w:sz="0" w:space="0" w:color="auto"/>
                              </w:divBdr>
                              <w:divsChild>
                                <w:div w:id="18758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065895">
          <w:marLeft w:val="0"/>
          <w:marRight w:val="0"/>
          <w:marTop w:val="0"/>
          <w:marBottom w:val="0"/>
          <w:divBdr>
            <w:top w:val="none" w:sz="0" w:space="0" w:color="auto"/>
            <w:left w:val="none" w:sz="0" w:space="0" w:color="auto"/>
            <w:bottom w:val="none" w:sz="0" w:space="0" w:color="auto"/>
            <w:right w:val="none" w:sz="0" w:space="0" w:color="auto"/>
          </w:divBdr>
        </w:div>
        <w:div w:id="1244995851">
          <w:marLeft w:val="0"/>
          <w:marRight w:val="0"/>
          <w:marTop w:val="0"/>
          <w:marBottom w:val="0"/>
          <w:divBdr>
            <w:top w:val="none" w:sz="0" w:space="0" w:color="auto"/>
            <w:left w:val="none" w:sz="0" w:space="0" w:color="auto"/>
            <w:bottom w:val="none" w:sz="0" w:space="0" w:color="auto"/>
            <w:right w:val="none" w:sz="0" w:space="0" w:color="auto"/>
          </w:divBdr>
        </w:div>
      </w:divsChild>
    </w:div>
    <w:div w:id="1045568844">
      <w:bodyDiv w:val="1"/>
      <w:marLeft w:val="0"/>
      <w:marRight w:val="0"/>
      <w:marTop w:val="0"/>
      <w:marBottom w:val="0"/>
      <w:divBdr>
        <w:top w:val="none" w:sz="0" w:space="0" w:color="auto"/>
        <w:left w:val="none" w:sz="0" w:space="0" w:color="auto"/>
        <w:bottom w:val="none" w:sz="0" w:space="0" w:color="auto"/>
        <w:right w:val="none" w:sz="0" w:space="0" w:color="auto"/>
      </w:divBdr>
    </w:div>
    <w:div w:id="1079599212">
      <w:bodyDiv w:val="1"/>
      <w:marLeft w:val="0"/>
      <w:marRight w:val="0"/>
      <w:marTop w:val="0"/>
      <w:marBottom w:val="0"/>
      <w:divBdr>
        <w:top w:val="none" w:sz="0" w:space="0" w:color="auto"/>
        <w:left w:val="none" w:sz="0" w:space="0" w:color="auto"/>
        <w:bottom w:val="none" w:sz="0" w:space="0" w:color="auto"/>
        <w:right w:val="none" w:sz="0" w:space="0" w:color="auto"/>
      </w:divBdr>
      <w:divsChild>
        <w:div w:id="2046632807">
          <w:marLeft w:val="0"/>
          <w:marRight w:val="0"/>
          <w:marTop w:val="0"/>
          <w:marBottom w:val="0"/>
          <w:divBdr>
            <w:top w:val="none" w:sz="0" w:space="0" w:color="auto"/>
            <w:left w:val="none" w:sz="0" w:space="0" w:color="auto"/>
            <w:bottom w:val="none" w:sz="0" w:space="0" w:color="auto"/>
            <w:right w:val="none" w:sz="0" w:space="0" w:color="auto"/>
          </w:divBdr>
        </w:div>
        <w:div w:id="957880802">
          <w:marLeft w:val="0"/>
          <w:marRight w:val="0"/>
          <w:marTop w:val="0"/>
          <w:marBottom w:val="0"/>
          <w:divBdr>
            <w:top w:val="none" w:sz="0" w:space="0" w:color="auto"/>
            <w:left w:val="none" w:sz="0" w:space="0" w:color="auto"/>
            <w:bottom w:val="none" w:sz="0" w:space="0" w:color="auto"/>
            <w:right w:val="none" w:sz="0" w:space="0" w:color="auto"/>
          </w:divBdr>
        </w:div>
        <w:div w:id="2022663399">
          <w:marLeft w:val="0"/>
          <w:marRight w:val="0"/>
          <w:marTop w:val="0"/>
          <w:marBottom w:val="0"/>
          <w:divBdr>
            <w:top w:val="none" w:sz="0" w:space="0" w:color="auto"/>
            <w:left w:val="none" w:sz="0" w:space="0" w:color="auto"/>
            <w:bottom w:val="none" w:sz="0" w:space="0" w:color="auto"/>
            <w:right w:val="none" w:sz="0" w:space="0" w:color="auto"/>
          </w:divBdr>
        </w:div>
        <w:div w:id="288359890">
          <w:marLeft w:val="0"/>
          <w:marRight w:val="0"/>
          <w:marTop w:val="0"/>
          <w:marBottom w:val="0"/>
          <w:divBdr>
            <w:top w:val="none" w:sz="0" w:space="0" w:color="auto"/>
            <w:left w:val="none" w:sz="0" w:space="0" w:color="auto"/>
            <w:bottom w:val="none" w:sz="0" w:space="0" w:color="auto"/>
            <w:right w:val="none" w:sz="0" w:space="0" w:color="auto"/>
          </w:divBdr>
        </w:div>
        <w:div w:id="1672487899">
          <w:marLeft w:val="0"/>
          <w:marRight w:val="0"/>
          <w:marTop w:val="0"/>
          <w:marBottom w:val="0"/>
          <w:divBdr>
            <w:top w:val="none" w:sz="0" w:space="0" w:color="auto"/>
            <w:left w:val="none" w:sz="0" w:space="0" w:color="auto"/>
            <w:bottom w:val="none" w:sz="0" w:space="0" w:color="auto"/>
            <w:right w:val="none" w:sz="0" w:space="0" w:color="auto"/>
          </w:divBdr>
        </w:div>
        <w:div w:id="185876744">
          <w:marLeft w:val="0"/>
          <w:marRight w:val="0"/>
          <w:marTop w:val="0"/>
          <w:marBottom w:val="0"/>
          <w:divBdr>
            <w:top w:val="none" w:sz="0" w:space="0" w:color="auto"/>
            <w:left w:val="none" w:sz="0" w:space="0" w:color="auto"/>
            <w:bottom w:val="none" w:sz="0" w:space="0" w:color="auto"/>
            <w:right w:val="none" w:sz="0" w:space="0" w:color="auto"/>
          </w:divBdr>
        </w:div>
        <w:div w:id="1521969768">
          <w:marLeft w:val="0"/>
          <w:marRight w:val="0"/>
          <w:marTop w:val="0"/>
          <w:marBottom w:val="0"/>
          <w:divBdr>
            <w:top w:val="none" w:sz="0" w:space="0" w:color="auto"/>
            <w:left w:val="none" w:sz="0" w:space="0" w:color="auto"/>
            <w:bottom w:val="none" w:sz="0" w:space="0" w:color="auto"/>
            <w:right w:val="none" w:sz="0" w:space="0" w:color="auto"/>
          </w:divBdr>
        </w:div>
      </w:divsChild>
    </w:div>
    <w:div w:id="1082220452">
      <w:bodyDiv w:val="1"/>
      <w:marLeft w:val="0"/>
      <w:marRight w:val="0"/>
      <w:marTop w:val="0"/>
      <w:marBottom w:val="0"/>
      <w:divBdr>
        <w:top w:val="none" w:sz="0" w:space="0" w:color="auto"/>
        <w:left w:val="none" w:sz="0" w:space="0" w:color="auto"/>
        <w:bottom w:val="none" w:sz="0" w:space="0" w:color="auto"/>
        <w:right w:val="none" w:sz="0" w:space="0" w:color="auto"/>
      </w:divBdr>
    </w:div>
    <w:div w:id="1082416237">
      <w:bodyDiv w:val="1"/>
      <w:marLeft w:val="0"/>
      <w:marRight w:val="0"/>
      <w:marTop w:val="0"/>
      <w:marBottom w:val="0"/>
      <w:divBdr>
        <w:top w:val="none" w:sz="0" w:space="0" w:color="auto"/>
        <w:left w:val="none" w:sz="0" w:space="0" w:color="auto"/>
        <w:bottom w:val="none" w:sz="0" w:space="0" w:color="auto"/>
        <w:right w:val="none" w:sz="0" w:space="0" w:color="auto"/>
      </w:divBdr>
    </w:div>
    <w:div w:id="1149205369">
      <w:bodyDiv w:val="1"/>
      <w:marLeft w:val="0"/>
      <w:marRight w:val="0"/>
      <w:marTop w:val="0"/>
      <w:marBottom w:val="0"/>
      <w:divBdr>
        <w:top w:val="none" w:sz="0" w:space="0" w:color="auto"/>
        <w:left w:val="none" w:sz="0" w:space="0" w:color="auto"/>
        <w:bottom w:val="none" w:sz="0" w:space="0" w:color="auto"/>
        <w:right w:val="none" w:sz="0" w:space="0" w:color="auto"/>
      </w:divBdr>
    </w:div>
    <w:div w:id="1160344499">
      <w:bodyDiv w:val="1"/>
      <w:marLeft w:val="0"/>
      <w:marRight w:val="0"/>
      <w:marTop w:val="0"/>
      <w:marBottom w:val="0"/>
      <w:divBdr>
        <w:top w:val="none" w:sz="0" w:space="0" w:color="auto"/>
        <w:left w:val="none" w:sz="0" w:space="0" w:color="auto"/>
        <w:bottom w:val="none" w:sz="0" w:space="0" w:color="auto"/>
        <w:right w:val="none" w:sz="0" w:space="0" w:color="auto"/>
      </w:divBdr>
    </w:div>
    <w:div w:id="1164125156">
      <w:bodyDiv w:val="1"/>
      <w:marLeft w:val="0"/>
      <w:marRight w:val="0"/>
      <w:marTop w:val="0"/>
      <w:marBottom w:val="0"/>
      <w:divBdr>
        <w:top w:val="none" w:sz="0" w:space="0" w:color="auto"/>
        <w:left w:val="none" w:sz="0" w:space="0" w:color="auto"/>
        <w:bottom w:val="none" w:sz="0" w:space="0" w:color="auto"/>
        <w:right w:val="none" w:sz="0" w:space="0" w:color="auto"/>
      </w:divBdr>
    </w:div>
    <w:div w:id="1183931553">
      <w:bodyDiv w:val="1"/>
      <w:marLeft w:val="0"/>
      <w:marRight w:val="0"/>
      <w:marTop w:val="0"/>
      <w:marBottom w:val="0"/>
      <w:divBdr>
        <w:top w:val="none" w:sz="0" w:space="0" w:color="auto"/>
        <w:left w:val="none" w:sz="0" w:space="0" w:color="auto"/>
        <w:bottom w:val="none" w:sz="0" w:space="0" w:color="auto"/>
        <w:right w:val="none" w:sz="0" w:space="0" w:color="auto"/>
      </w:divBdr>
    </w:div>
    <w:div w:id="1195539621">
      <w:bodyDiv w:val="1"/>
      <w:marLeft w:val="0"/>
      <w:marRight w:val="0"/>
      <w:marTop w:val="0"/>
      <w:marBottom w:val="0"/>
      <w:divBdr>
        <w:top w:val="none" w:sz="0" w:space="0" w:color="auto"/>
        <w:left w:val="none" w:sz="0" w:space="0" w:color="auto"/>
        <w:bottom w:val="none" w:sz="0" w:space="0" w:color="auto"/>
        <w:right w:val="none" w:sz="0" w:space="0" w:color="auto"/>
      </w:divBdr>
      <w:divsChild>
        <w:div w:id="1717271571">
          <w:marLeft w:val="0"/>
          <w:marRight w:val="0"/>
          <w:marTop w:val="0"/>
          <w:marBottom w:val="0"/>
          <w:divBdr>
            <w:top w:val="none" w:sz="0" w:space="0" w:color="auto"/>
            <w:left w:val="none" w:sz="0" w:space="0" w:color="auto"/>
            <w:bottom w:val="none" w:sz="0" w:space="0" w:color="auto"/>
            <w:right w:val="none" w:sz="0" w:space="0" w:color="auto"/>
          </w:divBdr>
        </w:div>
        <w:div w:id="549682705">
          <w:marLeft w:val="0"/>
          <w:marRight w:val="0"/>
          <w:marTop w:val="0"/>
          <w:marBottom w:val="0"/>
          <w:divBdr>
            <w:top w:val="none" w:sz="0" w:space="0" w:color="auto"/>
            <w:left w:val="none" w:sz="0" w:space="0" w:color="auto"/>
            <w:bottom w:val="none" w:sz="0" w:space="0" w:color="auto"/>
            <w:right w:val="none" w:sz="0" w:space="0" w:color="auto"/>
          </w:divBdr>
        </w:div>
        <w:div w:id="2006662541">
          <w:marLeft w:val="0"/>
          <w:marRight w:val="0"/>
          <w:marTop w:val="0"/>
          <w:marBottom w:val="0"/>
          <w:divBdr>
            <w:top w:val="none" w:sz="0" w:space="0" w:color="auto"/>
            <w:left w:val="none" w:sz="0" w:space="0" w:color="auto"/>
            <w:bottom w:val="none" w:sz="0" w:space="0" w:color="auto"/>
            <w:right w:val="none" w:sz="0" w:space="0" w:color="auto"/>
          </w:divBdr>
        </w:div>
        <w:div w:id="1367682675">
          <w:marLeft w:val="0"/>
          <w:marRight w:val="0"/>
          <w:marTop w:val="0"/>
          <w:marBottom w:val="0"/>
          <w:divBdr>
            <w:top w:val="none" w:sz="0" w:space="0" w:color="auto"/>
            <w:left w:val="none" w:sz="0" w:space="0" w:color="auto"/>
            <w:bottom w:val="none" w:sz="0" w:space="0" w:color="auto"/>
            <w:right w:val="none" w:sz="0" w:space="0" w:color="auto"/>
          </w:divBdr>
        </w:div>
        <w:div w:id="181748679">
          <w:marLeft w:val="0"/>
          <w:marRight w:val="0"/>
          <w:marTop w:val="0"/>
          <w:marBottom w:val="0"/>
          <w:divBdr>
            <w:top w:val="none" w:sz="0" w:space="0" w:color="auto"/>
            <w:left w:val="none" w:sz="0" w:space="0" w:color="auto"/>
            <w:bottom w:val="none" w:sz="0" w:space="0" w:color="auto"/>
            <w:right w:val="none" w:sz="0" w:space="0" w:color="auto"/>
          </w:divBdr>
        </w:div>
        <w:div w:id="899554045">
          <w:marLeft w:val="0"/>
          <w:marRight w:val="0"/>
          <w:marTop w:val="0"/>
          <w:marBottom w:val="0"/>
          <w:divBdr>
            <w:top w:val="none" w:sz="0" w:space="0" w:color="auto"/>
            <w:left w:val="none" w:sz="0" w:space="0" w:color="auto"/>
            <w:bottom w:val="none" w:sz="0" w:space="0" w:color="auto"/>
            <w:right w:val="none" w:sz="0" w:space="0" w:color="auto"/>
          </w:divBdr>
        </w:div>
        <w:div w:id="1883832666">
          <w:marLeft w:val="0"/>
          <w:marRight w:val="0"/>
          <w:marTop w:val="0"/>
          <w:marBottom w:val="0"/>
          <w:divBdr>
            <w:top w:val="none" w:sz="0" w:space="0" w:color="auto"/>
            <w:left w:val="none" w:sz="0" w:space="0" w:color="auto"/>
            <w:bottom w:val="none" w:sz="0" w:space="0" w:color="auto"/>
            <w:right w:val="none" w:sz="0" w:space="0" w:color="auto"/>
          </w:divBdr>
        </w:div>
        <w:div w:id="1925996507">
          <w:marLeft w:val="0"/>
          <w:marRight w:val="0"/>
          <w:marTop w:val="0"/>
          <w:marBottom w:val="0"/>
          <w:divBdr>
            <w:top w:val="none" w:sz="0" w:space="0" w:color="auto"/>
            <w:left w:val="none" w:sz="0" w:space="0" w:color="auto"/>
            <w:bottom w:val="none" w:sz="0" w:space="0" w:color="auto"/>
            <w:right w:val="none" w:sz="0" w:space="0" w:color="auto"/>
          </w:divBdr>
        </w:div>
        <w:div w:id="1945729044">
          <w:marLeft w:val="0"/>
          <w:marRight w:val="0"/>
          <w:marTop w:val="0"/>
          <w:marBottom w:val="0"/>
          <w:divBdr>
            <w:top w:val="none" w:sz="0" w:space="0" w:color="auto"/>
            <w:left w:val="none" w:sz="0" w:space="0" w:color="auto"/>
            <w:bottom w:val="none" w:sz="0" w:space="0" w:color="auto"/>
            <w:right w:val="none" w:sz="0" w:space="0" w:color="auto"/>
          </w:divBdr>
        </w:div>
      </w:divsChild>
    </w:div>
    <w:div w:id="1260215702">
      <w:bodyDiv w:val="1"/>
      <w:marLeft w:val="0"/>
      <w:marRight w:val="0"/>
      <w:marTop w:val="0"/>
      <w:marBottom w:val="0"/>
      <w:divBdr>
        <w:top w:val="none" w:sz="0" w:space="0" w:color="auto"/>
        <w:left w:val="none" w:sz="0" w:space="0" w:color="auto"/>
        <w:bottom w:val="none" w:sz="0" w:space="0" w:color="auto"/>
        <w:right w:val="none" w:sz="0" w:space="0" w:color="auto"/>
      </w:divBdr>
    </w:div>
    <w:div w:id="1266764716">
      <w:bodyDiv w:val="1"/>
      <w:marLeft w:val="0"/>
      <w:marRight w:val="0"/>
      <w:marTop w:val="0"/>
      <w:marBottom w:val="0"/>
      <w:divBdr>
        <w:top w:val="none" w:sz="0" w:space="0" w:color="auto"/>
        <w:left w:val="none" w:sz="0" w:space="0" w:color="auto"/>
        <w:bottom w:val="none" w:sz="0" w:space="0" w:color="auto"/>
        <w:right w:val="none" w:sz="0" w:space="0" w:color="auto"/>
      </w:divBdr>
    </w:div>
    <w:div w:id="1270310744">
      <w:bodyDiv w:val="1"/>
      <w:marLeft w:val="0"/>
      <w:marRight w:val="0"/>
      <w:marTop w:val="0"/>
      <w:marBottom w:val="0"/>
      <w:divBdr>
        <w:top w:val="none" w:sz="0" w:space="0" w:color="auto"/>
        <w:left w:val="none" w:sz="0" w:space="0" w:color="auto"/>
        <w:bottom w:val="none" w:sz="0" w:space="0" w:color="auto"/>
        <w:right w:val="none" w:sz="0" w:space="0" w:color="auto"/>
      </w:divBdr>
    </w:div>
    <w:div w:id="1337074907">
      <w:bodyDiv w:val="1"/>
      <w:marLeft w:val="0"/>
      <w:marRight w:val="0"/>
      <w:marTop w:val="0"/>
      <w:marBottom w:val="0"/>
      <w:divBdr>
        <w:top w:val="none" w:sz="0" w:space="0" w:color="auto"/>
        <w:left w:val="none" w:sz="0" w:space="0" w:color="auto"/>
        <w:bottom w:val="none" w:sz="0" w:space="0" w:color="auto"/>
        <w:right w:val="none" w:sz="0" w:space="0" w:color="auto"/>
      </w:divBdr>
    </w:div>
    <w:div w:id="1345783818">
      <w:bodyDiv w:val="1"/>
      <w:marLeft w:val="0"/>
      <w:marRight w:val="0"/>
      <w:marTop w:val="0"/>
      <w:marBottom w:val="0"/>
      <w:divBdr>
        <w:top w:val="none" w:sz="0" w:space="0" w:color="auto"/>
        <w:left w:val="none" w:sz="0" w:space="0" w:color="auto"/>
        <w:bottom w:val="none" w:sz="0" w:space="0" w:color="auto"/>
        <w:right w:val="none" w:sz="0" w:space="0" w:color="auto"/>
      </w:divBdr>
    </w:div>
    <w:div w:id="1371606265">
      <w:bodyDiv w:val="1"/>
      <w:marLeft w:val="0"/>
      <w:marRight w:val="0"/>
      <w:marTop w:val="0"/>
      <w:marBottom w:val="0"/>
      <w:divBdr>
        <w:top w:val="none" w:sz="0" w:space="0" w:color="auto"/>
        <w:left w:val="none" w:sz="0" w:space="0" w:color="auto"/>
        <w:bottom w:val="none" w:sz="0" w:space="0" w:color="auto"/>
        <w:right w:val="none" w:sz="0" w:space="0" w:color="auto"/>
      </w:divBdr>
      <w:divsChild>
        <w:div w:id="177088203">
          <w:marLeft w:val="0"/>
          <w:marRight w:val="0"/>
          <w:marTop w:val="0"/>
          <w:marBottom w:val="0"/>
          <w:divBdr>
            <w:top w:val="none" w:sz="0" w:space="0" w:color="auto"/>
            <w:left w:val="none" w:sz="0" w:space="0" w:color="auto"/>
            <w:bottom w:val="none" w:sz="0" w:space="0" w:color="auto"/>
            <w:right w:val="none" w:sz="0" w:space="0" w:color="auto"/>
          </w:divBdr>
          <w:divsChild>
            <w:div w:id="1629697064">
              <w:marLeft w:val="0"/>
              <w:marRight w:val="0"/>
              <w:marTop w:val="0"/>
              <w:marBottom w:val="0"/>
              <w:divBdr>
                <w:top w:val="none" w:sz="0" w:space="0" w:color="auto"/>
                <w:left w:val="none" w:sz="0" w:space="0" w:color="auto"/>
                <w:bottom w:val="none" w:sz="0" w:space="0" w:color="auto"/>
                <w:right w:val="none" w:sz="0" w:space="0" w:color="auto"/>
              </w:divBdr>
              <w:divsChild>
                <w:div w:id="429084109">
                  <w:marLeft w:val="0"/>
                  <w:marRight w:val="0"/>
                  <w:marTop w:val="0"/>
                  <w:marBottom w:val="0"/>
                  <w:divBdr>
                    <w:top w:val="none" w:sz="0" w:space="0" w:color="auto"/>
                    <w:left w:val="none" w:sz="0" w:space="0" w:color="auto"/>
                    <w:bottom w:val="none" w:sz="0" w:space="0" w:color="auto"/>
                    <w:right w:val="none" w:sz="0" w:space="0" w:color="auto"/>
                  </w:divBdr>
                  <w:divsChild>
                    <w:div w:id="273634370">
                      <w:marLeft w:val="0"/>
                      <w:marRight w:val="0"/>
                      <w:marTop w:val="0"/>
                      <w:marBottom w:val="0"/>
                      <w:divBdr>
                        <w:top w:val="none" w:sz="0" w:space="0" w:color="auto"/>
                        <w:left w:val="none" w:sz="0" w:space="0" w:color="auto"/>
                        <w:bottom w:val="none" w:sz="0" w:space="0" w:color="auto"/>
                        <w:right w:val="none" w:sz="0" w:space="0" w:color="auto"/>
                      </w:divBdr>
                      <w:divsChild>
                        <w:div w:id="246424989">
                          <w:marLeft w:val="0"/>
                          <w:marRight w:val="0"/>
                          <w:marTop w:val="0"/>
                          <w:marBottom w:val="0"/>
                          <w:divBdr>
                            <w:top w:val="none" w:sz="0" w:space="0" w:color="auto"/>
                            <w:left w:val="none" w:sz="0" w:space="0" w:color="auto"/>
                            <w:bottom w:val="none" w:sz="0" w:space="0" w:color="auto"/>
                            <w:right w:val="none" w:sz="0" w:space="0" w:color="auto"/>
                          </w:divBdr>
                          <w:divsChild>
                            <w:div w:id="13993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319007">
      <w:bodyDiv w:val="1"/>
      <w:marLeft w:val="0"/>
      <w:marRight w:val="0"/>
      <w:marTop w:val="0"/>
      <w:marBottom w:val="0"/>
      <w:divBdr>
        <w:top w:val="none" w:sz="0" w:space="0" w:color="auto"/>
        <w:left w:val="none" w:sz="0" w:space="0" w:color="auto"/>
        <w:bottom w:val="none" w:sz="0" w:space="0" w:color="auto"/>
        <w:right w:val="none" w:sz="0" w:space="0" w:color="auto"/>
      </w:divBdr>
      <w:divsChild>
        <w:div w:id="2001737728">
          <w:marLeft w:val="0"/>
          <w:marRight w:val="0"/>
          <w:marTop w:val="0"/>
          <w:marBottom w:val="0"/>
          <w:divBdr>
            <w:top w:val="none" w:sz="0" w:space="0" w:color="auto"/>
            <w:left w:val="none" w:sz="0" w:space="0" w:color="auto"/>
            <w:bottom w:val="none" w:sz="0" w:space="0" w:color="auto"/>
            <w:right w:val="none" w:sz="0" w:space="0" w:color="auto"/>
          </w:divBdr>
        </w:div>
      </w:divsChild>
    </w:div>
    <w:div w:id="1384714249">
      <w:bodyDiv w:val="1"/>
      <w:marLeft w:val="0"/>
      <w:marRight w:val="0"/>
      <w:marTop w:val="0"/>
      <w:marBottom w:val="0"/>
      <w:divBdr>
        <w:top w:val="none" w:sz="0" w:space="0" w:color="auto"/>
        <w:left w:val="none" w:sz="0" w:space="0" w:color="auto"/>
        <w:bottom w:val="none" w:sz="0" w:space="0" w:color="auto"/>
        <w:right w:val="none" w:sz="0" w:space="0" w:color="auto"/>
      </w:divBdr>
    </w:div>
    <w:div w:id="1417021723">
      <w:bodyDiv w:val="1"/>
      <w:marLeft w:val="0"/>
      <w:marRight w:val="0"/>
      <w:marTop w:val="0"/>
      <w:marBottom w:val="0"/>
      <w:divBdr>
        <w:top w:val="none" w:sz="0" w:space="0" w:color="auto"/>
        <w:left w:val="none" w:sz="0" w:space="0" w:color="auto"/>
        <w:bottom w:val="none" w:sz="0" w:space="0" w:color="auto"/>
        <w:right w:val="none" w:sz="0" w:space="0" w:color="auto"/>
      </w:divBdr>
    </w:div>
    <w:div w:id="1451513156">
      <w:bodyDiv w:val="1"/>
      <w:marLeft w:val="0"/>
      <w:marRight w:val="0"/>
      <w:marTop w:val="0"/>
      <w:marBottom w:val="0"/>
      <w:divBdr>
        <w:top w:val="none" w:sz="0" w:space="0" w:color="auto"/>
        <w:left w:val="none" w:sz="0" w:space="0" w:color="auto"/>
        <w:bottom w:val="none" w:sz="0" w:space="0" w:color="auto"/>
        <w:right w:val="none" w:sz="0" w:space="0" w:color="auto"/>
      </w:divBdr>
    </w:div>
    <w:div w:id="1496530597">
      <w:bodyDiv w:val="1"/>
      <w:marLeft w:val="0"/>
      <w:marRight w:val="0"/>
      <w:marTop w:val="0"/>
      <w:marBottom w:val="0"/>
      <w:divBdr>
        <w:top w:val="none" w:sz="0" w:space="0" w:color="auto"/>
        <w:left w:val="none" w:sz="0" w:space="0" w:color="auto"/>
        <w:bottom w:val="none" w:sz="0" w:space="0" w:color="auto"/>
        <w:right w:val="none" w:sz="0" w:space="0" w:color="auto"/>
      </w:divBdr>
    </w:div>
    <w:div w:id="1524055917">
      <w:bodyDiv w:val="1"/>
      <w:marLeft w:val="0"/>
      <w:marRight w:val="0"/>
      <w:marTop w:val="0"/>
      <w:marBottom w:val="0"/>
      <w:divBdr>
        <w:top w:val="none" w:sz="0" w:space="0" w:color="auto"/>
        <w:left w:val="none" w:sz="0" w:space="0" w:color="auto"/>
        <w:bottom w:val="none" w:sz="0" w:space="0" w:color="auto"/>
        <w:right w:val="none" w:sz="0" w:space="0" w:color="auto"/>
      </w:divBdr>
    </w:div>
    <w:div w:id="1545213002">
      <w:bodyDiv w:val="1"/>
      <w:marLeft w:val="0"/>
      <w:marRight w:val="0"/>
      <w:marTop w:val="0"/>
      <w:marBottom w:val="0"/>
      <w:divBdr>
        <w:top w:val="none" w:sz="0" w:space="0" w:color="auto"/>
        <w:left w:val="none" w:sz="0" w:space="0" w:color="auto"/>
        <w:bottom w:val="none" w:sz="0" w:space="0" w:color="auto"/>
        <w:right w:val="none" w:sz="0" w:space="0" w:color="auto"/>
      </w:divBdr>
      <w:divsChild>
        <w:div w:id="967011178">
          <w:marLeft w:val="0"/>
          <w:marRight w:val="0"/>
          <w:marTop w:val="0"/>
          <w:marBottom w:val="0"/>
          <w:divBdr>
            <w:top w:val="none" w:sz="0" w:space="0" w:color="auto"/>
            <w:left w:val="none" w:sz="0" w:space="0" w:color="auto"/>
            <w:bottom w:val="none" w:sz="0" w:space="0" w:color="auto"/>
            <w:right w:val="none" w:sz="0" w:space="0" w:color="auto"/>
          </w:divBdr>
        </w:div>
      </w:divsChild>
    </w:div>
    <w:div w:id="1552158139">
      <w:bodyDiv w:val="1"/>
      <w:marLeft w:val="0"/>
      <w:marRight w:val="0"/>
      <w:marTop w:val="0"/>
      <w:marBottom w:val="0"/>
      <w:divBdr>
        <w:top w:val="none" w:sz="0" w:space="0" w:color="auto"/>
        <w:left w:val="none" w:sz="0" w:space="0" w:color="auto"/>
        <w:bottom w:val="none" w:sz="0" w:space="0" w:color="auto"/>
        <w:right w:val="none" w:sz="0" w:space="0" w:color="auto"/>
      </w:divBdr>
      <w:divsChild>
        <w:div w:id="1741713435">
          <w:marLeft w:val="0"/>
          <w:marRight w:val="0"/>
          <w:marTop w:val="0"/>
          <w:marBottom w:val="0"/>
          <w:divBdr>
            <w:top w:val="none" w:sz="0" w:space="0" w:color="auto"/>
            <w:left w:val="none" w:sz="0" w:space="0" w:color="auto"/>
            <w:bottom w:val="none" w:sz="0" w:space="0" w:color="auto"/>
            <w:right w:val="none" w:sz="0" w:space="0" w:color="auto"/>
          </w:divBdr>
        </w:div>
      </w:divsChild>
    </w:div>
    <w:div w:id="1566649176">
      <w:bodyDiv w:val="1"/>
      <w:marLeft w:val="0"/>
      <w:marRight w:val="0"/>
      <w:marTop w:val="0"/>
      <w:marBottom w:val="0"/>
      <w:divBdr>
        <w:top w:val="none" w:sz="0" w:space="0" w:color="auto"/>
        <w:left w:val="none" w:sz="0" w:space="0" w:color="auto"/>
        <w:bottom w:val="none" w:sz="0" w:space="0" w:color="auto"/>
        <w:right w:val="none" w:sz="0" w:space="0" w:color="auto"/>
      </w:divBdr>
      <w:divsChild>
        <w:div w:id="555897601">
          <w:marLeft w:val="0"/>
          <w:marRight w:val="0"/>
          <w:marTop w:val="0"/>
          <w:marBottom w:val="0"/>
          <w:divBdr>
            <w:top w:val="none" w:sz="0" w:space="0" w:color="auto"/>
            <w:left w:val="none" w:sz="0" w:space="0" w:color="auto"/>
            <w:bottom w:val="none" w:sz="0" w:space="0" w:color="auto"/>
            <w:right w:val="none" w:sz="0" w:space="0" w:color="auto"/>
          </w:divBdr>
        </w:div>
      </w:divsChild>
    </w:div>
    <w:div w:id="1574389639">
      <w:bodyDiv w:val="1"/>
      <w:marLeft w:val="0"/>
      <w:marRight w:val="0"/>
      <w:marTop w:val="0"/>
      <w:marBottom w:val="0"/>
      <w:divBdr>
        <w:top w:val="none" w:sz="0" w:space="0" w:color="auto"/>
        <w:left w:val="none" w:sz="0" w:space="0" w:color="auto"/>
        <w:bottom w:val="none" w:sz="0" w:space="0" w:color="auto"/>
        <w:right w:val="none" w:sz="0" w:space="0" w:color="auto"/>
      </w:divBdr>
      <w:divsChild>
        <w:div w:id="1612082561">
          <w:marLeft w:val="0"/>
          <w:marRight w:val="0"/>
          <w:marTop w:val="0"/>
          <w:marBottom w:val="0"/>
          <w:divBdr>
            <w:top w:val="none" w:sz="0" w:space="0" w:color="auto"/>
            <w:left w:val="none" w:sz="0" w:space="0" w:color="auto"/>
            <w:bottom w:val="none" w:sz="0" w:space="0" w:color="auto"/>
            <w:right w:val="none" w:sz="0" w:space="0" w:color="auto"/>
          </w:divBdr>
          <w:divsChild>
            <w:div w:id="57754975">
              <w:marLeft w:val="0"/>
              <w:marRight w:val="0"/>
              <w:marTop w:val="0"/>
              <w:marBottom w:val="0"/>
              <w:divBdr>
                <w:top w:val="none" w:sz="0" w:space="0" w:color="auto"/>
                <w:left w:val="none" w:sz="0" w:space="0" w:color="auto"/>
                <w:bottom w:val="none" w:sz="0" w:space="0" w:color="auto"/>
                <w:right w:val="none" w:sz="0" w:space="0" w:color="auto"/>
              </w:divBdr>
              <w:divsChild>
                <w:div w:id="76507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80431">
          <w:marLeft w:val="0"/>
          <w:marRight w:val="0"/>
          <w:marTop w:val="0"/>
          <w:marBottom w:val="0"/>
          <w:divBdr>
            <w:top w:val="none" w:sz="0" w:space="0" w:color="auto"/>
            <w:left w:val="none" w:sz="0" w:space="0" w:color="auto"/>
            <w:bottom w:val="none" w:sz="0" w:space="0" w:color="auto"/>
            <w:right w:val="none" w:sz="0" w:space="0" w:color="auto"/>
          </w:divBdr>
          <w:divsChild>
            <w:div w:id="852768966">
              <w:marLeft w:val="0"/>
              <w:marRight w:val="0"/>
              <w:marTop w:val="0"/>
              <w:marBottom w:val="0"/>
              <w:divBdr>
                <w:top w:val="none" w:sz="0" w:space="0" w:color="auto"/>
                <w:left w:val="none" w:sz="0" w:space="0" w:color="auto"/>
                <w:bottom w:val="none" w:sz="0" w:space="0" w:color="auto"/>
                <w:right w:val="none" w:sz="0" w:space="0" w:color="auto"/>
              </w:divBdr>
              <w:divsChild>
                <w:div w:id="101997242">
                  <w:marLeft w:val="0"/>
                  <w:marRight w:val="0"/>
                  <w:marTop w:val="0"/>
                  <w:marBottom w:val="0"/>
                  <w:divBdr>
                    <w:top w:val="none" w:sz="0" w:space="0" w:color="auto"/>
                    <w:left w:val="none" w:sz="0" w:space="0" w:color="auto"/>
                    <w:bottom w:val="none" w:sz="0" w:space="0" w:color="auto"/>
                    <w:right w:val="none" w:sz="0" w:space="0" w:color="auto"/>
                  </w:divBdr>
                  <w:divsChild>
                    <w:div w:id="1325863427">
                      <w:marLeft w:val="0"/>
                      <w:marRight w:val="0"/>
                      <w:marTop w:val="0"/>
                      <w:marBottom w:val="0"/>
                      <w:divBdr>
                        <w:top w:val="none" w:sz="0" w:space="0" w:color="auto"/>
                        <w:left w:val="none" w:sz="0" w:space="0" w:color="auto"/>
                        <w:bottom w:val="none" w:sz="0" w:space="0" w:color="auto"/>
                        <w:right w:val="none" w:sz="0" w:space="0" w:color="auto"/>
                      </w:divBdr>
                      <w:divsChild>
                        <w:div w:id="339742192">
                          <w:marLeft w:val="0"/>
                          <w:marRight w:val="0"/>
                          <w:marTop w:val="0"/>
                          <w:marBottom w:val="0"/>
                          <w:divBdr>
                            <w:top w:val="none" w:sz="0" w:space="0" w:color="auto"/>
                            <w:left w:val="none" w:sz="0" w:space="0" w:color="auto"/>
                            <w:bottom w:val="none" w:sz="0" w:space="0" w:color="auto"/>
                            <w:right w:val="none" w:sz="0" w:space="0" w:color="auto"/>
                          </w:divBdr>
                          <w:divsChild>
                            <w:div w:id="3376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266290">
      <w:bodyDiv w:val="1"/>
      <w:marLeft w:val="0"/>
      <w:marRight w:val="0"/>
      <w:marTop w:val="0"/>
      <w:marBottom w:val="0"/>
      <w:divBdr>
        <w:top w:val="none" w:sz="0" w:space="0" w:color="auto"/>
        <w:left w:val="none" w:sz="0" w:space="0" w:color="auto"/>
        <w:bottom w:val="none" w:sz="0" w:space="0" w:color="auto"/>
        <w:right w:val="none" w:sz="0" w:space="0" w:color="auto"/>
      </w:divBdr>
    </w:div>
    <w:div w:id="1613900683">
      <w:bodyDiv w:val="1"/>
      <w:marLeft w:val="0"/>
      <w:marRight w:val="0"/>
      <w:marTop w:val="0"/>
      <w:marBottom w:val="0"/>
      <w:divBdr>
        <w:top w:val="none" w:sz="0" w:space="0" w:color="auto"/>
        <w:left w:val="none" w:sz="0" w:space="0" w:color="auto"/>
        <w:bottom w:val="none" w:sz="0" w:space="0" w:color="auto"/>
        <w:right w:val="none" w:sz="0" w:space="0" w:color="auto"/>
      </w:divBdr>
    </w:div>
    <w:div w:id="1622108359">
      <w:bodyDiv w:val="1"/>
      <w:marLeft w:val="0"/>
      <w:marRight w:val="0"/>
      <w:marTop w:val="0"/>
      <w:marBottom w:val="0"/>
      <w:divBdr>
        <w:top w:val="none" w:sz="0" w:space="0" w:color="auto"/>
        <w:left w:val="none" w:sz="0" w:space="0" w:color="auto"/>
        <w:bottom w:val="none" w:sz="0" w:space="0" w:color="auto"/>
        <w:right w:val="none" w:sz="0" w:space="0" w:color="auto"/>
      </w:divBdr>
    </w:div>
    <w:div w:id="1670405774">
      <w:bodyDiv w:val="1"/>
      <w:marLeft w:val="0"/>
      <w:marRight w:val="0"/>
      <w:marTop w:val="0"/>
      <w:marBottom w:val="0"/>
      <w:divBdr>
        <w:top w:val="none" w:sz="0" w:space="0" w:color="auto"/>
        <w:left w:val="none" w:sz="0" w:space="0" w:color="auto"/>
        <w:bottom w:val="none" w:sz="0" w:space="0" w:color="auto"/>
        <w:right w:val="none" w:sz="0" w:space="0" w:color="auto"/>
      </w:divBdr>
    </w:div>
    <w:div w:id="1671176594">
      <w:bodyDiv w:val="1"/>
      <w:marLeft w:val="0"/>
      <w:marRight w:val="0"/>
      <w:marTop w:val="0"/>
      <w:marBottom w:val="0"/>
      <w:divBdr>
        <w:top w:val="none" w:sz="0" w:space="0" w:color="auto"/>
        <w:left w:val="none" w:sz="0" w:space="0" w:color="auto"/>
        <w:bottom w:val="none" w:sz="0" w:space="0" w:color="auto"/>
        <w:right w:val="none" w:sz="0" w:space="0" w:color="auto"/>
      </w:divBdr>
      <w:divsChild>
        <w:div w:id="1113551911">
          <w:marLeft w:val="0"/>
          <w:marRight w:val="0"/>
          <w:marTop w:val="0"/>
          <w:marBottom w:val="0"/>
          <w:divBdr>
            <w:top w:val="none" w:sz="0" w:space="0" w:color="auto"/>
            <w:left w:val="none" w:sz="0" w:space="0" w:color="auto"/>
            <w:bottom w:val="none" w:sz="0" w:space="0" w:color="auto"/>
            <w:right w:val="none" w:sz="0" w:space="0" w:color="auto"/>
          </w:divBdr>
          <w:divsChild>
            <w:div w:id="50422799">
              <w:marLeft w:val="0"/>
              <w:marRight w:val="0"/>
              <w:marTop w:val="0"/>
              <w:marBottom w:val="0"/>
              <w:divBdr>
                <w:top w:val="none" w:sz="0" w:space="0" w:color="auto"/>
                <w:left w:val="none" w:sz="0" w:space="0" w:color="auto"/>
                <w:bottom w:val="none" w:sz="0" w:space="0" w:color="auto"/>
                <w:right w:val="none" w:sz="0" w:space="0" w:color="auto"/>
              </w:divBdr>
            </w:div>
          </w:divsChild>
        </w:div>
        <w:div w:id="606892703">
          <w:marLeft w:val="0"/>
          <w:marRight w:val="0"/>
          <w:marTop w:val="0"/>
          <w:marBottom w:val="0"/>
          <w:divBdr>
            <w:top w:val="none" w:sz="0" w:space="0" w:color="auto"/>
            <w:left w:val="none" w:sz="0" w:space="0" w:color="auto"/>
            <w:bottom w:val="none" w:sz="0" w:space="0" w:color="auto"/>
            <w:right w:val="none" w:sz="0" w:space="0" w:color="auto"/>
          </w:divBdr>
          <w:divsChild>
            <w:div w:id="419449885">
              <w:marLeft w:val="0"/>
              <w:marRight w:val="0"/>
              <w:marTop w:val="0"/>
              <w:marBottom w:val="0"/>
              <w:divBdr>
                <w:top w:val="none" w:sz="0" w:space="0" w:color="auto"/>
                <w:left w:val="none" w:sz="0" w:space="0" w:color="auto"/>
                <w:bottom w:val="none" w:sz="0" w:space="0" w:color="auto"/>
                <w:right w:val="none" w:sz="0" w:space="0" w:color="auto"/>
              </w:divBdr>
              <w:divsChild>
                <w:div w:id="465125177">
                  <w:marLeft w:val="0"/>
                  <w:marRight w:val="0"/>
                  <w:marTop w:val="0"/>
                  <w:marBottom w:val="0"/>
                  <w:divBdr>
                    <w:top w:val="none" w:sz="0" w:space="0" w:color="auto"/>
                    <w:left w:val="none" w:sz="0" w:space="0" w:color="auto"/>
                    <w:bottom w:val="none" w:sz="0" w:space="0" w:color="auto"/>
                    <w:right w:val="none" w:sz="0" w:space="0" w:color="auto"/>
                  </w:divBdr>
                  <w:divsChild>
                    <w:div w:id="7166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83116">
      <w:bodyDiv w:val="1"/>
      <w:marLeft w:val="0"/>
      <w:marRight w:val="0"/>
      <w:marTop w:val="0"/>
      <w:marBottom w:val="0"/>
      <w:divBdr>
        <w:top w:val="none" w:sz="0" w:space="0" w:color="auto"/>
        <w:left w:val="none" w:sz="0" w:space="0" w:color="auto"/>
        <w:bottom w:val="none" w:sz="0" w:space="0" w:color="auto"/>
        <w:right w:val="none" w:sz="0" w:space="0" w:color="auto"/>
      </w:divBdr>
    </w:div>
    <w:div w:id="1678919893">
      <w:bodyDiv w:val="1"/>
      <w:marLeft w:val="0"/>
      <w:marRight w:val="0"/>
      <w:marTop w:val="0"/>
      <w:marBottom w:val="0"/>
      <w:divBdr>
        <w:top w:val="none" w:sz="0" w:space="0" w:color="auto"/>
        <w:left w:val="none" w:sz="0" w:space="0" w:color="auto"/>
        <w:bottom w:val="none" w:sz="0" w:space="0" w:color="auto"/>
        <w:right w:val="none" w:sz="0" w:space="0" w:color="auto"/>
      </w:divBdr>
      <w:divsChild>
        <w:div w:id="1040399423">
          <w:marLeft w:val="0"/>
          <w:marRight w:val="0"/>
          <w:marTop w:val="0"/>
          <w:marBottom w:val="0"/>
          <w:divBdr>
            <w:top w:val="none" w:sz="0" w:space="0" w:color="auto"/>
            <w:left w:val="none" w:sz="0" w:space="0" w:color="auto"/>
            <w:bottom w:val="none" w:sz="0" w:space="0" w:color="auto"/>
            <w:right w:val="none" w:sz="0" w:space="0" w:color="auto"/>
          </w:divBdr>
          <w:divsChild>
            <w:div w:id="690572195">
              <w:marLeft w:val="0"/>
              <w:marRight w:val="0"/>
              <w:marTop w:val="0"/>
              <w:marBottom w:val="0"/>
              <w:divBdr>
                <w:top w:val="none" w:sz="0" w:space="0" w:color="auto"/>
                <w:left w:val="none" w:sz="0" w:space="0" w:color="auto"/>
                <w:bottom w:val="none" w:sz="0" w:space="0" w:color="auto"/>
                <w:right w:val="none" w:sz="0" w:space="0" w:color="auto"/>
              </w:divBdr>
              <w:divsChild>
                <w:div w:id="979532099">
                  <w:marLeft w:val="0"/>
                  <w:marRight w:val="0"/>
                  <w:marTop w:val="0"/>
                  <w:marBottom w:val="0"/>
                  <w:divBdr>
                    <w:top w:val="none" w:sz="0" w:space="0" w:color="auto"/>
                    <w:left w:val="none" w:sz="0" w:space="0" w:color="auto"/>
                    <w:bottom w:val="none" w:sz="0" w:space="0" w:color="auto"/>
                    <w:right w:val="none" w:sz="0" w:space="0" w:color="auto"/>
                  </w:divBdr>
                  <w:divsChild>
                    <w:div w:id="1525751351">
                      <w:marLeft w:val="0"/>
                      <w:marRight w:val="0"/>
                      <w:marTop w:val="0"/>
                      <w:marBottom w:val="0"/>
                      <w:divBdr>
                        <w:top w:val="none" w:sz="0" w:space="0" w:color="auto"/>
                        <w:left w:val="none" w:sz="0" w:space="0" w:color="auto"/>
                        <w:bottom w:val="none" w:sz="0" w:space="0" w:color="auto"/>
                        <w:right w:val="none" w:sz="0" w:space="0" w:color="auto"/>
                      </w:divBdr>
                      <w:divsChild>
                        <w:div w:id="1328677787">
                          <w:marLeft w:val="0"/>
                          <w:marRight w:val="0"/>
                          <w:marTop w:val="0"/>
                          <w:marBottom w:val="0"/>
                          <w:divBdr>
                            <w:top w:val="none" w:sz="0" w:space="0" w:color="auto"/>
                            <w:left w:val="none" w:sz="0" w:space="0" w:color="auto"/>
                            <w:bottom w:val="none" w:sz="0" w:space="0" w:color="auto"/>
                            <w:right w:val="none" w:sz="0" w:space="0" w:color="auto"/>
                          </w:divBdr>
                          <w:divsChild>
                            <w:div w:id="311175626">
                              <w:marLeft w:val="0"/>
                              <w:marRight w:val="0"/>
                              <w:marTop w:val="0"/>
                              <w:marBottom w:val="0"/>
                              <w:divBdr>
                                <w:top w:val="none" w:sz="0" w:space="0" w:color="auto"/>
                                <w:left w:val="none" w:sz="0" w:space="0" w:color="auto"/>
                                <w:bottom w:val="none" w:sz="0" w:space="0" w:color="auto"/>
                                <w:right w:val="none" w:sz="0" w:space="0" w:color="auto"/>
                              </w:divBdr>
                              <w:divsChild>
                                <w:div w:id="20324461">
                                  <w:marLeft w:val="0"/>
                                  <w:marRight w:val="0"/>
                                  <w:marTop w:val="0"/>
                                  <w:marBottom w:val="0"/>
                                  <w:divBdr>
                                    <w:top w:val="none" w:sz="0" w:space="0" w:color="auto"/>
                                    <w:left w:val="none" w:sz="0" w:space="0" w:color="auto"/>
                                    <w:bottom w:val="none" w:sz="0" w:space="0" w:color="auto"/>
                                    <w:right w:val="none" w:sz="0" w:space="0" w:color="auto"/>
                                  </w:divBdr>
                                  <w:divsChild>
                                    <w:div w:id="1455631400">
                                      <w:marLeft w:val="0"/>
                                      <w:marRight w:val="0"/>
                                      <w:marTop w:val="0"/>
                                      <w:marBottom w:val="0"/>
                                      <w:divBdr>
                                        <w:top w:val="none" w:sz="0" w:space="0" w:color="auto"/>
                                        <w:left w:val="none" w:sz="0" w:space="0" w:color="auto"/>
                                        <w:bottom w:val="none" w:sz="0" w:space="0" w:color="auto"/>
                                        <w:right w:val="none" w:sz="0" w:space="0" w:color="auto"/>
                                      </w:divBdr>
                                      <w:divsChild>
                                        <w:div w:id="1085879031">
                                          <w:marLeft w:val="0"/>
                                          <w:marRight w:val="0"/>
                                          <w:marTop w:val="0"/>
                                          <w:marBottom w:val="0"/>
                                          <w:divBdr>
                                            <w:top w:val="none" w:sz="0" w:space="0" w:color="auto"/>
                                            <w:left w:val="none" w:sz="0" w:space="0" w:color="auto"/>
                                            <w:bottom w:val="none" w:sz="0" w:space="0" w:color="auto"/>
                                            <w:right w:val="none" w:sz="0" w:space="0" w:color="auto"/>
                                          </w:divBdr>
                                          <w:divsChild>
                                            <w:div w:id="15006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609049">
      <w:bodyDiv w:val="1"/>
      <w:marLeft w:val="0"/>
      <w:marRight w:val="0"/>
      <w:marTop w:val="0"/>
      <w:marBottom w:val="0"/>
      <w:divBdr>
        <w:top w:val="none" w:sz="0" w:space="0" w:color="auto"/>
        <w:left w:val="none" w:sz="0" w:space="0" w:color="auto"/>
        <w:bottom w:val="none" w:sz="0" w:space="0" w:color="auto"/>
        <w:right w:val="none" w:sz="0" w:space="0" w:color="auto"/>
      </w:divBdr>
      <w:divsChild>
        <w:div w:id="2144613554">
          <w:marLeft w:val="0"/>
          <w:marRight w:val="0"/>
          <w:marTop w:val="0"/>
          <w:marBottom w:val="0"/>
          <w:divBdr>
            <w:top w:val="none" w:sz="0" w:space="0" w:color="auto"/>
            <w:left w:val="none" w:sz="0" w:space="0" w:color="auto"/>
            <w:bottom w:val="none" w:sz="0" w:space="0" w:color="auto"/>
            <w:right w:val="none" w:sz="0" w:space="0" w:color="auto"/>
          </w:divBdr>
        </w:div>
        <w:div w:id="814222863">
          <w:marLeft w:val="0"/>
          <w:marRight w:val="0"/>
          <w:marTop w:val="0"/>
          <w:marBottom w:val="0"/>
          <w:divBdr>
            <w:top w:val="none" w:sz="0" w:space="0" w:color="auto"/>
            <w:left w:val="none" w:sz="0" w:space="0" w:color="auto"/>
            <w:bottom w:val="none" w:sz="0" w:space="0" w:color="auto"/>
            <w:right w:val="none" w:sz="0" w:space="0" w:color="auto"/>
          </w:divBdr>
        </w:div>
      </w:divsChild>
    </w:div>
    <w:div w:id="1695040369">
      <w:bodyDiv w:val="1"/>
      <w:marLeft w:val="0"/>
      <w:marRight w:val="0"/>
      <w:marTop w:val="0"/>
      <w:marBottom w:val="0"/>
      <w:divBdr>
        <w:top w:val="none" w:sz="0" w:space="0" w:color="auto"/>
        <w:left w:val="none" w:sz="0" w:space="0" w:color="auto"/>
        <w:bottom w:val="none" w:sz="0" w:space="0" w:color="auto"/>
        <w:right w:val="none" w:sz="0" w:space="0" w:color="auto"/>
      </w:divBdr>
      <w:divsChild>
        <w:div w:id="1763574424">
          <w:marLeft w:val="0"/>
          <w:marRight w:val="0"/>
          <w:marTop w:val="0"/>
          <w:marBottom w:val="0"/>
          <w:divBdr>
            <w:top w:val="none" w:sz="0" w:space="0" w:color="auto"/>
            <w:left w:val="none" w:sz="0" w:space="0" w:color="auto"/>
            <w:bottom w:val="none" w:sz="0" w:space="0" w:color="auto"/>
            <w:right w:val="none" w:sz="0" w:space="0" w:color="auto"/>
          </w:divBdr>
        </w:div>
        <w:div w:id="78404069">
          <w:marLeft w:val="0"/>
          <w:marRight w:val="0"/>
          <w:marTop w:val="0"/>
          <w:marBottom w:val="0"/>
          <w:divBdr>
            <w:top w:val="none" w:sz="0" w:space="0" w:color="auto"/>
            <w:left w:val="none" w:sz="0" w:space="0" w:color="auto"/>
            <w:bottom w:val="none" w:sz="0" w:space="0" w:color="auto"/>
            <w:right w:val="none" w:sz="0" w:space="0" w:color="auto"/>
          </w:divBdr>
        </w:div>
        <w:div w:id="1274364257">
          <w:marLeft w:val="0"/>
          <w:marRight w:val="0"/>
          <w:marTop w:val="0"/>
          <w:marBottom w:val="0"/>
          <w:divBdr>
            <w:top w:val="none" w:sz="0" w:space="0" w:color="auto"/>
            <w:left w:val="none" w:sz="0" w:space="0" w:color="auto"/>
            <w:bottom w:val="none" w:sz="0" w:space="0" w:color="auto"/>
            <w:right w:val="none" w:sz="0" w:space="0" w:color="auto"/>
          </w:divBdr>
        </w:div>
        <w:div w:id="1207370418">
          <w:marLeft w:val="0"/>
          <w:marRight w:val="0"/>
          <w:marTop w:val="0"/>
          <w:marBottom w:val="0"/>
          <w:divBdr>
            <w:top w:val="none" w:sz="0" w:space="0" w:color="auto"/>
            <w:left w:val="none" w:sz="0" w:space="0" w:color="auto"/>
            <w:bottom w:val="none" w:sz="0" w:space="0" w:color="auto"/>
            <w:right w:val="none" w:sz="0" w:space="0" w:color="auto"/>
          </w:divBdr>
        </w:div>
        <w:div w:id="1864708137">
          <w:marLeft w:val="0"/>
          <w:marRight w:val="0"/>
          <w:marTop w:val="0"/>
          <w:marBottom w:val="0"/>
          <w:divBdr>
            <w:top w:val="none" w:sz="0" w:space="0" w:color="auto"/>
            <w:left w:val="none" w:sz="0" w:space="0" w:color="auto"/>
            <w:bottom w:val="none" w:sz="0" w:space="0" w:color="auto"/>
            <w:right w:val="none" w:sz="0" w:space="0" w:color="auto"/>
          </w:divBdr>
        </w:div>
        <w:div w:id="826937523">
          <w:marLeft w:val="0"/>
          <w:marRight w:val="0"/>
          <w:marTop w:val="0"/>
          <w:marBottom w:val="0"/>
          <w:divBdr>
            <w:top w:val="none" w:sz="0" w:space="0" w:color="auto"/>
            <w:left w:val="none" w:sz="0" w:space="0" w:color="auto"/>
            <w:bottom w:val="none" w:sz="0" w:space="0" w:color="auto"/>
            <w:right w:val="none" w:sz="0" w:space="0" w:color="auto"/>
          </w:divBdr>
        </w:div>
        <w:div w:id="926420075">
          <w:marLeft w:val="0"/>
          <w:marRight w:val="0"/>
          <w:marTop w:val="0"/>
          <w:marBottom w:val="0"/>
          <w:divBdr>
            <w:top w:val="none" w:sz="0" w:space="0" w:color="auto"/>
            <w:left w:val="none" w:sz="0" w:space="0" w:color="auto"/>
            <w:bottom w:val="none" w:sz="0" w:space="0" w:color="auto"/>
            <w:right w:val="none" w:sz="0" w:space="0" w:color="auto"/>
          </w:divBdr>
        </w:div>
        <w:div w:id="1598948993">
          <w:marLeft w:val="0"/>
          <w:marRight w:val="0"/>
          <w:marTop w:val="0"/>
          <w:marBottom w:val="0"/>
          <w:divBdr>
            <w:top w:val="none" w:sz="0" w:space="0" w:color="auto"/>
            <w:left w:val="none" w:sz="0" w:space="0" w:color="auto"/>
            <w:bottom w:val="none" w:sz="0" w:space="0" w:color="auto"/>
            <w:right w:val="none" w:sz="0" w:space="0" w:color="auto"/>
          </w:divBdr>
        </w:div>
        <w:div w:id="115106455">
          <w:marLeft w:val="0"/>
          <w:marRight w:val="0"/>
          <w:marTop w:val="0"/>
          <w:marBottom w:val="0"/>
          <w:divBdr>
            <w:top w:val="none" w:sz="0" w:space="0" w:color="auto"/>
            <w:left w:val="none" w:sz="0" w:space="0" w:color="auto"/>
            <w:bottom w:val="none" w:sz="0" w:space="0" w:color="auto"/>
            <w:right w:val="none" w:sz="0" w:space="0" w:color="auto"/>
          </w:divBdr>
        </w:div>
        <w:div w:id="1392775989">
          <w:marLeft w:val="0"/>
          <w:marRight w:val="0"/>
          <w:marTop w:val="0"/>
          <w:marBottom w:val="0"/>
          <w:divBdr>
            <w:top w:val="none" w:sz="0" w:space="0" w:color="auto"/>
            <w:left w:val="none" w:sz="0" w:space="0" w:color="auto"/>
            <w:bottom w:val="none" w:sz="0" w:space="0" w:color="auto"/>
            <w:right w:val="none" w:sz="0" w:space="0" w:color="auto"/>
          </w:divBdr>
        </w:div>
        <w:div w:id="1994480712">
          <w:marLeft w:val="0"/>
          <w:marRight w:val="0"/>
          <w:marTop w:val="0"/>
          <w:marBottom w:val="0"/>
          <w:divBdr>
            <w:top w:val="none" w:sz="0" w:space="0" w:color="auto"/>
            <w:left w:val="none" w:sz="0" w:space="0" w:color="auto"/>
            <w:bottom w:val="none" w:sz="0" w:space="0" w:color="auto"/>
            <w:right w:val="none" w:sz="0" w:space="0" w:color="auto"/>
          </w:divBdr>
        </w:div>
        <w:div w:id="1279021276">
          <w:marLeft w:val="0"/>
          <w:marRight w:val="0"/>
          <w:marTop w:val="0"/>
          <w:marBottom w:val="0"/>
          <w:divBdr>
            <w:top w:val="none" w:sz="0" w:space="0" w:color="auto"/>
            <w:left w:val="none" w:sz="0" w:space="0" w:color="auto"/>
            <w:bottom w:val="none" w:sz="0" w:space="0" w:color="auto"/>
            <w:right w:val="none" w:sz="0" w:space="0" w:color="auto"/>
          </w:divBdr>
        </w:div>
        <w:div w:id="937180020">
          <w:marLeft w:val="0"/>
          <w:marRight w:val="0"/>
          <w:marTop w:val="0"/>
          <w:marBottom w:val="0"/>
          <w:divBdr>
            <w:top w:val="none" w:sz="0" w:space="0" w:color="auto"/>
            <w:left w:val="none" w:sz="0" w:space="0" w:color="auto"/>
            <w:bottom w:val="none" w:sz="0" w:space="0" w:color="auto"/>
            <w:right w:val="none" w:sz="0" w:space="0" w:color="auto"/>
          </w:divBdr>
        </w:div>
        <w:div w:id="2085179678">
          <w:marLeft w:val="0"/>
          <w:marRight w:val="0"/>
          <w:marTop w:val="0"/>
          <w:marBottom w:val="0"/>
          <w:divBdr>
            <w:top w:val="none" w:sz="0" w:space="0" w:color="auto"/>
            <w:left w:val="none" w:sz="0" w:space="0" w:color="auto"/>
            <w:bottom w:val="none" w:sz="0" w:space="0" w:color="auto"/>
            <w:right w:val="none" w:sz="0" w:space="0" w:color="auto"/>
          </w:divBdr>
        </w:div>
        <w:div w:id="388844840">
          <w:marLeft w:val="0"/>
          <w:marRight w:val="0"/>
          <w:marTop w:val="0"/>
          <w:marBottom w:val="0"/>
          <w:divBdr>
            <w:top w:val="none" w:sz="0" w:space="0" w:color="auto"/>
            <w:left w:val="none" w:sz="0" w:space="0" w:color="auto"/>
            <w:bottom w:val="none" w:sz="0" w:space="0" w:color="auto"/>
            <w:right w:val="none" w:sz="0" w:space="0" w:color="auto"/>
          </w:divBdr>
        </w:div>
        <w:div w:id="128013522">
          <w:marLeft w:val="0"/>
          <w:marRight w:val="0"/>
          <w:marTop w:val="0"/>
          <w:marBottom w:val="0"/>
          <w:divBdr>
            <w:top w:val="none" w:sz="0" w:space="0" w:color="auto"/>
            <w:left w:val="none" w:sz="0" w:space="0" w:color="auto"/>
            <w:bottom w:val="none" w:sz="0" w:space="0" w:color="auto"/>
            <w:right w:val="none" w:sz="0" w:space="0" w:color="auto"/>
          </w:divBdr>
        </w:div>
        <w:div w:id="656154649">
          <w:marLeft w:val="0"/>
          <w:marRight w:val="0"/>
          <w:marTop w:val="0"/>
          <w:marBottom w:val="0"/>
          <w:divBdr>
            <w:top w:val="none" w:sz="0" w:space="0" w:color="auto"/>
            <w:left w:val="none" w:sz="0" w:space="0" w:color="auto"/>
            <w:bottom w:val="none" w:sz="0" w:space="0" w:color="auto"/>
            <w:right w:val="none" w:sz="0" w:space="0" w:color="auto"/>
          </w:divBdr>
        </w:div>
        <w:div w:id="1711614312">
          <w:marLeft w:val="0"/>
          <w:marRight w:val="0"/>
          <w:marTop w:val="0"/>
          <w:marBottom w:val="0"/>
          <w:divBdr>
            <w:top w:val="none" w:sz="0" w:space="0" w:color="auto"/>
            <w:left w:val="none" w:sz="0" w:space="0" w:color="auto"/>
            <w:bottom w:val="none" w:sz="0" w:space="0" w:color="auto"/>
            <w:right w:val="none" w:sz="0" w:space="0" w:color="auto"/>
          </w:divBdr>
        </w:div>
        <w:div w:id="436483594">
          <w:marLeft w:val="0"/>
          <w:marRight w:val="0"/>
          <w:marTop w:val="0"/>
          <w:marBottom w:val="0"/>
          <w:divBdr>
            <w:top w:val="none" w:sz="0" w:space="0" w:color="auto"/>
            <w:left w:val="none" w:sz="0" w:space="0" w:color="auto"/>
            <w:bottom w:val="none" w:sz="0" w:space="0" w:color="auto"/>
            <w:right w:val="none" w:sz="0" w:space="0" w:color="auto"/>
          </w:divBdr>
        </w:div>
        <w:div w:id="1190952675">
          <w:marLeft w:val="0"/>
          <w:marRight w:val="0"/>
          <w:marTop w:val="0"/>
          <w:marBottom w:val="0"/>
          <w:divBdr>
            <w:top w:val="none" w:sz="0" w:space="0" w:color="auto"/>
            <w:left w:val="none" w:sz="0" w:space="0" w:color="auto"/>
            <w:bottom w:val="none" w:sz="0" w:space="0" w:color="auto"/>
            <w:right w:val="none" w:sz="0" w:space="0" w:color="auto"/>
          </w:divBdr>
        </w:div>
        <w:div w:id="1852061831">
          <w:marLeft w:val="0"/>
          <w:marRight w:val="0"/>
          <w:marTop w:val="0"/>
          <w:marBottom w:val="0"/>
          <w:divBdr>
            <w:top w:val="none" w:sz="0" w:space="0" w:color="auto"/>
            <w:left w:val="none" w:sz="0" w:space="0" w:color="auto"/>
            <w:bottom w:val="none" w:sz="0" w:space="0" w:color="auto"/>
            <w:right w:val="none" w:sz="0" w:space="0" w:color="auto"/>
          </w:divBdr>
        </w:div>
        <w:div w:id="587037808">
          <w:marLeft w:val="0"/>
          <w:marRight w:val="0"/>
          <w:marTop w:val="0"/>
          <w:marBottom w:val="0"/>
          <w:divBdr>
            <w:top w:val="none" w:sz="0" w:space="0" w:color="auto"/>
            <w:left w:val="none" w:sz="0" w:space="0" w:color="auto"/>
            <w:bottom w:val="none" w:sz="0" w:space="0" w:color="auto"/>
            <w:right w:val="none" w:sz="0" w:space="0" w:color="auto"/>
          </w:divBdr>
        </w:div>
        <w:div w:id="236407350">
          <w:marLeft w:val="0"/>
          <w:marRight w:val="0"/>
          <w:marTop w:val="0"/>
          <w:marBottom w:val="0"/>
          <w:divBdr>
            <w:top w:val="none" w:sz="0" w:space="0" w:color="auto"/>
            <w:left w:val="none" w:sz="0" w:space="0" w:color="auto"/>
            <w:bottom w:val="none" w:sz="0" w:space="0" w:color="auto"/>
            <w:right w:val="none" w:sz="0" w:space="0" w:color="auto"/>
          </w:divBdr>
        </w:div>
        <w:div w:id="432752075">
          <w:marLeft w:val="0"/>
          <w:marRight w:val="0"/>
          <w:marTop w:val="0"/>
          <w:marBottom w:val="0"/>
          <w:divBdr>
            <w:top w:val="none" w:sz="0" w:space="0" w:color="auto"/>
            <w:left w:val="none" w:sz="0" w:space="0" w:color="auto"/>
            <w:bottom w:val="none" w:sz="0" w:space="0" w:color="auto"/>
            <w:right w:val="none" w:sz="0" w:space="0" w:color="auto"/>
          </w:divBdr>
        </w:div>
        <w:div w:id="137039165">
          <w:marLeft w:val="0"/>
          <w:marRight w:val="0"/>
          <w:marTop w:val="0"/>
          <w:marBottom w:val="0"/>
          <w:divBdr>
            <w:top w:val="none" w:sz="0" w:space="0" w:color="auto"/>
            <w:left w:val="none" w:sz="0" w:space="0" w:color="auto"/>
            <w:bottom w:val="none" w:sz="0" w:space="0" w:color="auto"/>
            <w:right w:val="none" w:sz="0" w:space="0" w:color="auto"/>
          </w:divBdr>
        </w:div>
        <w:div w:id="1591964729">
          <w:marLeft w:val="0"/>
          <w:marRight w:val="0"/>
          <w:marTop w:val="0"/>
          <w:marBottom w:val="0"/>
          <w:divBdr>
            <w:top w:val="none" w:sz="0" w:space="0" w:color="auto"/>
            <w:left w:val="none" w:sz="0" w:space="0" w:color="auto"/>
            <w:bottom w:val="none" w:sz="0" w:space="0" w:color="auto"/>
            <w:right w:val="none" w:sz="0" w:space="0" w:color="auto"/>
          </w:divBdr>
        </w:div>
        <w:div w:id="1246495168">
          <w:marLeft w:val="0"/>
          <w:marRight w:val="0"/>
          <w:marTop w:val="0"/>
          <w:marBottom w:val="0"/>
          <w:divBdr>
            <w:top w:val="none" w:sz="0" w:space="0" w:color="auto"/>
            <w:left w:val="none" w:sz="0" w:space="0" w:color="auto"/>
            <w:bottom w:val="none" w:sz="0" w:space="0" w:color="auto"/>
            <w:right w:val="none" w:sz="0" w:space="0" w:color="auto"/>
          </w:divBdr>
        </w:div>
        <w:div w:id="755174410">
          <w:marLeft w:val="0"/>
          <w:marRight w:val="0"/>
          <w:marTop w:val="0"/>
          <w:marBottom w:val="0"/>
          <w:divBdr>
            <w:top w:val="none" w:sz="0" w:space="0" w:color="auto"/>
            <w:left w:val="none" w:sz="0" w:space="0" w:color="auto"/>
            <w:bottom w:val="none" w:sz="0" w:space="0" w:color="auto"/>
            <w:right w:val="none" w:sz="0" w:space="0" w:color="auto"/>
          </w:divBdr>
        </w:div>
        <w:div w:id="1608657718">
          <w:marLeft w:val="0"/>
          <w:marRight w:val="0"/>
          <w:marTop w:val="0"/>
          <w:marBottom w:val="0"/>
          <w:divBdr>
            <w:top w:val="none" w:sz="0" w:space="0" w:color="auto"/>
            <w:left w:val="none" w:sz="0" w:space="0" w:color="auto"/>
            <w:bottom w:val="none" w:sz="0" w:space="0" w:color="auto"/>
            <w:right w:val="none" w:sz="0" w:space="0" w:color="auto"/>
          </w:divBdr>
        </w:div>
        <w:div w:id="1132214621">
          <w:marLeft w:val="0"/>
          <w:marRight w:val="0"/>
          <w:marTop w:val="0"/>
          <w:marBottom w:val="0"/>
          <w:divBdr>
            <w:top w:val="none" w:sz="0" w:space="0" w:color="auto"/>
            <w:left w:val="none" w:sz="0" w:space="0" w:color="auto"/>
            <w:bottom w:val="none" w:sz="0" w:space="0" w:color="auto"/>
            <w:right w:val="none" w:sz="0" w:space="0" w:color="auto"/>
          </w:divBdr>
        </w:div>
        <w:div w:id="871726114">
          <w:marLeft w:val="0"/>
          <w:marRight w:val="0"/>
          <w:marTop w:val="0"/>
          <w:marBottom w:val="0"/>
          <w:divBdr>
            <w:top w:val="none" w:sz="0" w:space="0" w:color="auto"/>
            <w:left w:val="none" w:sz="0" w:space="0" w:color="auto"/>
            <w:bottom w:val="none" w:sz="0" w:space="0" w:color="auto"/>
            <w:right w:val="none" w:sz="0" w:space="0" w:color="auto"/>
          </w:divBdr>
        </w:div>
        <w:div w:id="1569730487">
          <w:marLeft w:val="0"/>
          <w:marRight w:val="0"/>
          <w:marTop w:val="0"/>
          <w:marBottom w:val="0"/>
          <w:divBdr>
            <w:top w:val="none" w:sz="0" w:space="0" w:color="auto"/>
            <w:left w:val="none" w:sz="0" w:space="0" w:color="auto"/>
            <w:bottom w:val="none" w:sz="0" w:space="0" w:color="auto"/>
            <w:right w:val="none" w:sz="0" w:space="0" w:color="auto"/>
          </w:divBdr>
        </w:div>
        <w:div w:id="99569049">
          <w:marLeft w:val="0"/>
          <w:marRight w:val="0"/>
          <w:marTop w:val="0"/>
          <w:marBottom w:val="0"/>
          <w:divBdr>
            <w:top w:val="none" w:sz="0" w:space="0" w:color="auto"/>
            <w:left w:val="none" w:sz="0" w:space="0" w:color="auto"/>
            <w:bottom w:val="none" w:sz="0" w:space="0" w:color="auto"/>
            <w:right w:val="none" w:sz="0" w:space="0" w:color="auto"/>
          </w:divBdr>
        </w:div>
        <w:div w:id="2116097918">
          <w:marLeft w:val="0"/>
          <w:marRight w:val="0"/>
          <w:marTop w:val="0"/>
          <w:marBottom w:val="0"/>
          <w:divBdr>
            <w:top w:val="none" w:sz="0" w:space="0" w:color="auto"/>
            <w:left w:val="none" w:sz="0" w:space="0" w:color="auto"/>
            <w:bottom w:val="none" w:sz="0" w:space="0" w:color="auto"/>
            <w:right w:val="none" w:sz="0" w:space="0" w:color="auto"/>
          </w:divBdr>
        </w:div>
        <w:div w:id="1071777353">
          <w:marLeft w:val="0"/>
          <w:marRight w:val="0"/>
          <w:marTop w:val="0"/>
          <w:marBottom w:val="0"/>
          <w:divBdr>
            <w:top w:val="none" w:sz="0" w:space="0" w:color="auto"/>
            <w:left w:val="none" w:sz="0" w:space="0" w:color="auto"/>
            <w:bottom w:val="none" w:sz="0" w:space="0" w:color="auto"/>
            <w:right w:val="none" w:sz="0" w:space="0" w:color="auto"/>
          </w:divBdr>
        </w:div>
        <w:div w:id="703673556">
          <w:marLeft w:val="0"/>
          <w:marRight w:val="0"/>
          <w:marTop w:val="0"/>
          <w:marBottom w:val="0"/>
          <w:divBdr>
            <w:top w:val="none" w:sz="0" w:space="0" w:color="auto"/>
            <w:left w:val="none" w:sz="0" w:space="0" w:color="auto"/>
            <w:bottom w:val="none" w:sz="0" w:space="0" w:color="auto"/>
            <w:right w:val="none" w:sz="0" w:space="0" w:color="auto"/>
          </w:divBdr>
        </w:div>
        <w:div w:id="1318995102">
          <w:marLeft w:val="0"/>
          <w:marRight w:val="0"/>
          <w:marTop w:val="0"/>
          <w:marBottom w:val="0"/>
          <w:divBdr>
            <w:top w:val="none" w:sz="0" w:space="0" w:color="auto"/>
            <w:left w:val="none" w:sz="0" w:space="0" w:color="auto"/>
            <w:bottom w:val="none" w:sz="0" w:space="0" w:color="auto"/>
            <w:right w:val="none" w:sz="0" w:space="0" w:color="auto"/>
          </w:divBdr>
        </w:div>
        <w:div w:id="1915553413">
          <w:marLeft w:val="0"/>
          <w:marRight w:val="0"/>
          <w:marTop w:val="0"/>
          <w:marBottom w:val="0"/>
          <w:divBdr>
            <w:top w:val="none" w:sz="0" w:space="0" w:color="auto"/>
            <w:left w:val="none" w:sz="0" w:space="0" w:color="auto"/>
            <w:bottom w:val="none" w:sz="0" w:space="0" w:color="auto"/>
            <w:right w:val="none" w:sz="0" w:space="0" w:color="auto"/>
          </w:divBdr>
        </w:div>
        <w:div w:id="581839479">
          <w:marLeft w:val="0"/>
          <w:marRight w:val="0"/>
          <w:marTop w:val="0"/>
          <w:marBottom w:val="0"/>
          <w:divBdr>
            <w:top w:val="none" w:sz="0" w:space="0" w:color="auto"/>
            <w:left w:val="none" w:sz="0" w:space="0" w:color="auto"/>
            <w:bottom w:val="none" w:sz="0" w:space="0" w:color="auto"/>
            <w:right w:val="none" w:sz="0" w:space="0" w:color="auto"/>
          </w:divBdr>
        </w:div>
        <w:div w:id="808321949">
          <w:marLeft w:val="0"/>
          <w:marRight w:val="0"/>
          <w:marTop w:val="0"/>
          <w:marBottom w:val="0"/>
          <w:divBdr>
            <w:top w:val="none" w:sz="0" w:space="0" w:color="auto"/>
            <w:left w:val="none" w:sz="0" w:space="0" w:color="auto"/>
            <w:bottom w:val="none" w:sz="0" w:space="0" w:color="auto"/>
            <w:right w:val="none" w:sz="0" w:space="0" w:color="auto"/>
          </w:divBdr>
        </w:div>
        <w:div w:id="349726747">
          <w:marLeft w:val="0"/>
          <w:marRight w:val="0"/>
          <w:marTop w:val="0"/>
          <w:marBottom w:val="0"/>
          <w:divBdr>
            <w:top w:val="none" w:sz="0" w:space="0" w:color="auto"/>
            <w:left w:val="none" w:sz="0" w:space="0" w:color="auto"/>
            <w:bottom w:val="none" w:sz="0" w:space="0" w:color="auto"/>
            <w:right w:val="none" w:sz="0" w:space="0" w:color="auto"/>
          </w:divBdr>
        </w:div>
        <w:div w:id="1847935402">
          <w:marLeft w:val="0"/>
          <w:marRight w:val="0"/>
          <w:marTop w:val="0"/>
          <w:marBottom w:val="0"/>
          <w:divBdr>
            <w:top w:val="none" w:sz="0" w:space="0" w:color="auto"/>
            <w:left w:val="none" w:sz="0" w:space="0" w:color="auto"/>
            <w:bottom w:val="none" w:sz="0" w:space="0" w:color="auto"/>
            <w:right w:val="none" w:sz="0" w:space="0" w:color="auto"/>
          </w:divBdr>
        </w:div>
        <w:div w:id="866257129">
          <w:marLeft w:val="0"/>
          <w:marRight w:val="0"/>
          <w:marTop w:val="0"/>
          <w:marBottom w:val="0"/>
          <w:divBdr>
            <w:top w:val="none" w:sz="0" w:space="0" w:color="auto"/>
            <w:left w:val="none" w:sz="0" w:space="0" w:color="auto"/>
            <w:bottom w:val="none" w:sz="0" w:space="0" w:color="auto"/>
            <w:right w:val="none" w:sz="0" w:space="0" w:color="auto"/>
          </w:divBdr>
        </w:div>
        <w:div w:id="1282417499">
          <w:marLeft w:val="0"/>
          <w:marRight w:val="0"/>
          <w:marTop w:val="0"/>
          <w:marBottom w:val="0"/>
          <w:divBdr>
            <w:top w:val="none" w:sz="0" w:space="0" w:color="auto"/>
            <w:left w:val="none" w:sz="0" w:space="0" w:color="auto"/>
            <w:bottom w:val="none" w:sz="0" w:space="0" w:color="auto"/>
            <w:right w:val="none" w:sz="0" w:space="0" w:color="auto"/>
          </w:divBdr>
        </w:div>
        <w:div w:id="1890415568">
          <w:marLeft w:val="0"/>
          <w:marRight w:val="0"/>
          <w:marTop w:val="0"/>
          <w:marBottom w:val="0"/>
          <w:divBdr>
            <w:top w:val="none" w:sz="0" w:space="0" w:color="auto"/>
            <w:left w:val="none" w:sz="0" w:space="0" w:color="auto"/>
            <w:bottom w:val="none" w:sz="0" w:space="0" w:color="auto"/>
            <w:right w:val="none" w:sz="0" w:space="0" w:color="auto"/>
          </w:divBdr>
        </w:div>
        <w:div w:id="499929289">
          <w:marLeft w:val="0"/>
          <w:marRight w:val="0"/>
          <w:marTop w:val="0"/>
          <w:marBottom w:val="0"/>
          <w:divBdr>
            <w:top w:val="none" w:sz="0" w:space="0" w:color="auto"/>
            <w:left w:val="none" w:sz="0" w:space="0" w:color="auto"/>
            <w:bottom w:val="none" w:sz="0" w:space="0" w:color="auto"/>
            <w:right w:val="none" w:sz="0" w:space="0" w:color="auto"/>
          </w:divBdr>
        </w:div>
        <w:div w:id="1639459521">
          <w:marLeft w:val="0"/>
          <w:marRight w:val="0"/>
          <w:marTop w:val="0"/>
          <w:marBottom w:val="0"/>
          <w:divBdr>
            <w:top w:val="none" w:sz="0" w:space="0" w:color="auto"/>
            <w:left w:val="none" w:sz="0" w:space="0" w:color="auto"/>
            <w:bottom w:val="none" w:sz="0" w:space="0" w:color="auto"/>
            <w:right w:val="none" w:sz="0" w:space="0" w:color="auto"/>
          </w:divBdr>
        </w:div>
        <w:div w:id="1027409913">
          <w:marLeft w:val="0"/>
          <w:marRight w:val="0"/>
          <w:marTop w:val="0"/>
          <w:marBottom w:val="0"/>
          <w:divBdr>
            <w:top w:val="none" w:sz="0" w:space="0" w:color="auto"/>
            <w:left w:val="none" w:sz="0" w:space="0" w:color="auto"/>
            <w:bottom w:val="none" w:sz="0" w:space="0" w:color="auto"/>
            <w:right w:val="none" w:sz="0" w:space="0" w:color="auto"/>
          </w:divBdr>
        </w:div>
        <w:div w:id="1680964445">
          <w:marLeft w:val="0"/>
          <w:marRight w:val="0"/>
          <w:marTop w:val="0"/>
          <w:marBottom w:val="0"/>
          <w:divBdr>
            <w:top w:val="none" w:sz="0" w:space="0" w:color="auto"/>
            <w:left w:val="none" w:sz="0" w:space="0" w:color="auto"/>
            <w:bottom w:val="none" w:sz="0" w:space="0" w:color="auto"/>
            <w:right w:val="none" w:sz="0" w:space="0" w:color="auto"/>
          </w:divBdr>
        </w:div>
        <w:div w:id="1013647988">
          <w:marLeft w:val="0"/>
          <w:marRight w:val="0"/>
          <w:marTop w:val="0"/>
          <w:marBottom w:val="0"/>
          <w:divBdr>
            <w:top w:val="none" w:sz="0" w:space="0" w:color="auto"/>
            <w:left w:val="none" w:sz="0" w:space="0" w:color="auto"/>
            <w:bottom w:val="none" w:sz="0" w:space="0" w:color="auto"/>
            <w:right w:val="none" w:sz="0" w:space="0" w:color="auto"/>
          </w:divBdr>
        </w:div>
        <w:div w:id="466238250">
          <w:marLeft w:val="0"/>
          <w:marRight w:val="0"/>
          <w:marTop w:val="0"/>
          <w:marBottom w:val="0"/>
          <w:divBdr>
            <w:top w:val="none" w:sz="0" w:space="0" w:color="auto"/>
            <w:left w:val="none" w:sz="0" w:space="0" w:color="auto"/>
            <w:bottom w:val="none" w:sz="0" w:space="0" w:color="auto"/>
            <w:right w:val="none" w:sz="0" w:space="0" w:color="auto"/>
          </w:divBdr>
        </w:div>
        <w:div w:id="1142893768">
          <w:marLeft w:val="0"/>
          <w:marRight w:val="0"/>
          <w:marTop w:val="0"/>
          <w:marBottom w:val="0"/>
          <w:divBdr>
            <w:top w:val="none" w:sz="0" w:space="0" w:color="auto"/>
            <w:left w:val="none" w:sz="0" w:space="0" w:color="auto"/>
            <w:bottom w:val="none" w:sz="0" w:space="0" w:color="auto"/>
            <w:right w:val="none" w:sz="0" w:space="0" w:color="auto"/>
          </w:divBdr>
        </w:div>
        <w:div w:id="473722251">
          <w:marLeft w:val="0"/>
          <w:marRight w:val="0"/>
          <w:marTop w:val="0"/>
          <w:marBottom w:val="0"/>
          <w:divBdr>
            <w:top w:val="none" w:sz="0" w:space="0" w:color="auto"/>
            <w:left w:val="none" w:sz="0" w:space="0" w:color="auto"/>
            <w:bottom w:val="none" w:sz="0" w:space="0" w:color="auto"/>
            <w:right w:val="none" w:sz="0" w:space="0" w:color="auto"/>
          </w:divBdr>
        </w:div>
        <w:div w:id="233471998">
          <w:marLeft w:val="0"/>
          <w:marRight w:val="0"/>
          <w:marTop w:val="0"/>
          <w:marBottom w:val="0"/>
          <w:divBdr>
            <w:top w:val="none" w:sz="0" w:space="0" w:color="auto"/>
            <w:left w:val="none" w:sz="0" w:space="0" w:color="auto"/>
            <w:bottom w:val="none" w:sz="0" w:space="0" w:color="auto"/>
            <w:right w:val="none" w:sz="0" w:space="0" w:color="auto"/>
          </w:divBdr>
        </w:div>
        <w:div w:id="1480415961">
          <w:marLeft w:val="0"/>
          <w:marRight w:val="0"/>
          <w:marTop w:val="0"/>
          <w:marBottom w:val="0"/>
          <w:divBdr>
            <w:top w:val="none" w:sz="0" w:space="0" w:color="auto"/>
            <w:left w:val="none" w:sz="0" w:space="0" w:color="auto"/>
            <w:bottom w:val="none" w:sz="0" w:space="0" w:color="auto"/>
            <w:right w:val="none" w:sz="0" w:space="0" w:color="auto"/>
          </w:divBdr>
        </w:div>
        <w:div w:id="1733428551">
          <w:marLeft w:val="0"/>
          <w:marRight w:val="0"/>
          <w:marTop w:val="0"/>
          <w:marBottom w:val="0"/>
          <w:divBdr>
            <w:top w:val="none" w:sz="0" w:space="0" w:color="auto"/>
            <w:left w:val="none" w:sz="0" w:space="0" w:color="auto"/>
            <w:bottom w:val="none" w:sz="0" w:space="0" w:color="auto"/>
            <w:right w:val="none" w:sz="0" w:space="0" w:color="auto"/>
          </w:divBdr>
        </w:div>
        <w:div w:id="2137407523">
          <w:marLeft w:val="0"/>
          <w:marRight w:val="0"/>
          <w:marTop w:val="0"/>
          <w:marBottom w:val="0"/>
          <w:divBdr>
            <w:top w:val="none" w:sz="0" w:space="0" w:color="auto"/>
            <w:left w:val="none" w:sz="0" w:space="0" w:color="auto"/>
            <w:bottom w:val="none" w:sz="0" w:space="0" w:color="auto"/>
            <w:right w:val="none" w:sz="0" w:space="0" w:color="auto"/>
          </w:divBdr>
        </w:div>
        <w:div w:id="343633193">
          <w:marLeft w:val="0"/>
          <w:marRight w:val="0"/>
          <w:marTop w:val="0"/>
          <w:marBottom w:val="0"/>
          <w:divBdr>
            <w:top w:val="none" w:sz="0" w:space="0" w:color="auto"/>
            <w:left w:val="none" w:sz="0" w:space="0" w:color="auto"/>
            <w:bottom w:val="none" w:sz="0" w:space="0" w:color="auto"/>
            <w:right w:val="none" w:sz="0" w:space="0" w:color="auto"/>
          </w:divBdr>
        </w:div>
        <w:div w:id="1795060255">
          <w:marLeft w:val="0"/>
          <w:marRight w:val="0"/>
          <w:marTop w:val="0"/>
          <w:marBottom w:val="0"/>
          <w:divBdr>
            <w:top w:val="none" w:sz="0" w:space="0" w:color="auto"/>
            <w:left w:val="none" w:sz="0" w:space="0" w:color="auto"/>
            <w:bottom w:val="none" w:sz="0" w:space="0" w:color="auto"/>
            <w:right w:val="none" w:sz="0" w:space="0" w:color="auto"/>
          </w:divBdr>
        </w:div>
        <w:div w:id="818965007">
          <w:marLeft w:val="0"/>
          <w:marRight w:val="0"/>
          <w:marTop w:val="0"/>
          <w:marBottom w:val="0"/>
          <w:divBdr>
            <w:top w:val="none" w:sz="0" w:space="0" w:color="auto"/>
            <w:left w:val="none" w:sz="0" w:space="0" w:color="auto"/>
            <w:bottom w:val="none" w:sz="0" w:space="0" w:color="auto"/>
            <w:right w:val="none" w:sz="0" w:space="0" w:color="auto"/>
          </w:divBdr>
        </w:div>
        <w:div w:id="1546914858">
          <w:marLeft w:val="0"/>
          <w:marRight w:val="0"/>
          <w:marTop w:val="0"/>
          <w:marBottom w:val="0"/>
          <w:divBdr>
            <w:top w:val="none" w:sz="0" w:space="0" w:color="auto"/>
            <w:left w:val="none" w:sz="0" w:space="0" w:color="auto"/>
            <w:bottom w:val="none" w:sz="0" w:space="0" w:color="auto"/>
            <w:right w:val="none" w:sz="0" w:space="0" w:color="auto"/>
          </w:divBdr>
        </w:div>
        <w:div w:id="1140801232">
          <w:marLeft w:val="0"/>
          <w:marRight w:val="0"/>
          <w:marTop w:val="0"/>
          <w:marBottom w:val="0"/>
          <w:divBdr>
            <w:top w:val="none" w:sz="0" w:space="0" w:color="auto"/>
            <w:left w:val="none" w:sz="0" w:space="0" w:color="auto"/>
            <w:bottom w:val="none" w:sz="0" w:space="0" w:color="auto"/>
            <w:right w:val="none" w:sz="0" w:space="0" w:color="auto"/>
          </w:divBdr>
        </w:div>
        <w:div w:id="1035930004">
          <w:marLeft w:val="0"/>
          <w:marRight w:val="0"/>
          <w:marTop w:val="0"/>
          <w:marBottom w:val="0"/>
          <w:divBdr>
            <w:top w:val="none" w:sz="0" w:space="0" w:color="auto"/>
            <w:left w:val="none" w:sz="0" w:space="0" w:color="auto"/>
            <w:bottom w:val="none" w:sz="0" w:space="0" w:color="auto"/>
            <w:right w:val="none" w:sz="0" w:space="0" w:color="auto"/>
          </w:divBdr>
        </w:div>
        <w:div w:id="1999575848">
          <w:marLeft w:val="0"/>
          <w:marRight w:val="0"/>
          <w:marTop w:val="0"/>
          <w:marBottom w:val="0"/>
          <w:divBdr>
            <w:top w:val="none" w:sz="0" w:space="0" w:color="auto"/>
            <w:left w:val="none" w:sz="0" w:space="0" w:color="auto"/>
            <w:bottom w:val="none" w:sz="0" w:space="0" w:color="auto"/>
            <w:right w:val="none" w:sz="0" w:space="0" w:color="auto"/>
          </w:divBdr>
        </w:div>
        <w:div w:id="1460997163">
          <w:marLeft w:val="0"/>
          <w:marRight w:val="0"/>
          <w:marTop w:val="0"/>
          <w:marBottom w:val="0"/>
          <w:divBdr>
            <w:top w:val="none" w:sz="0" w:space="0" w:color="auto"/>
            <w:left w:val="none" w:sz="0" w:space="0" w:color="auto"/>
            <w:bottom w:val="none" w:sz="0" w:space="0" w:color="auto"/>
            <w:right w:val="none" w:sz="0" w:space="0" w:color="auto"/>
          </w:divBdr>
        </w:div>
        <w:div w:id="1524661814">
          <w:marLeft w:val="0"/>
          <w:marRight w:val="0"/>
          <w:marTop w:val="0"/>
          <w:marBottom w:val="0"/>
          <w:divBdr>
            <w:top w:val="none" w:sz="0" w:space="0" w:color="auto"/>
            <w:left w:val="none" w:sz="0" w:space="0" w:color="auto"/>
            <w:bottom w:val="none" w:sz="0" w:space="0" w:color="auto"/>
            <w:right w:val="none" w:sz="0" w:space="0" w:color="auto"/>
          </w:divBdr>
        </w:div>
        <w:div w:id="455027869">
          <w:marLeft w:val="0"/>
          <w:marRight w:val="0"/>
          <w:marTop w:val="0"/>
          <w:marBottom w:val="0"/>
          <w:divBdr>
            <w:top w:val="none" w:sz="0" w:space="0" w:color="auto"/>
            <w:left w:val="none" w:sz="0" w:space="0" w:color="auto"/>
            <w:bottom w:val="none" w:sz="0" w:space="0" w:color="auto"/>
            <w:right w:val="none" w:sz="0" w:space="0" w:color="auto"/>
          </w:divBdr>
        </w:div>
        <w:div w:id="676007633">
          <w:marLeft w:val="0"/>
          <w:marRight w:val="0"/>
          <w:marTop w:val="0"/>
          <w:marBottom w:val="0"/>
          <w:divBdr>
            <w:top w:val="none" w:sz="0" w:space="0" w:color="auto"/>
            <w:left w:val="none" w:sz="0" w:space="0" w:color="auto"/>
            <w:bottom w:val="none" w:sz="0" w:space="0" w:color="auto"/>
            <w:right w:val="none" w:sz="0" w:space="0" w:color="auto"/>
          </w:divBdr>
        </w:div>
        <w:div w:id="2113162424">
          <w:marLeft w:val="0"/>
          <w:marRight w:val="0"/>
          <w:marTop w:val="0"/>
          <w:marBottom w:val="0"/>
          <w:divBdr>
            <w:top w:val="none" w:sz="0" w:space="0" w:color="auto"/>
            <w:left w:val="none" w:sz="0" w:space="0" w:color="auto"/>
            <w:bottom w:val="none" w:sz="0" w:space="0" w:color="auto"/>
            <w:right w:val="none" w:sz="0" w:space="0" w:color="auto"/>
          </w:divBdr>
        </w:div>
        <w:div w:id="1141311671">
          <w:marLeft w:val="0"/>
          <w:marRight w:val="0"/>
          <w:marTop w:val="0"/>
          <w:marBottom w:val="0"/>
          <w:divBdr>
            <w:top w:val="none" w:sz="0" w:space="0" w:color="auto"/>
            <w:left w:val="none" w:sz="0" w:space="0" w:color="auto"/>
            <w:bottom w:val="none" w:sz="0" w:space="0" w:color="auto"/>
            <w:right w:val="none" w:sz="0" w:space="0" w:color="auto"/>
          </w:divBdr>
        </w:div>
        <w:div w:id="1728143897">
          <w:marLeft w:val="0"/>
          <w:marRight w:val="0"/>
          <w:marTop w:val="0"/>
          <w:marBottom w:val="0"/>
          <w:divBdr>
            <w:top w:val="none" w:sz="0" w:space="0" w:color="auto"/>
            <w:left w:val="none" w:sz="0" w:space="0" w:color="auto"/>
            <w:bottom w:val="none" w:sz="0" w:space="0" w:color="auto"/>
            <w:right w:val="none" w:sz="0" w:space="0" w:color="auto"/>
          </w:divBdr>
        </w:div>
        <w:div w:id="151872453">
          <w:marLeft w:val="0"/>
          <w:marRight w:val="0"/>
          <w:marTop w:val="0"/>
          <w:marBottom w:val="0"/>
          <w:divBdr>
            <w:top w:val="none" w:sz="0" w:space="0" w:color="auto"/>
            <w:left w:val="none" w:sz="0" w:space="0" w:color="auto"/>
            <w:bottom w:val="none" w:sz="0" w:space="0" w:color="auto"/>
            <w:right w:val="none" w:sz="0" w:space="0" w:color="auto"/>
          </w:divBdr>
        </w:div>
        <w:div w:id="649290388">
          <w:marLeft w:val="0"/>
          <w:marRight w:val="0"/>
          <w:marTop w:val="0"/>
          <w:marBottom w:val="0"/>
          <w:divBdr>
            <w:top w:val="none" w:sz="0" w:space="0" w:color="auto"/>
            <w:left w:val="none" w:sz="0" w:space="0" w:color="auto"/>
            <w:bottom w:val="none" w:sz="0" w:space="0" w:color="auto"/>
            <w:right w:val="none" w:sz="0" w:space="0" w:color="auto"/>
          </w:divBdr>
        </w:div>
        <w:div w:id="1537350928">
          <w:marLeft w:val="0"/>
          <w:marRight w:val="0"/>
          <w:marTop w:val="0"/>
          <w:marBottom w:val="0"/>
          <w:divBdr>
            <w:top w:val="none" w:sz="0" w:space="0" w:color="auto"/>
            <w:left w:val="none" w:sz="0" w:space="0" w:color="auto"/>
            <w:bottom w:val="none" w:sz="0" w:space="0" w:color="auto"/>
            <w:right w:val="none" w:sz="0" w:space="0" w:color="auto"/>
          </w:divBdr>
        </w:div>
        <w:div w:id="1979219944">
          <w:marLeft w:val="0"/>
          <w:marRight w:val="0"/>
          <w:marTop w:val="0"/>
          <w:marBottom w:val="0"/>
          <w:divBdr>
            <w:top w:val="none" w:sz="0" w:space="0" w:color="auto"/>
            <w:left w:val="none" w:sz="0" w:space="0" w:color="auto"/>
            <w:bottom w:val="none" w:sz="0" w:space="0" w:color="auto"/>
            <w:right w:val="none" w:sz="0" w:space="0" w:color="auto"/>
          </w:divBdr>
        </w:div>
        <w:div w:id="44451304">
          <w:marLeft w:val="0"/>
          <w:marRight w:val="0"/>
          <w:marTop w:val="0"/>
          <w:marBottom w:val="0"/>
          <w:divBdr>
            <w:top w:val="none" w:sz="0" w:space="0" w:color="auto"/>
            <w:left w:val="none" w:sz="0" w:space="0" w:color="auto"/>
            <w:bottom w:val="none" w:sz="0" w:space="0" w:color="auto"/>
            <w:right w:val="none" w:sz="0" w:space="0" w:color="auto"/>
          </w:divBdr>
        </w:div>
        <w:div w:id="1925063420">
          <w:marLeft w:val="0"/>
          <w:marRight w:val="0"/>
          <w:marTop w:val="0"/>
          <w:marBottom w:val="0"/>
          <w:divBdr>
            <w:top w:val="none" w:sz="0" w:space="0" w:color="auto"/>
            <w:left w:val="none" w:sz="0" w:space="0" w:color="auto"/>
            <w:bottom w:val="none" w:sz="0" w:space="0" w:color="auto"/>
            <w:right w:val="none" w:sz="0" w:space="0" w:color="auto"/>
          </w:divBdr>
        </w:div>
        <w:div w:id="1096248917">
          <w:marLeft w:val="0"/>
          <w:marRight w:val="0"/>
          <w:marTop w:val="0"/>
          <w:marBottom w:val="0"/>
          <w:divBdr>
            <w:top w:val="none" w:sz="0" w:space="0" w:color="auto"/>
            <w:left w:val="none" w:sz="0" w:space="0" w:color="auto"/>
            <w:bottom w:val="none" w:sz="0" w:space="0" w:color="auto"/>
            <w:right w:val="none" w:sz="0" w:space="0" w:color="auto"/>
          </w:divBdr>
        </w:div>
        <w:div w:id="1838499266">
          <w:marLeft w:val="0"/>
          <w:marRight w:val="0"/>
          <w:marTop w:val="0"/>
          <w:marBottom w:val="0"/>
          <w:divBdr>
            <w:top w:val="none" w:sz="0" w:space="0" w:color="auto"/>
            <w:left w:val="none" w:sz="0" w:space="0" w:color="auto"/>
            <w:bottom w:val="none" w:sz="0" w:space="0" w:color="auto"/>
            <w:right w:val="none" w:sz="0" w:space="0" w:color="auto"/>
          </w:divBdr>
        </w:div>
        <w:div w:id="954210471">
          <w:marLeft w:val="0"/>
          <w:marRight w:val="0"/>
          <w:marTop w:val="0"/>
          <w:marBottom w:val="0"/>
          <w:divBdr>
            <w:top w:val="none" w:sz="0" w:space="0" w:color="auto"/>
            <w:left w:val="none" w:sz="0" w:space="0" w:color="auto"/>
            <w:bottom w:val="none" w:sz="0" w:space="0" w:color="auto"/>
            <w:right w:val="none" w:sz="0" w:space="0" w:color="auto"/>
          </w:divBdr>
        </w:div>
        <w:div w:id="1484657925">
          <w:marLeft w:val="0"/>
          <w:marRight w:val="0"/>
          <w:marTop w:val="0"/>
          <w:marBottom w:val="0"/>
          <w:divBdr>
            <w:top w:val="none" w:sz="0" w:space="0" w:color="auto"/>
            <w:left w:val="none" w:sz="0" w:space="0" w:color="auto"/>
            <w:bottom w:val="none" w:sz="0" w:space="0" w:color="auto"/>
            <w:right w:val="none" w:sz="0" w:space="0" w:color="auto"/>
          </w:divBdr>
        </w:div>
        <w:div w:id="1837963156">
          <w:marLeft w:val="0"/>
          <w:marRight w:val="0"/>
          <w:marTop w:val="0"/>
          <w:marBottom w:val="0"/>
          <w:divBdr>
            <w:top w:val="none" w:sz="0" w:space="0" w:color="auto"/>
            <w:left w:val="none" w:sz="0" w:space="0" w:color="auto"/>
            <w:bottom w:val="none" w:sz="0" w:space="0" w:color="auto"/>
            <w:right w:val="none" w:sz="0" w:space="0" w:color="auto"/>
          </w:divBdr>
        </w:div>
        <w:div w:id="377322615">
          <w:marLeft w:val="0"/>
          <w:marRight w:val="0"/>
          <w:marTop w:val="0"/>
          <w:marBottom w:val="0"/>
          <w:divBdr>
            <w:top w:val="none" w:sz="0" w:space="0" w:color="auto"/>
            <w:left w:val="none" w:sz="0" w:space="0" w:color="auto"/>
            <w:bottom w:val="none" w:sz="0" w:space="0" w:color="auto"/>
            <w:right w:val="none" w:sz="0" w:space="0" w:color="auto"/>
          </w:divBdr>
        </w:div>
        <w:div w:id="522595499">
          <w:marLeft w:val="0"/>
          <w:marRight w:val="0"/>
          <w:marTop w:val="0"/>
          <w:marBottom w:val="0"/>
          <w:divBdr>
            <w:top w:val="none" w:sz="0" w:space="0" w:color="auto"/>
            <w:left w:val="none" w:sz="0" w:space="0" w:color="auto"/>
            <w:bottom w:val="none" w:sz="0" w:space="0" w:color="auto"/>
            <w:right w:val="none" w:sz="0" w:space="0" w:color="auto"/>
          </w:divBdr>
        </w:div>
        <w:div w:id="817921849">
          <w:marLeft w:val="0"/>
          <w:marRight w:val="0"/>
          <w:marTop w:val="0"/>
          <w:marBottom w:val="0"/>
          <w:divBdr>
            <w:top w:val="none" w:sz="0" w:space="0" w:color="auto"/>
            <w:left w:val="none" w:sz="0" w:space="0" w:color="auto"/>
            <w:bottom w:val="none" w:sz="0" w:space="0" w:color="auto"/>
            <w:right w:val="none" w:sz="0" w:space="0" w:color="auto"/>
          </w:divBdr>
        </w:div>
        <w:div w:id="1822694233">
          <w:marLeft w:val="0"/>
          <w:marRight w:val="0"/>
          <w:marTop w:val="0"/>
          <w:marBottom w:val="0"/>
          <w:divBdr>
            <w:top w:val="none" w:sz="0" w:space="0" w:color="auto"/>
            <w:left w:val="none" w:sz="0" w:space="0" w:color="auto"/>
            <w:bottom w:val="none" w:sz="0" w:space="0" w:color="auto"/>
            <w:right w:val="none" w:sz="0" w:space="0" w:color="auto"/>
          </w:divBdr>
        </w:div>
        <w:div w:id="1114598747">
          <w:marLeft w:val="0"/>
          <w:marRight w:val="0"/>
          <w:marTop w:val="0"/>
          <w:marBottom w:val="0"/>
          <w:divBdr>
            <w:top w:val="none" w:sz="0" w:space="0" w:color="auto"/>
            <w:left w:val="none" w:sz="0" w:space="0" w:color="auto"/>
            <w:bottom w:val="none" w:sz="0" w:space="0" w:color="auto"/>
            <w:right w:val="none" w:sz="0" w:space="0" w:color="auto"/>
          </w:divBdr>
        </w:div>
        <w:div w:id="1485009857">
          <w:marLeft w:val="0"/>
          <w:marRight w:val="0"/>
          <w:marTop w:val="0"/>
          <w:marBottom w:val="0"/>
          <w:divBdr>
            <w:top w:val="none" w:sz="0" w:space="0" w:color="auto"/>
            <w:left w:val="none" w:sz="0" w:space="0" w:color="auto"/>
            <w:bottom w:val="none" w:sz="0" w:space="0" w:color="auto"/>
            <w:right w:val="none" w:sz="0" w:space="0" w:color="auto"/>
          </w:divBdr>
        </w:div>
        <w:div w:id="1884903372">
          <w:marLeft w:val="0"/>
          <w:marRight w:val="0"/>
          <w:marTop w:val="0"/>
          <w:marBottom w:val="0"/>
          <w:divBdr>
            <w:top w:val="none" w:sz="0" w:space="0" w:color="auto"/>
            <w:left w:val="none" w:sz="0" w:space="0" w:color="auto"/>
            <w:bottom w:val="none" w:sz="0" w:space="0" w:color="auto"/>
            <w:right w:val="none" w:sz="0" w:space="0" w:color="auto"/>
          </w:divBdr>
        </w:div>
        <w:div w:id="1117137992">
          <w:marLeft w:val="0"/>
          <w:marRight w:val="0"/>
          <w:marTop w:val="0"/>
          <w:marBottom w:val="0"/>
          <w:divBdr>
            <w:top w:val="none" w:sz="0" w:space="0" w:color="auto"/>
            <w:left w:val="none" w:sz="0" w:space="0" w:color="auto"/>
            <w:bottom w:val="none" w:sz="0" w:space="0" w:color="auto"/>
            <w:right w:val="none" w:sz="0" w:space="0" w:color="auto"/>
          </w:divBdr>
        </w:div>
        <w:div w:id="1511943892">
          <w:marLeft w:val="0"/>
          <w:marRight w:val="0"/>
          <w:marTop w:val="0"/>
          <w:marBottom w:val="0"/>
          <w:divBdr>
            <w:top w:val="none" w:sz="0" w:space="0" w:color="auto"/>
            <w:left w:val="none" w:sz="0" w:space="0" w:color="auto"/>
            <w:bottom w:val="none" w:sz="0" w:space="0" w:color="auto"/>
            <w:right w:val="none" w:sz="0" w:space="0" w:color="auto"/>
          </w:divBdr>
        </w:div>
        <w:div w:id="1427921186">
          <w:marLeft w:val="0"/>
          <w:marRight w:val="0"/>
          <w:marTop w:val="0"/>
          <w:marBottom w:val="0"/>
          <w:divBdr>
            <w:top w:val="none" w:sz="0" w:space="0" w:color="auto"/>
            <w:left w:val="none" w:sz="0" w:space="0" w:color="auto"/>
            <w:bottom w:val="none" w:sz="0" w:space="0" w:color="auto"/>
            <w:right w:val="none" w:sz="0" w:space="0" w:color="auto"/>
          </w:divBdr>
        </w:div>
        <w:div w:id="1871839440">
          <w:marLeft w:val="0"/>
          <w:marRight w:val="0"/>
          <w:marTop w:val="0"/>
          <w:marBottom w:val="0"/>
          <w:divBdr>
            <w:top w:val="none" w:sz="0" w:space="0" w:color="auto"/>
            <w:left w:val="none" w:sz="0" w:space="0" w:color="auto"/>
            <w:bottom w:val="none" w:sz="0" w:space="0" w:color="auto"/>
            <w:right w:val="none" w:sz="0" w:space="0" w:color="auto"/>
          </w:divBdr>
        </w:div>
        <w:div w:id="894124658">
          <w:marLeft w:val="0"/>
          <w:marRight w:val="0"/>
          <w:marTop w:val="0"/>
          <w:marBottom w:val="0"/>
          <w:divBdr>
            <w:top w:val="none" w:sz="0" w:space="0" w:color="auto"/>
            <w:left w:val="none" w:sz="0" w:space="0" w:color="auto"/>
            <w:bottom w:val="none" w:sz="0" w:space="0" w:color="auto"/>
            <w:right w:val="none" w:sz="0" w:space="0" w:color="auto"/>
          </w:divBdr>
        </w:div>
        <w:div w:id="599682953">
          <w:marLeft w:val="0"/>
          <w:marRight w:val="0"/>
          <w:marTop w:val="0"/>
          <w:marBottom w:val="0"/>
          <w:divBdr>
            <w:top w:val="none" w:sz="0" w:space="0" w:color="auto"/>
            <w:left w:val="none" w:sz="0" w:space="0" w:color="auto"/>
            <w:bottom w:val="none" w:sz="0" w:space="0" w:color="auto"/>
            <w:right w:val="none" w:sz="0" w:space="0" w:color="auto"/>
          </w:divBdr>
        </w:div>
        <w:div w:id="133640871">
          <w:marLeft w:val="0"/>
          <w:marRight w:val="0"/>
          <w:marTop w:val="0"/>
          <w:marBottom w:val="0"/>
          <w:divBdr>
            <w:top w:val="none" w:sz="0" w:space="0" w:color="auto"/>
            <w:left w:val="none" w:sz="0" w:space="0" w:color="auto"/>
            <w:bottom w:val="none" w:sz="0" w:space="0" w:color="auto"/>
            <w:right w:val="none" w:sz="0" w:space="0" w:color="auto"/>
          </w:divBdr>
        </w:div>
        <w:div w:id="1248273300">
          <w:marLeft w:val="0"/>
          <w:marRight w:val="0"/>
          <w:marTop w:val="0"/>
          <w:marBottom w:val="0"/>
          <w:divBdr>
            <w:top w:val="none" w:sz="0" w:space="0" w:color="auto"/>
            <w:left w:val="none" w:sz="0" w:space="0" w:color="auto"/>
            <w:bottom w:val="none" w:sz="0" w:space="0" w:color="auto"/>
            <w:right w:val="none" w:sz="0" w:space="0" w:color="auto"/>
          </w:divBdr>
        </w:div>
        <w:div w:id="2092120524">
          <w:marLeft w:val="0"/>
          <w:marRight w:val="0"/>
          <w:marTop w:val="0"/>
          <w:marBottom w:val="0"/>
          <w:divBdr>
            <w:top w:val="none" w:sz="0" w:space="0" w:color="auto"/>
            <w:left w:val="none" w:sz="0" w:space="0" w:color="auto"/>
            <w:bottom w:val="none" w:sz="0" w:space="0" w:color="auto"/>
            <w:right w:val="none" w:sz="0" w:space="0" w:color="auto"/>
          </w:divBdr>
        </w:div>
        <w:div w:id="1624534920">
          <w:marLeft w:val="0"/>
          <w:marRight w:val="0"/>
          <w:marTop w:val="0"/>
          <w:marBottom w:val="0"/>
          <w:divBdr>
            <w:top w:val="none" w:sz="0" w:space="0" w:color="auto"/>
            <w:left w:val="none" w:sz="0" w:space="0" w:color="auto"/>
            <w:bottom w:val="none" w:sz="0" w:space="0" w:color="auto"/>
            <w:right w:val="none" w:sz="0" w:space="0" w:color="auto"/>
          </w:divBdr>
        </w:div>
        <w:div w:id="1681660974">
          <w:marLeft w:val="0"/>
          <w:marRight w:val="0"/>
          <w:marTop w:val="0"/>
          <w:marBottom w:val="0"/>
          <w:divBdr>
            <w:top w:val="none" w:sz="0" w:space="0" w:color="auto"/>
            <w:left w:val="none" w:sz="0" w:space="0" w:color="auto"/>
            <w:bottom w:val="none" w:sz="0" w:space="0" w:color="auto"/>
            <w:right w:val="none" w:sz="0" w:space="0" w:color="auto"/>
          </w:divBdr>
        </w:div>
        <w:div w:id="840050018">
          <w:marLeft w:val="0"/>
          <w:marRight w:val="0"/>
          <w:marTop w:val="0"/>
          <w:marBottom w:val="0"/>
          <w:divBdr>
            <w:top w:val="none" w:sz="0" w:space="0" w:color="auto"/>
            <w:left w:val="none" w:sz="0" w:space="0" w:color="auto"/>
            <w:bottom w:val="none" w:sz="0" w:space="0" w:color="auto"/>
            <w:right w:val="none" w:sz="0" w:space="0" w:color="auto"/>
          </w:divBdr>
        </w:div>
        <w:div w:id="643706440">
          <w:marLeft w:val="0"/>
          <w:marRight w:val="0"/>
          <w:marTop w:val="0"/>
          <w:marBottom w:val="0"/>
          <w:divBdr>
            <w:top w:val="none" w:sz="0" w:space="0" w:color="auto"/>
            <w:left w:val="none" w:sz="0" w:space="0" w:color="auto"/>
            <w:bottom w:val="none" w:sz="0" w:space="0" w:color="auto"/>
            <w:right w:val="none" w:sz="0" w:space="0" w:color="auto"/>
          </w:divBdr>
        </w:div>
        <w:div w:id="178542538">
          <w:marLeft w:val="0"/>
          <w:marRight w:val="0"/>
          <w:marTop w:val="0"/>
          <w:marBottom w:val="0"/>
          <w:divBdr>
            <w:top w:val="none" w:sz="0" w:space="0" w:color="auto"/>
            <w:left w:val="none" w:sz="0" w:space="0" w:color="auto"/>
            <w:bottom w:val="none" w:sz="0" w:space="0" w:color="auto"/>
            <w:right w:val="none" w:sz="0" w:space="0" w:color="auto"/>
          </w:divBdr>
        </w:div>
        <w:div w:id="2142769402">
          <w:marLeft w:val="0"/>
          <w:marRight w:val="0"/>
          <w:marTop w:val="0"/>
          <w:marBottom w:val="0"/>
          <w:divBdr>
            <w:top w:val="none" w:sz="0" w:space="0" w:color="auto"/>
            <w:left w:val="none" w:sz="0" w:space="0" w:color="auto"/>
            <w:bottom w:val="none" w:sz="0" w:space="0" w:color="auto"/>
            <w:right w:val="none" w:sz="0" w:space="0" w:color="auto"/>
          </w:divBdr>
        </w:div>
        <w:div w:id="1601989964">
          <w:marLeft w:val="0"/>
          <w:marRight w:val="0"/>
          <w:marTop w:val="0"/>
          <w:marBottom w:val="0"/>
          <w:divBdr>
            <w:top w:val="none" w:sz="0" w:space="0" w:color="auto"/>
            <w:left w:val="none" w:sz="0" w:space="0" w:color="auto"/>
            <w:bottom w:val="none" w:sz="0" w:space="0" w:color="auto"/>
            <w:right w:val="none" w:sz="0" w:space="0" w:color="auto"/>
          </w:divBdr>
        </w:div>
        <w:div w:id="929502962">
          <w:marLeft w:val="0"/>
          <w:marRight w:val="0"/>
          <w:marTop w:val="0"/>
          <w:marBottom w:val="0"/>
          <w:divBdr>
            <w:top w:val="none" w:sz="0" w:space="0" w:color="auto"/>
            <w:left w:val="none" w:sz="0" w:space="0" w:color="auto"/>
            <w:bottom w:val="none" w:sz="0" w:space="0" w:color="auto"/>
            <w:right w:val="none" w:sz="0" w:space="0" w:color="auto"/>
          </w:divBdr>
        </w:div>
        <w:div w:id="1166436751">
          <w:marLeft w:val="0"/>
          <w:marRight w:val="0"/>
          <w:marTop w:val="0"/>
          <w:marBottom w:val="0"/>
          <w:divBdr>
            <w:top w:val="none" w:sz="0" w:space="0" w:color="auto"/>
            <w:left w:val="none" w:sz="0" w:space="0" w:color="auto"/>
            <w:bottom w:val="none" w:sz="0" w:space="0" w:color="auto"/>
            <w:right w:val="none" w:sz="0" w:space="0" w:color="auto"/>
          </w:divBdr>
        </w:div>
        <w:div w:id="1157108995">
          <w:marLeft w:val="0"/>
          <w:marRight w:val="0"/>
          <w:marTop w:val="0"/>
          <w:marBottom w:val="0"/>
          <w:divBdr>
            <w:top w:val="none" w:sz="0" w:space="0" w:color="auto"/>
            <w:left w:val="none" w:sz="0" w:space="0" w:color="auto"/>
            <w:bottom w:val="none" w:sz="0" w:space="0" w:color="auto"/>
            <w:right w:val="none" w:sz="0" w:space="0" w:color="auto"/>
          </w:divBdr>
        </w:div>
        <w:div w:id="392967618">
          <w:marLeft w:val="0"/>
          <w:marRight w:val="0"/>
          <w:marTop w:val="0"/>
          <w:marBottom w:val="0"/>
          <w:divBdr>
            <w:top w:val="none" w:sz="0" w:space="0" w:color="auto"/>
            <w:left w:val="none" w:sz="0" w:space="0" w:color="auto"/>
            <w:bottom w:val="none" w:sz="0" w:space="0" w:color="auto"/>
            <w:right w:val="none" w:sz="0" w:space="0" w:color="auto"/>
          </w:divBdr>
        </w:div>
        <w:div w:id="1687172302">
          <w:marLeft w:val="0"/>
          <w:marRight w:val="0"/>
          <w:marTop w:val="0"/>
          <w:marBottom w:val="0"/>
          <w:divBdr>
            <w:top w:val="none" w:sz="0" w:space="0" w:color="auto"/>
            <w:left w:val="none" w:sz="0" w:space="0" w:color="auto"/>
            <w:bottom w:val="none" w:sz="0" w:space="0" w:color="auto"/>
            <w:right w:val="none" w:sz="0" w:space="0" w:color="auto"/>
          </w:divBdr>
        </w:div>
        <w:div w:id="1431899845">
          <w:marLeft w:val="0"/>
          <w:marRight w:val="0"/>
          <w:marTop w:val="0"/>
          <w:marBottom w:val="0"/>
          <w:divBdr>
            <w:top w:val="none" w:sz="0" w:space="0" w:color="auto"/>
            <w:left w:val="none" w:sz="0" w:space="0" w:color="auto"/>
            <w:bottom w:val="none" w:sz="0" w:space="0" w:color="auto"/>
            <w:right w:val="none" w:sz="0" w:space="0" w:color="auto"/>
          </w:divBdr>
        </w:div>
        <w:div w:id="946423552">
          <w:marLeft w:val="0"/>
          <w:marRight w:val="0"/>
          <w:marTop w:val="0"/>
          <w:marBottom w:val="0"/>
          <w:divBdr>
            <w:top w:val="none" w:sz="0" w:space="0" w:color="auto"/>
            <w:left w:val="none" w:sz="0" w:space="0" w:color="auto"/>
            <w:bottom w:val="none" w:sz="0" w:space="0" w:color="auto"/>
            <w:right w:val="none" w:sz="0" w:space="0" w:color="auto"/>
          </w:divBdr>
        </w:div>
        <w:div w:id="1831168218">
          <w:marLeft w:val="0"/>
          <w:marRight w:val="0"/>
          <w:marTop w:val="0"/>
          <w:marBottom w:val="0"/>
          <w:divBdr>
            <w:top w:val="none" w:sz="0" w:space="0" w:color="auto"/>
            <w:left w:val="none" w:sz="0" w:space="0" w:color="auto"/>
            <w:bottom w:val="none" w:sz="0" w:space="0" w:color="auto"/>
            <w:right w:val="none" w:sz="0" w:space="0" w:color="auto"/>
          </w:divBdr>
        </w:div>
        <w:div w:id="219441526">
          <w:marLeft w:val="0"/>
          <w:marRight w:val="0"/>
          <w:marTop w:val="0"/>
          <w:marBottom w:val="0"/>
          <w:divBdr>
            <w:top w:val="none" w:sz="0" w:space="0" w:color="auto"/>
            <w:left w:val="none" w:sz="0" w:space="0" w:color="auto"/>
            <w:bottom w:val="none" w:sz="0" w:space="0" w:color="auto"/>
            <w:right w:val="none" w:sz="0" w:space="0" w:color="auto"/>
          </w:divBdr>
        </w:div>
        <w:div w:id="1821724334">
          <w:marLeft w:val="0"/>
          <w:marRight w:val="0"/>
          <w:marTop w:val="0"/>
          <w:marBottom w:val="0"/>
          <w:divBdr>
            <w:top w:val="none" w:sz="0" w:space="0" w:color="auto"/>
            <w:left w:val="none" w:sz="0" w:space="0" w:color="auto"/>
            <w:bottom w:val="none" w:sz="0" w:space="0" w:color="auto"/>
            <w:right w:val="none" w:sz="0" w:space="0" w:color="auto"/>
          </w:divBdr>
        </w:div>
        <w:div w:id="175072205">
          <w:marLeft w:val="0"/>
          <w:marRight w:val="0"/>
          <w:marTop w:val="0"/>
          <w:marBottom w:val="0"/>
          <w:divBdr>
            <w:top w:val="none" w:sz="0" w:space="0" w:color="auto"/>
            <w:left w:val="none" w:sz="0" w:space="0" w:color="auto"/>
            <w:bottom w:val="none" w:sz="0" w:space="0" w:color="auto"/>
            <w:right w:val="none" w:sz="0" w:space="0" w:color="auto"/>
          </w:divBdr>
        </w:div>
        <w:div w:id="1148017825">
          <w:marLeft w:val="0"/>
          <w:marRight w:val="0"/>
          <w:marTop w:val="0"/>
          <w:marBottom w:val="0"/>
          <w:divBdr>
            <w:top w:val="none" w:sz="0" w:space="0" w:color="auto"/>
            <w:left w:val="none" w:sz="0" w:space="0" w:color="auto"/>
            <w:bottom w:val="none" w:sz="0" w:space="0" w:color="auto"/>
            <w:right w:val="none" w:sz="0" w:space="0" w:color="auto"/>
          </w:divBdr>
        </w:div>
        <w:div w:id="1064183565">
          <w:marLeft w:val="0"/>
          <w:marRight w:val="0"/>
          <w:marTop w:val="0"/>
          <w:marBottom w:val="0"/>
          <w:divBdr>
            <w:top w:val="none" w:sz="0" w:space="0" w:color="auto"/>
            <w:left w:val="none" w:sz="0" w:space="0" w:color="auto"/>
            <w:bottom w:val="none" w:sz="0" w:space="0" w:color="auto"/>
            <w:right w:val="none" w:sz="0" w:space="0" w:color="auto"/>
          </w:divBdr>
        </w:div>
        <w:div w:id="565841068">
          <w:marLeft w:val="0"/>
          <w:marRight w:val="0"/>
          <w:marTop w:val="0"/>
          <w:marBottom w:val="0"/>
          <w:divBdr>
            <w:top w:val="none" w:sz="0" w:space="0" w:color="auto"/>
            <w:left w:val="none" w:sz="0" w:space="0" w:color="auto"/>
            <w:bottom w:val="none" w:sz="0" w:space="0" w:color="auto"/>
            <w:right w:val="none" w:sz="0" w:space="0" w:color="auto"/>
          </w:divBdr>
        </w:div>
        <w:div w:id="896014040">
          <w:marLeft w:val="0"/>
          <w:marRight w:val="0"/>
          <w:marTop w:val="0"/>
          <w:marBottom w:val="0"/>
          <w:divBdr>
            <w:top w:val="none" w:sz="0" w:space="0" w:color="auto"/>
            <w:left w:val="none" w:sz="0" w:space="0" w:color="auto"/>
            <w:bottom w:val="none" w:sz="0" w:space="0" w:color="auto"/>
            <w:right w:val="none" w:sz="0" w:space="0" w:color="auto"/>
          </w:divBdr>
        </w:div>
        <w:div w:id="1518617717">
          <w:marLeft w:val="0"/>
          <w:marRight w:val="0"/>
          <w:marTop w:val="0"/>
          <w:marBottom w:val="0"/>
          <w:divBdr>
            <w:top w:val="none" w:sz="0" w:space="0" w:color="auto"/>
            <w:left w:val="none" w:sz="0" w:space="0" w:color="auto"/>
            <w:bottom w:val="none" w:sz="0" w:space="0" w:color="auto"/>
            <w:right w:val="none" w:sz="0" w:space="0" w:color="auto"/>
          </w:divBdr>
        </w:div>
        <w:div w:id="1625312452">
          <w:marLeft w:val="0"/>
          <w:marRight w:val="0"/>
          <w:marTop w:val="0"/>
          <w:marBottom w:val="0"/>
          <w:divBdr>
            <w:top w:val="none" w:sz="0" w:space="0" w:color="auto"/>
            <w:left w:val="none" w:sz="0" w:space="0" w:color="auto"/>
            <w:bottom w:val="none" w:sz="0" w:space="0" w:color="auto"/>
            <w:right w:val="none" w:sz="0" w:space="0" w:color="auto"/>
          </w:divBdr>
        </w:div>
        <w:div w:id="690836034">
          <w:marLeft w:val="0"/>
          <w:marRight w:val="0"/>
          <w:marTop w:val="0"/>
          <w:marBottom w:val="0"/>
          <w:divBdr>
            <w:top w:val="none" w:sz="0" w:space="0" w:color="auto"/>
            <w:left w:val="none" w:sz="0" w:space="0" w:color="auto"/>
            <w:bottom w:val="none" w:sz="0" w:space="0" w:color="auto"/>
            <w:right w:val="none" w:sz="0" w:space="0" w:color="auto"/>
          </w:divBdr>
        </w:div>
        <w:div w:id="1063026579">
          <w:marLeft w:val="0"/>
          <w:marRight w:val="0"/>
          <w:marTop w:val="0"/>
          <w:marBottom w:val="0"/>
          <w:divBdr>
            <w:top w:val="none" w:sz="0" w:space="0" w:color="auto"/>
            <w:left w:val="none" w:sz="0" w:space="0" w:color="auto"/>
            <w:bottom w:val="none" w:sz="0" w:space="0" w:color="auto"/>
            <w:right w:val="none" w:sz="0" w:space="0" w:color="auto"/>
          </w:divBdr>
        </w:div>
        <w:div w:id="1440103929">
          <w:marLeft w:val="0"/>
          <w:marRight w:val="0"/>
          <w:marTop w:val="0"/>
          <w:marBottom w:val="0"/>
          <w:divBdr>
            <w:top w:val="none" w:sz="0" w:space="0" w:color="auto"/>
            <w:left w:val="none" w:sz="0" w:space="0" w:color="auto"/>
            <w:bottom w:val="none" w:sz="0" w:space="0" w:color="auto"/>
            <w:right w:val="none" w:sz="0" w:space="0" w:color="auto"/>
          </w:divBdr>
        </w:div>
        <w:div w:id="261181139">
          <w:marLeft w:val="0"/>
          <w:marRight w:val="0"/>
          <w:marTop w:val="0"/>
          <w:marBottom w:val="0"/>
          <w:divBdr>
            <w:top w:val="none" w:sz="0" w:space="0" w:color="auto"/>
            <w:left w:val="none" w:sz="0" w:space="0" w:color="auto"/>
            <w:bottom w:val="none" w:sz="0" w:space="0" w:color="auto"/>
            <w:right w:val="none" w:sz="0" w:space="0" w:color="auto"/>
          </w:divBdr>
        </w:div>
        <w:div w:id="326250753">
          <w:marLeft w:val="0"/>
          <w:marRight w:val="0"/>
          <w:marTop w:val="0"/>
          <w:marBottom w:val="0"/>
          <w:divBdr>
            <w:top w:val="none" w:sz="0" w:space="0" w:color="auto"/>
            <w:left w:val="none" w:sz="0" w:space="0" w:color="auto"/>
            <w:bottom w:val="none" w:sz="0" w:space="0" w:color="auto"/>
            <w:right w:val="none" w:sz="0" w:space="0" w:color="auto"/>
          </w:divBdr>
        </w:div>
        <w:div w:id="296758799">
          <w:marLeft w:val="0"/>
          <w:marRight w:val="0"/>
          <w:marTop w:val="0"/>
          <w:marBottom w:val="0"/>
          <w:divBdr>
            <w:top w:val="none" w:sz="0" w:space="0" w:color="auto"/>
            <w:left w:val="none" w:sz="0" w:space="0" w:color="auto"/>
            <w:bottom w:val="none" w:sz="0" w:space="0" w:color="auto"/>
            <w:right w:val="none" w:sz="0" w:space="0" w:color="auto"/>
          </w:divBdr>
        </w:div>
        <w:div w:id="167870102">
          <w:marLeft w:val="0"/>
          <w:marRight w:val="0"/>
          <w:marTop w:val="0"/>
          <w:marBottom w:val="0"/>
          <w:divBdr>
            <w:top w:val="none" w:sz="0" w:space="0" w:color="auto"/>
            <w:left w:val="none" w:sz="0" w:space="0" w:color="auto"/>
            <w:bottom w:val="none" w:sz="0" w:space="0" w:color="auto"/>
            <w:right w:val="none" w:sz="0" w:space="0" w:color="auto"/>
          </w:divBdr>
        </w:div>
        <w:div w:id="1758138795">
          <w:marLeft w:val="0"/>
          <w:marRight w:val="0"/>
          <w:marTop w:val="0"/>
          <w:marBottom w:val="0"/>
          <w:divBdr>
            <w:top w:val="none" w:sz="0" w:space="0" w:color="auto"/>
            <w:left w:val="none" w:sz="0" w:space="0" w:color="auto"/>
            <w:bottom w:val="none" w:sz="0" w:space="0" w:color="auto"/>
            <w:right w:val="none" w:sz="0" w:space="0" w:color="auto"/>
          </w:divBdr>
        </w:div>
        <w:div w:id="1363626917">
          <w:marLeft w:val="0"/>
          <w:marRight w:val="0"/>
          <w:marTop w:val="0"/>
          <w:marBottom w:val="0"/>
          <w:divBdr>
            <w:top w:val="none" w:sz="0" w:space="0" w:color="auto"/>
            <w:left w:val="none" w:sz="0" w:space="0" w:color="auto"/>
            <w:bottom w:val="none" w:sz="0" w:space="0" w:color="auto"/>
            <w:right w:val="none" w:sz="0" w:space="0" w:color="auto"/>
          </w:divBdr>
        </w:div>
        <w:div w:id="570700079">
          <w:marLeft w:val="0"/>
          <w:marRight w:val="0"/>
          <w:marTop w:val="0"/>
          <w:marBottom w:val="0"/>
          <w:divBdr>
            <w:top w:val="none" w:sz="0" w:space="0" w:color="auto"/>
            <w:left w:val="none" w:sz="0" w:space="0" w:color="auto"/>
            <w:bottom w:val="none" w:sz="0" w:space="0" w:color="auto"/>
            <w:right w:val="none" w:sz="0" w:space="0" w:color="auto"/>
          </w:divBdr>
        </w:div>
        <w:div w:id="1676877620">
          <w:marLeft w:val="0"/>
          <w:marRight w:val="0"/>
          <w:marTop w:val="0"/>
          <w:marBottom w:val="0"/>
          <w:divBdr>
            <w:top w:val="none" w:sz="0" w:space="0" w:color="auto"/>
            <w:left w:val="none" w:sz="0" w:space="0" w:color="auto"/>
            <w:bottom w:val="none" w:sz="0" w:space="0" w:color="auto"/>
            <w:right w:val="none" w:sz="0" w:space="0" w:color="auto"/>
          </w:divBdr>
        </w:div>
        <w:div w:id="790242003">
          <w:marLeft w:val="0"/>
          <w:marRight w:val="0"/>
          <w:marTop w:val="0"/>
          <w:marBottom w:val="0"/>
          <w:divBdr>
            <w:top w:val="none" w:sz="0" w:space="0" w:color="auto"/>
            <w:left w:val="none" w:sz="0" w:space="0" w:color="auto"/>
            <w:bottom w:val="none" w:sz="0" w:space="0" w:color="auto"/>
            <w:right w:val="none" w:sz="0" w:space="0" w:color="auto"/>
          </w:divBdr>
        </w:div>
        <w:div w:id="2094233848">
          <w:marLeft w:val="0"/>
          <w:marRight w:val="0"/>
          <w:marTop w:val="0"/>
          <w:marBottom w:val="0"/>
          <w:divBdr>
            <w:top w:val="none" w:sz="0" w:space="0" w:color="auto"/>
            <w:left w:val="none" w:sz="0" w:space="0" w:color="auto"/>
            <w:bottom w:val="none" w:sz="0" w:space="0" w:color="auto"/>
            <w:right w:val="none" w:sz="0" w:space="0" w:color="auto"/>
          </w:divBdr>
        </w:div>
        <w:div w:id="1939681682">
          <w:marLeft w:val="0"/>
          <w:marRight w:val="0"/>
          <w:marTop w:val="0"/>
          <w:marBottom w:val="0"/>
          <w:divBdr>
            <w:top w:val="none" w:sz="0" w:space="0" w:color="auto"/>
            <w:left w:val="none" w:sz="0" w:space="0" w:color="auto"/>
            <w:bottom w:val="none" w:sz="0" w:space="0" w:color="auto"/>
            <w:right w:val="none" w:sz="0" w:space="0" w:color="auto"/>
          </w:divBdr>
        </w:div>
        <w:div w:id="1340081499">
          <w:marLeft w:val="0"/>
          <w:marRight w:val="0"/>
          <w:marTop w:val="0"/>
          <w:marBottom w:val="0"/>
          <w:divBdr>
            <w:top w:val="none" w:sz="0" w:space="0" w:color="auto"/>
            <w:left w:val="none" w:sz="0" w:space="0" w:color="auto"/>
            <w:bottom w:val="none" w:sz="0" w:space="0" w:color="auto"/>
            <w:right w:val="none" w:sz="0" w:space="0" w:color="auto"/>
          </w:divBdr>
        </w:div>
        <w:div w:id="2145150536">
          <w:marLeft w:val="0"/>
          <w:marRight w:val="0"/>
          <w:marTop w:val="0"/>
          <w:marBottom w:val="0"/>
          <w:divBdr>
            <w:top w:val="none" w:sz="0" w:space="0" w:color="auto"/>
            <w:left w:val="none" w:sz="0" w:space="0" w:color="auto"/>
            <w:bottom w:val="none" w:sz="0" w:space="0" w:color="auto"/>
            <w:right w:val="none" w:sz="0" w:space="0" w:color="auto"/>
          </w:divBdr>
        </w:div>
        <w:div w:id="2077632310">
          <w:marLeft w:val="0"/>
          <w:marRight w:val="0"/>
          <w:marTop w:val="0"/>
          <w:marBottom w:val="0"/>
          <w:divBdr>
            <w:top w:val="none" w:sz="0" w:space="0" w:color="auto"/>
            <w:left w:val="none" w:sz="0" w:space="0" w:color="auto"/>
            <w:bottom w:val="none" w:sz="0" w:space="0" w:color="auto"/>
            <w:right w:val="none" w:sz="0" w:space="0" w:color="auto"/>
          </w:divBdr>
        </w:div>
        <w:div w:id="1247154892">
          <w:marLeft w:val="0"/>
          <w:marRight w:val="0"/>
          <w:marTop w:val="0"/>
          <w:marBottom w:val="0"/>
          <w:divBdr>
            <w:top w:val="none" w:sz="0" w:space="0" w:color="auto"/>
            <w:left w:val="none" w:sz="0" w:space="0" w:color="auto"/>
            <w:bottom w:val="none" w:sz="0" w:space="0" w:color="auto"/>
            <w:right w:val="none" w:sz="0" w:space="0" w:color="auto"/>
          </w:divBdr>
        </w:div>
        <w:div w:id="791244278">
          <w:marLeft w:val="0"/>
          <w:marRight w:val="0"/>
          <w:marTop w:val="0"/>
          <w:marBottom w:val="0"/>
          <w:divBdr>
            <w:top w:val="none" w:sz="0" w:space="0" w:color="auto"/>
            <w:left w:val="none" w:sz="0" w:space="0" w:color="auto"/>
            <w:bottom w:val="none" w:sz="0" w:space="0" w:color="auto"/>
            <w:right w:val="none" w:sz="0" w:space="0" w:color="auto"/>
          </w:divBdr>
        </w:div>
        <w:div w:id="604846930">
          <w:marLeft w:val="0"/>
          <w:marRight w:val="0"/>
          <w:marTop w:val="0"/>
          <w:marBottom w:val="0"/>
          <w:divBdr>
            <w:top w:val="none" w:sz="0" w:space="0" w:color="auto"/>
            <w:left w:val="none" w:sz="0" w:space="0" w:color="auto"/>
            <w:bottom w:val="none" w:sz="0" w:space="0" w:color="auto"/>
            <w:right w:val="none" w:sz="0" w:space="0" w:color="auto"/>
          </w:divBdr>
        </w:div>
        <w:div w:id="1063022281">
          <w:marLeft w:val="0"/>
          <w:marRight w:val="0"/>
          <w:marTop w:val="0"/>
          <w:marBottom w:val="0"/>
          <w:divBdr>
            <w:top w:val="none" w:sz="0" w:space="0" w:color="auto"/>
            <w:left w:val="none" w:sz="0" w:space="0" w:color="auto"/>
            <w:bottom w:val="none" w:sz="0" w:space="0" w:color="auto"/>
            <w:right w:val="none" w:sz="0" w:space="0" w:color="auto"/>
          </w:divBdr>
        </w:div>
        <w:div w:id="1039817302">
          <w:marLeft w:val="0"/>
          <w:marRight w:val="0"/>
          <w:marTop w:val="0"/>
          <w:marBottom w:val="0"/>
          <w:divBdr>
            <w:top w:val="none" w:sz="0" w:space="0" w:color="auto"/>
            <w:left w:val="none" w:sz="0" w:space="0" w:color="auto"/>
            <w:bottom w:val="none" w:sz="0" w:space="0" w:color="auto"/>
            <w:right w:val="none" w:sz="0" w:space="0" w:color="auto"/>
          </w:divBdr>
        </w:div>
        <w:div w:id="1150557135">
          <w:marLeft w:val="0"/>
          <w:marRight w:val="0"/>
          <w:marTop w:val="0"/>
          <w:marBottom w:val="0"/>
          <w:divBdr>
            <w:top w:val="none" w:sz="0" w:space="0" w:color="auto"/>
            <w:left w:val="none" w:sz="0" w:space="0" w:color="auto"/>
            <w:bottom w:val="none" w:sz="0" w:space="0" w:color="auto"/>
            <w:right w:val="none" w:sz="0" w:space="0" w:color="auto"/>
          </w:divBdr>
        </w:div>
        <w:div w:id="1705406311">
          <w:marLeft w:val="0"/>
          <w:marRight w:val="0"/>
          <w:marTop w:val="0"/>
          <w:marBottom w:val="0"/>
          <w:divBdr>
            <w:top w:val="none" w:sz="0" w:space="0" w:color="auto"/>
            <w:left w:val="none" w:sz="0" w:space="0" w:color="auto"/>
            <w:bottom w:val="none" w:sz="0" w:space="0" w:color="auto"/>
            <w:right w:val="none" w:sz="0" w:space="0" w:color="auto"/>
          </w:divBdr>
        </w:div>
        <w:div w:id="1869176040">
          <w:marLeft w:val="0"/>
          <w:marRight w:val="0"/>
          <w:marTop w:val="0"/>
          <w:marBottom w:val="0"/>
          <w:divBdr>
            <w:top w:val="none" w:sz="0" w:space="0" w:color="auto"/>
            <w:left w:val="none" w:sz="0" w:space="0" w:color="auto"/>
            <w:bottom w:val="none" w:sz="0" w:space="0" w:color="auto"/>
            <w:right w:val="none" w:sz="0" w:space="0" w:color="auto"/>
          </w:divBdr>
        </w:div>
        <w:div w:id="1238395570">
          <w:marLeft w:val="0"/>
          <w:marRight w:val="0"/>
          <w:marTop w:val="0"/>
          <w:marBottom w:val="0"/>
          <w:divBdr>
            <w:top w:val="none" w:sz="0" w:space="0" w:color="auto"/>
            <w:left w:val="none" w:sz="0" w:space="0" w:color="auto"/>
            <w:bottom w:val="none" w:sz="0" w:space="0" w:color="auto"/>
            <w:right w:val="none" w:sz="0" w:space="0" w:color="auto"/>
          </w:divBdr>
        </w:div>
        <w:div w:id="1318219726">
          <w:marLeft w:val="0"/>
          <w:marRight w:val="0"/>
          <w:marTop w:val="0"/>
          <w:marBottom w:val="0"/>
          <w:divBdr>
            <w:top w:val="none" w:sz="0" w:space="0" w:color="auto"/>
            <w:left w:val="none" w:sz="0" w:space="0" w:color="auto"/>
            <w:bottom w:val="none" w:sz="0" w:space="0" w:color="auto"/>
            <w:right w:val="none" w:sz="0" w:space="0" w:color="auto"/>
          </w:divBdr>
        </w:div>
        <w:div w:id="1363163149">
          <w:marLeft w:val="0"/>
          <w:marRight w:val="0"/>
          <w:marTop w:val="0"/>
          <w:marBottom w:val="0"/>
          <w:divBdr>
            <w:top w:val="none" w:sz="0" w:space="0" w:color="auto"/>
            <w:left w:val="none" w:sz="0" w:space="0" w:color="auto"/>
            <w:bottom w:val="none" w:sz="0" w:space="0" w:color="auto"/>
            <w:right w:val="none" w:sz="0" w:space="0" w:color="auto"/>
          </w:divBdr>
        </w:div>
        <w:div w:id="1426147143">
          <w:marLeft w:val="0"/>
          <w:marRight w:val="0"/>
          <w:marTop w:val="0"/>
          <w:marBottom w:val="0"/>
          <w:divBdr>
            <w:top w:val="none" w:sz="0" w:space="0" w:color="auto"/>
            <w:left w:val="none" w:sz="0" w:space="0" w:color="auto"/>
            <w:bottom w:val="none" w:sz="0" w:space="0" w:color="auto"/>
            <w:right w:val="none" w:sz="0" w:space="0" w:color="auto"/>
          </w:divBdr>
        </w:div>
        <w:div w:id="21824296">
          <w:marLeft w:val="0"/>
          <w:marRight w:val="0"/>
          <w:marTop w:val="0"/>
          <w:marBottom w:val="0"/>
          <w:divBdr>
            <w:top w:val="none" w:sz="0" w:space="0" w:color="auto"/>
            <w:left w:val="none" w:sz="0" w:space="0" w:color="auto"/>
            <w:bottom w:val="none" w:sz="0" w:space="0" w:color="auto"/>
            <w:right w:val="none" w:sz="0" w:space="0" w:color="auto"/>
          </w:divBdr>
        </w:div>
        <w:div w:id="292948254">
          <w:marLeft w:val="0"/>
          <w:marRight w:val="0"/>
          <w:marTop w:val="0"/>
          <w:marBottom w:val="0"/>
          <w:divBdr>
            <w:top w:val="none" w:sz="0" w:space="0" w:color="auto"/>
            <w:left w:val="none" w:sz="0" w:space="0" w:color="auto"/>
            <w:bottom w:val="none" w:sz="0" w:space="0" w:color="auto"/>
            <w:right w:val="none" w:sz="0" w:space="0" w:color="auto"/>
          </w:divBdr>
        </w:div>
        <w:div w:id="1251041677">
          <w:marLeft w:val="0"/>
          <w:marRight w:val="0"/>
          <w:marTop w:val="0"/>
          <w:marBottom w:val="0"/>
          <w:divBdr>
            <w:top w:val="none" w:sz="0" w:space="0" w:color="auto"/>
            <w:left w:val="none" w:sz="0" w:space="0" w:color="auto"/>
            <w:bottom w:val="none" w:sz="0" w:space="0" w:color="auto"/>
            <w:right w:val="none" w:sz="0" w:space="0" w:color="auto"/>
          </w:divBdr>
        </w:div>
        <w:div w:id="1897692700">
          <w:marLeft w:val="0"/>
          <w:marRight w:val="0"/>
          <w:marTop w:val="0"/>
          <w:marBottom w:val="0"/>
          <w:divBdr>
            <w:top w:val="none" w:sz="0" w:space="0" w:color="auto"/>
            <w:left w:val="none" w:sz="0" w:space="0" w:color="auto"/>
            <w:bottom w:val="none" w:sz="0" w:space="0" w:color="auto"/>
            <w:right w:val="none" w:sz="0" w:space="0" w:color="auto"/>
          </w:divBdr>
        </w:div>
        <w:div w:id="936060957">
          <w:marLeft w:val="0"/>
          <w:marRight w:val="0"/>
          <w:marTop w:val="0"/>
          <w:marBottom w:val="0"/>
          <w:divBdr>
            <w:top w:val="none" w:sz="0" w:space="0" w:color="auto"/>
            <w:left w:val="none" w:sz="0" w:space="0" w:color="auto"/>
            <w:bottom w:val="none" w:sz="0" w:space="0" w:color="auto"/>
            <w:right w:val="none" w:sz="0" w:space="0" w:color="auto"/>
          </w:divBdr>
        </w:div>
        <w:div w:id="1668705643">
          <w:marLeft w:val="0"/>
          <w:marRight w:val="0"/>
          <w:marTop w:val="0"/>
          <w:marBottom w:val="0"/>
          <w:divBdr>
            <w:top w:val="none" w:sz="0" w:space="0" w:color="auto"/>
            <w:left w:val="none" w:sz="0" w:space="0" w:color="auto"/>
            <w:bottom w:val="none" w:sz="0" w:space="0" w:color="auto"/>
            <w:right w:val="none" w:sz="0" w:space="0" w:color="auto"/>
          </w:divBdr>
        </w:div>
        <w:div w:id="1493642965">
          <w:marLeft w:val="0"/>
          <w:marRight w:val="0"/>
          <w:marTop w:val="0"/>
          <w:marBottom w:val="0"/>
          <w:divBdr>
            <w:top w:val="none" w:sz="0" w:space="0" w:color="auto"/>
            <w:left w:val="none" w:sz="0" w:space="0" w:color="auto"/>
            <w:bottom w:val="none" w:sz="0" w:space="0" w:color="auto"/>
            <w:right w:val="none" w:sz="0" w:space="0" w:color="auto"/>
          </w:divBdr>
        </w:div>
        <w:div w:id="976448498">
          <w:marLeft w:val="0"/>
          <w:marRight w:val="0"/>
          <w:marTop w:val="0"/>
          <w:marBottom w:val="0"/>
          <w:divBdr>
            <w:top w:val="none" w:sz="0" w:space="0" w:color="auto"/>
            <w:left w:val="none" w:sz="0" w:space="0" w:color="auto"/>
            <w:bottom w:val="none" w:sz="0" w:space="0" w:color="auto"/>
            <w:right w:val="none" w:sz="0" w:space="0" w:color="auto"/>
          </w:divBdr>
        </w:div>
        <w:div w:id="1422407936">
          <w:marLeft w:val="0"/>
          <w:marRight w:val="0"/>
          <w:marTop w:val="0"/>
          <w:marBottom w:val="0"/>
          <w:divBdr>
            <w:top w:val="none" w:sz="0" w:space="0" w:color="auto"/>
            <w:left w:val="none" w:sz="0" w:space="0" w:color="auto"/>
            <w:bottom w:val="none" w:sz="0" w:space="0" w:color="auto"/>
            <w:right w:val="none" w:sz="0" w:space="0" w:color="auto"/>
          </w:divBdr>
        </w:div>
        <w:div w:id="1311641803">
          <w:marLeft w:val="0"/>
          <w:marRight w:val="0"/>
          <w:marTop w:val="0"/>
          <w:marBottom w:val="0"/>
          <w:divBdr>
            <w:top w:val="none" w:sz="0" w:space="0" w:color="auto"/>
            <w:left w:val="none" w:sz="0" w:space="0" w:color="auto"/>
            <w:bottom w:val="none" w:sz="0" w:space="0" w:color="auto"/>
            <w:right w:val="none" w:sz="0" w:space="0" w:color="auto"/>
          </w:divBdr>
        </w:div>
        <w:div w:id="1349211846">
          <w:marLeft w:val="0"/>
          <w:marRight w:val="0"/>
          <w:marTop w:val="0"/>
          <w:marBottom w:val="0"/>
          <w:divBdr>
            <w:top w:val="none" w:sz="0" w:space="0" w:color="auto"/>
            <w:left w:val="none" w:sz="0" w:space="0" w:color="auto"/>
            <w:bottom w:val="none" w:sz="0" w:space="0" w:color="auto"/>
            <w:right w:val="none" w:sz="0" w:space="0" w:color="auto"/>
          </w:divBdr>
        </w:div>
        <w:div w:id="386146709">
          <w:marLeft w:val="0"/>
          <w:marRight w:val="0"/>
          <w:marTop w:val="0"/>
          <w:marBottom w:val="0"/>
          <w:divBdr>
            <w:top w:val="none" w:sz="0" w:space="0" w:color="auto"/>
            <w:left w:val="none" w:sz="0" w:space="0" w:color="auto"/>
            <w:bottom w:val="none" w:sz="0" w:space="0" w:color="auto"/>
            <w:right w:val="none" w:sz="0" w:space="0" w:color="auto"/>
          </w:divBdr>
        </w:div>
        <w:div w:id="1495802093">
          <w:marLeft w:val="0"/>
          <w:marRight w:val="0"/>
          <w:marTop w:val="0"/>
          <w:marBottom w:val="0"/>
          <w:divBdr>
            <w:top w:val="none" w:sz="0" w:space="0" w:color="auto"/>
            <w:left w:val="none" w:sz="0" w:space="0" w:color="auto"/>
            <w:bottom w:val="none" w:sz="0" w:space="0" w:color="auto"/>
            <w:right w:val="none" w:sz="0" w:space="0" w:color="auto"/>
          </w:divBdr>
        </w:div>
        <w:div w:id="621883774">
          <w:marLeft w:val="0"/>
          <w:marRight w:val="0"/>
          <w:marTop w:val="0"/>
          <w:marBottom w:val="0"/>
          <w:divBdr>
            <w:top w:val="none" w:sz="0" w:space="0" w:color="auto"/>
            <w:left w:val="none" w:sz="0" w:space="0" w:color="auto"/>
            <w:bottom w:val="none" w:sz="0" w:space="0" w:color="auto"/>
            <w:right w:val="none" w:sz="0" w:space="0" w:color="auto"/>
          </w:divBdr>
        </w:div>
        <w:div w:id="1284770617">
          <w:marLeft w:val="0"/>
          <w:marRight w:val="0"/>
          <w:marTop w:val="0"/>
          <w:marBottom w:val="0"/>
          <w:divBdr>
            <w:top w:val="none" w:sz="0" w:space="0" w:color="auto"/>
            <w:left w:val="none" w:sz="0" w:space="0" w:color="auto"/>
            <w:bottom w:val="none" w:sz="0" w:space="0" w:color="auto"/>
            <w:right w:val="none" w:sz="0" w:space="0" w:color="auto"/>
          </w:divBdr>
        </w:div>
        <w:div w:id="573706160">
          <w:marLeft w:val="0"/>
          <w:marRight w:val="0"/>
          <w:marTop w:val="0"/>
          <w:marBottom w:val="0"/>
          <w:divBdr>
            <w:top w:val="none" w:sz="0" w:space="0" w:color="auto"/>
            <w:left w:val="none" w:sz="0" w:space="0" w:color="auto"/>
            <w:bottom w:val="none" w:sz="0" w:space="0" w:color="auto"/>
            <w:right w:val="none" w:sz="0" w:space="0" w:color="auto"/>
          </w:divBdr>
        </w:div>
        <w:div w:id="1336762167">
          <w:marLeft w:val="0"/>
          <w:marRight w:val="0"/>
          <w:marTop w:val="0"/>
          <w:marBottom w:val="0"/>
          <w:divBdr>
            <w:top w:val="none" w:sz="0" w:space="0" w:color="auto"/>
            <w:left w:val="none" w:sz="0" w:space="0" w:color="auto"/>
            <w:bottom w:val="none" w:sz="0" w:space="0" w:color="auto"/>
            <w:right w:val="none" w:sz="0" w:space="0" w:color="auto"/>
          </w:divBdr>
        </w:div>
        <w:div w:id="1593932323">
          <w:marLeft w:val="0"/>
          <w:marRight w:val="0"/>
          <w:marTop w:val="0"/>
          <w:marBottom w:val="0"/>
          <w:divBdr>
            <w:top w:val="none" w:sz="0" w:space="0" w:color="auto"/>
            <w:left w:val="none" w:sz="0" w:space="0" w:color="auto"/>
            <w:bottom w:val="none" w:sz="0" w:space="0" w:color="auto"/>
            <w:right w:val="none" w:sz="0" w:space="0" w:color="auto"/>
          </w:divBdr>
        </w:div>
        <w:div w:id="1273779858">
          <w:marLeft w:val="0"/>
          <w:marRight w:val="0"/>
          <w:marTop w:val="0"/>
          <w:marBottom w:val="0"/>
          <w:divBdr>
            <w:top w:val="none" w:sz="0" w:space="0" w:color="auto"/>
            <w:left w:val="none" w:sz="0" w:space="0" w:color="auto"/>
            <w:bottom w:val="none" w:sz="0" w:space="0" w:color="auto"/>
            <w:right w:val="none" w:sz="0" w:space="0" w:color="auto"/>
          </w:divBdr>
        </w:div>
        <w:div w:id="787547014">
          <w:marLeft w:val="0"/>
          <w:marRight w:val="0"/>
          <w:marTop w:val="0"/>
          <w:marBottom w:val="0"/>
          <w:divBdr>
            <w:top w:val="none" w:sz="0" w:space="0" w:color="auto"/>
            <w:left w:val="none" w:sz="0" w:space="0" w:color="auto"/>
            <w:bottom w:val="none" w:sz="0" w:space="0" w:color="auto"/>
            <w:right w:val="none" w:sz="0" w:space="0" w:color="auto"/>
          </w:divBdr>
        </w:div>
        <w:div w:id="727923864">
          <w:marLeft w:val="0"/>
          <w:marRight w:val="0"/>
          <w:marTop w:val="0"/>
          <w:marBottom w:val="0"/>
          <w:divBdr>
            <w:top w:val="none" w:sz="0" w:space="0" w:color="auto"/>
            <w:left w:val="none" w:sz="0" w:space="0" w:color="auto"/>
            <w:bottom w:val="none" w:sz="0" w:space="0" w:color="auto"/>
            <w:right w:val="none" w:sz="0" w:space="0" w:color="auto"/>
          </w:divBdr>
        </w:div>
        <w:div w:id="743725403">
          <w:marLeft w:val="0"/>
          <w:marRight w:val="0"/>
          <w:marTop w:val="0"/>
          <w:marBottom w:val="0"/>
          <w:divBdr>
            <w:top w:val="none" w:sz="0" w:space="0" w:color="auto"/>
            <w:left w:val="none" w:sz="0" w:space="0" w:color="auto"/>
            <w:bottom w:val="none" w:sz="0" w:space="0" w:color="auto"/>
            <w:right w:val="none" w:sz="0" w:space="0" w:color="auto"/>
          </w:divBdr>
        </w:div>
        <w:div w:id="698623122">
          <w:marLeft w:val="0"/>
          <w:marRight w:val="0"/>
          <w:marTop w:val="0"/>
          <w:marBottom w:val="0"/>
          <w:divBdr>
            <w:top w:val="none" w:sz="0" w:space="0" w:color="auto"/>
            <w:left w:val="none" w:sz="0" w:space="0" w:color="auto"/>
            <w:bottom w:val="none" w:sz="0" w:space="0" w:color="auto"/>
            <w:right w:val="none" w:sz="0" w:space="0" w:color="auto"/>
          </w:divBdr>
        </w:div>
        <w:div w:id="388769553">
          <w:marLeft w:val="0"/>
          <w:marRight w:val="0"/>
          <w:marTop w:val="0"/>
          <w:marBottom w:val="0"/>
          <w:divBdr>
            <w:top w:val="none" w:sz="0" w:space="0" w:color="auto"/>
            <w:left w:val="none" w:sz="0" w:space="0" w:color="auto"/>
            <w:bottom w:val="none" w:sz="0" w:space="0" w:color="auto"/>
            <w:right w:val="none" w:sz="0" w:space="0" w:color="auto"/>
          </w:divBdr>
        </w:div>
        <w:div w:id="1303659186">
          <w:marLeft w:val="0"/>
          <w:marRight w:val="0"/>
          <w:marTop w:val="0"/>
          <w:marBottom w:val="0"/>
          <w:divBdr>
            <w:top w:val="none" w:sz="0" w:space="0" w:color="auto"/>
            <w:left w:val="none" w:sz="0" w:space="0" w:color="auto"/>
            <w:bottom w:val="none" w:sz="0" w:space="0" w:color="auto"/>
            <w:right w:val="none" w:sz="0" w:space="0" w:color="auto"/>
          </w:divBdr>
        </w:div>
        <w:div w:id="1291979617">
          <w:marLeft w:val="0"/>
          <w:marRight w:val="0"/>
          <w:marTop w:val="0"/>
          <w:marBottom w:val="0"/>
          <w:divBdr>
            <w:top w:val="none" w:sz="0" w:space="0" w:color="auto"/>
            <w:left w:val="none" w:sz="0" w:space="0" w:color="auto"/>
            <w:bottom w:val="none" w:sz="0" w:space="0" w:color="auto"/>
            <w:right w:val="none" w:sz="0" w:space="0" w:color="auto"/>
          </w:divBdr>
        </w:div>
        <w:div w:id="571895689">
          <w:marLeft w:val="0"/>
          <w:marRight w:val="0"/>
          <w:marTop w:val="0"/>
          <w:marBottom w:val="0"/>
          <w:divBdr>
            <w:top w:val="none" w:sz="0" w:space="0" w:color="auto"/>
            <w:left w:val="none" w:sz="0" w:space="0" w:color="auto"/>
            <w:bottom w:val="none" w:sz="0" w:space="0" w:color="auto"/>
            <w:right w:val="none" w:sz="0" w:space="0" w:color="auto"/>
          </w:divBdr>
        </w:div>
        <w:div w:id="1978341615">
          <w:marLeft w:val="0"/>
          <w:marRight w:val="0"/>
          <w:marTop w:val="0"/>
          <w:marBottom w:val="0"/>
          <w:divBdr>
            <w:top w:val="none" w:sz="0" w:space="0" w:color="auto"/>
            <w:left w:val="none" w:sz="0" w:space="0" w:color="auto"/>
            <w:bottom w:val="none" w:sz="0" w:space="0" w:color="auto"/>
            <w:right w:val="none" w:sz="0" w:space="0" w:color="auto"/>
          </w:divBdr>
        </w:div>
        <w:div w:id="576867994">
          <w:marLeft w:val="0"/>
          <w:marRight w:val="0"/>
          <w:marTop w:val="0"/>
          <w:marBottom w:val="0"/>
          <w:divBdr>
            <w:top w:val="none" w:sz="0" w:space="0" w:color="auto"/>
            <w:left w:val="none" w:sz="0" w:space="0" w:color="auto"/>
            <w:bottom w:val="none" w:sz="0" w:space="0" w:color="auto"/>
            <w:right w:val="none" w:sz="0" w:space="0" w:color="auto"/>
          </w:divBdr>
        </w:div>
        <w:div w:id="119691369">
          <w:marLeft w:val="0"/>
          <w:marRight w:val="0"/>
          <w:marTop w:val="0"/>
          <w:marBottom w:val="0"/>
          <w:divBdr>
            <w:top w:val="none" w:sz="0" w:space="0" w:color="auto"/>
            <w:left w:val="none" w:sz="0" w:space="0" w:color="auto"/>
            <w:bottom w:val="none" w:sz="0" w:space="0" w:color="auto"/>
            <w:right w:val="none" w:sz="0" w:space="0" w:color="auto"/>
          </w:divBdr>
        </w:div>
        <w:div w:id="1375811803">
          <w:marLeft w:val="0"/>
          <w:marRight w:val="0"/>
          <w:marTop w:val="0"/>
          <w:marBottom w:val="0"/>
          <w:divBdr>
            <w:top w:val="none" w:sz="0" w:space="0" w:color="auto"/>
            <w:left w:val="none" w:sz="0" w:space="0" w:color="auto"/>
            <w:bottom w:val="none" w:sz="0" w:space="0" w:color="auto"/>
            <w:right w:val="none" w:sz="0" w:space="0" w:color="auto"/>
          </w:divBdr>
        </w:div>
        <w:div w:id="1201090844">
          <w:marLeft w:val="0"/>
          <w:marRight w:val="0"/>
          <w:marTop w:val="0"/>
          <w:marBottom w:val="0"/>
          <w:divBdr>
            <w:top w:val="none" w:sz="0" w:space="0" w:color="auto"/>
            <w:left w:val="none" w:sz="0" w:space="0" w:color="auto"/>
            <w:bottom w:val="none" w:sz="0" w:space="0" w:color="auto"/>
            <w:right w:val="none" w:sz="0" w:space="0" w:color="auto"/>
          </w:divBdr>
        </w:div>
        <w:div w:id="459035013">
          <w:marLeft w:val="0"/>
          <w:marRight w:val="0"/>
          <w:marTop w:val="0"/>
          <w:marBottom w:val="0"/>
          <w:divBdr>
            <w:top w:val="none" w:sz="0" w:space="0" w:color="auto"/>
            <w:left w:val="none" w:sz="0" w:space="0" w:color="auto"/>
            <w:bottom w:val="none" w:sz="0" w:space="0" w:color="auto"/>
            <w:right w:val="none" w:sz="0" w:space="0" w:color="auto"/>
          </w:divBdr>
        </w:div>
        <w:div w:id="1983466545">
          <w:marLeft w:val="0"/>
          <w:marRight w:val="0"/>
          <w:marTop w:val="0"/>
          <w:marBottom w:val="0"/>
          <w:divBdr>
            <w:top w:val="none" w:sz="0" w:space="0" w:color="auto"/>
            <w:left w:val="none" w:sz="0" w:space="0" w:color="auto"/>
            <w:bottom w:val="none" w:sz="0" w:space="0" w:color="auto"/>
            <w:right w:val="none" w:sz="0" w:space="0" w:color="auto"/>
          </w:divBdr>
        </w:div>
        <w:div w:id="227157328">
          <w:marLeft w:val="0"/>
          <w:marRight w:val="0"/>
          <w:marTop w:val="0"/>
          <w:marBottom w:val="0"/>
          <w:divBdr>
            <w:top w:val="none" w:sz="0" w:space="0" w:color="auto"/>
            <w:left w:val="none" w:sz="0" w:space="0" w:color="auto"/>
            <w:bottom w:val="none" w:sz="0" w:space="0" w:color="auto"/>
            <w:right w:val="none" w:sz="0" w:space="0" w:color="auto"/>
          </w:divBdr>
        </w:div>
        <w:div w:id="1957179507">
          <w:marLeft w:val="0"/>
          <w:marRight w:val="0"/>
          <w:marTop w:val="0"/>
          <w:marBottom w:val="0"/>
          <w:divBdr>
            <w:top w:val="none" w:sz="0" w:space="0" w:color="auto"/>
            <w:left w:val="none" w:sz="0" w:space="0" w:color="auto"/>
            <w:bottom w:val="none" w:sz="0" w:space="0" w:color="auto"/>
            <w:right w:val="none" w:sz="0" w:space="0" w:color="auto"/>
          </w:divBdr>
        </w:div>
        <w:div w:id="65613818">
          <w:marLeft w:val="0"/>
          <w:marRight w:val="0"/>
          <w:marTop w:val="0"/>
          <w:marBottom w:val="0"/>
          <w:divBdr>
            <w:top w:val="none" w:sz="0" w:space="0" w:color="auto"/>
            <w:left w:val="none" w:sz="0" w:space="0" w:color="auto"/>
            <w:bottom w:val="none" w:sz="0" w:space="0" w:color="auto"/>
            <w:right w:val="none" w:sz="0" w:space="0" w:color="auto"/>
          </w:divBdr>
        </w:div>
        <w:div w:id="333995483">
          <w:marLeft w:val="0"/>
          <w:marRight w:val="0"/>
          <w:marTop w:val="0"/>
          <w:marBottom w:val="0"/>
          <w:divBdr>
            <w:top w:val="none" w:sz="0" w:space="0" w:color="auto"/>
            <w:left w:val="none" w:sz="0" w:space="0" w:color="auto"/>
            <w:bottom w:val="none" w:sz="0" w:space="0" w:color="auto"/>
            <w:right w:val="none" w:sz="0" w:space="0" w:color="auto"/>
          </w:divBdr>
        </w:div>
        <w:div w:id="852501065">
          <w:marLeft w:val="0"/>
          <w:marRight w:val="0"/>
          <w:marTop w:val="0"/>
          <w:marBottom w:val="0"/>
          <w:divBdr>
            <w:top w:val="none" w:sz="0" w:space="0" w:color="auto"/>
            <w:left w:val="none" w:sz="0" w:space="0" w:color="auto"/>
            <w:bottom w:val="none" w:sz="0" w:space="0" w:color="auto"/>
            <w:right w:val="none" w:sz="0" w:space="0" w:color="auto"/>
          </w:divBdr>
        </w:div>
        <w:div w:id="1263686969">
          <w:marLeft w:val="0"/>
          <w:marRight w:val="0"/>
          <w:marTop w:val="0"/>
          <w:marBottom w:val="0"/>
          <w:divBdr>
            <w:top w:val="none" w:sz="0" w:space="0" w:color="auto"/>
            <w:left w:val="none" w:sz="0" w:space="0" w:color="auto"/>
            <w:bottom w:val="none" w:sz="0" w:space="0" w:color="auto"/>
            <w:right w:val="none" w:sz="0" w:space="0" w:color="auto"/>
          </w:divBdr>
        </w:div>
        <w:div w:id="84156099">
          <w:marLeft w:val="0"/>
          <w:marRight w:val="0"/>
          <w:marTop w:val="0"/>
          <w:marBottom w:val="0"/>
          <w:divBdr>
            <w:top w:val="none" w:sz="0" w:space="0" w:color="auto"/>
            <w:left w:val="none" w:sz="0" w:space="0" w:color="auto"/>
            <w:bottom w:val="none" w:sz="0" w:space="0" w:color="auto"/>
            <w:right w:val="none" w:sz="0" w:space="0" w:color="auto"/>
          </w:divBdr>
        </w:div>
        <w:div w:id="903880108">
          <w:marLeft w:val="0"/>
          <w:marRight w:val="0"/>
          <w:marTop w:val="0"/>
          <w:marBottom w:val="0"/>
          <w:divBdr>
            <w:top w:val="none" w:sz="0" w:space="0" w:color="auto"/>
            <w:left w:val="none" w:sz="0" w:space="0" w:color="auto"/>
            <w:bottom w:val="none" w:sz="0" w:space="0" w:color="auto"/>
            <w:right w:val="none" w:sz="0" w:space="0" w:color="auto"/>
          </w:divBdr>
        </w:div>
        <w:div w:id="1877692342">
          <w:marLeft w:val="0"/>
          <w:marRight w:val="0"/>
          <w:marTop w:val="0"/>
          <w:marBottom w:val="0"/>
          <w:divBdr>
            <w:top w:val="none" w:sz="0" w:space="0" w:color="auto"/>
            <w:left w:val="none" w:sz="0" w:space="0" w:color="auto"/>
            <w:bottom w:val="none" w:sz="0" w:space="0" w:color="auto"/>
            <w:right w:val="none" w:sz="0" w:space="0" w:color="auto"/>
          </w:divBdr>
        </w:div>
        <w:div w:id="604576876">
          <w:marLeft w:val="0"/>
          <w:marRight w:val="0"/>
          <w:marTop w:val="0"/>
          <w:marBottom w:val="0"/>
          <w:divBdr>
            <w:top w:val="none" w:sz="0" w:space="0" w:color="auto"/>
            <w:left w:val="none" w:sz="0" w:space="0" w:color="auto"/>
            <w:bottom w:val="none" w:sz="0" w:space="0" w:color="auto"/>
            <w:right w:val="none" w:sz="0" w:space="0" w:color="auto"/>
          </w:divBdr>
        </w:div>
        <w:div w:id="1640527028">
          <w:marLeft w:val="0"/>
          <w:marRight w:val="0"/>
          <w:marTop w:val="0"/>
          <w:marBottom w:val="0"/>
          <w:divBdr>
            <w:top w:val="none" w:sz="0" w:space="0" w:color="auto"/>
            <w:left w:val="none" w:sz="0" w:space="0" w:color="auto"/>
            <w:bottom w:val="none" w:sz="0" w:space="0" w:color="auto"/>
            <w:right w:val="none" w:sz="0" w:space="0" w:color="auto"/>
          </w:divBdr>
        </w:div>
        <w:div w:id="1103113882">
          <w:marLeft w:val="0"/>
          <w:marRight w:val="0"/>
          <w:marTop w:val="0"/>
          <w:marBottom w:val="0"/>
          <w:divBdr>
            <w:top w:val="none" w:sz="0" w:space="0" w:color="auto"/>
            <w:left w:val="none" w:sz="0" w:space="0" w:color="auto"/>
            <w:bottom w:val="none" w:sz="0" w:space="0" w:color="auto"/>
            <w:right w:val="none" w:sz="0" w:space="0" w:color="auto"/>
          </w:divBdr>
        </w:div>
        <w:div w:id="1450318563">
          <w:marLeft w:val="0"/>
          <w:marRight w:val="0"/>
          <w:marTop w:val="0"/>
          <w:marBottom w:val="0"/>
          <w:divBdr>
            <w:top w:val="none" w:sz="0" w:space="0" w:color="auto"/>
            <w:left w:val="none" w:sz="0" w:space="0" w:color="auto"/>
            <w:bottom w:val="none" w:sz="0" w:space="0" w:color="auto"/>
            <w:right w:val="none" w:sz="0" w:space="0" w:color="auto"/>
          </w:divBdr>
        </w:div>
        <w:div w:id="2004890895">
          <w:marLeft w:val="0"/>
          <w:marRight w:val="0"/>
          <w:marTop w:val="0"/>
          <w:marBottom w:val="0"/>
          <w:divBdr>
            <w:top w:val="none" w:sz="0" w:space="0" w:color="auto"/>
            <w:left w:val="none" w:sz="0" w:space="0" w:color="auto"/>
            <w:bottom w:val="none" w:sz="0" w:space="0" w:color="auto"/>
            <w:right w:val="none" w:sz="0" w:space="0" w:color="auto"/>
          </w:divBdr>
        </w:div>
        <w:div w:id="258148943">
          <w:marLeft w:val="0"/>
          <w:marRight w:val="0"/>
          <w:marTop w:val="0"/>
          <w:marBottom w:val="0"/>
          <w:divBdr>
            <w:top w:val="none" w:sz="0" w:space="0" w:color="auto"/>
            <w:left w:val="none" w:sz="0" w:space="0" w:color="auto"/>
            <w:bottom w:val="none" w:sz="0" w:space="0" w:color="auto"/>
            <w:right w:val="none" w:sz="0" w:space="0" w:color="auto"/>
          </w:divBdr>
        </w:div>
        <w:div w:id="300120122">
          <w:marLeft w:val="0"/>
          <w:marRight w:val="0"/>
          <w:marTop w:val="0"/>
          <w:marBottom w:val="0"/>
          <w:divBdr>
            <w:top w:val="none" w:sz="0" w:space="0" w:color="auto"/>
            <w:left w:val="none" w:sz="0" w:space="0" w:color="auto"/>
            <w:bottom w:val="none" w:sz="0" w:space="0" w:color="auto"/>
            <w:right w:val="none" w:sz="0" w:space="0" w:color="auto"/>
          </w:divBdr>
        </w:div>
        <w:div w:id="1966765714">
          <w:marLeft w:val="0"/>
          <w:marRight w:val="0"/>
          <w:marTop w:val="0"/>
          <w:marBottom w:val="0"/>
          <w:divBdr>
            <w:top w:val="none" w:sz="0" w:space="0" w:color="auto"/>
            <w:left w:val="none" w:sz="0" w:space="0" w:color="auto"/>
            <w:bottom w:val="none" w:sz="0" w:space="0" w:color="auto"/>
            <w:right w:val="none" w:sz="0" w:space="0" w:color="auto"/>
          </w:divBdr>
        </w:div>
        <w:div w:id="2067947832">
          <w:marLeft w:val="0"/>
          <w:marRight w:val="0"/>
          <w:marTop w:val="0"/>
          <w:marBottom w:val="0"/>
          <w:divBdr>
            <w:top w:val="none" w:sz="0" w:space="0" w:color="auto"/>
            <w:left w:val="none" w:sz="0" w:space="0" w:color="auto"/>
            <w:bottom w:val="none" w:sz="0" w:space="0" w:color="auto"/>
            <w:right w:val="none" w:sz="0" w:space="0" w:color="auto"/>
          </w:divBdr>
        </w:div>
        <w:div w:id="1099329971">
          <w:marLeft w:val="0"/>
          <w:marRight w:val="0"/>
          <w:marTop w:val="0"/>
          <w:marBottom w:val="0"/>
          <w:divBdr>
            <w:top w:val="none" w:sz="0" w:space="0" w:color="auto"/>
            <w:left w:val="none" w:sz="0" w:space="0" w:color="auto"/>
            <w:bottom w:val="none" w:sz="0" w:space="0" w:color="auto"/>
            <w:right w:val="none" w:sz="0" w:space="0" w:color="auto"/>
          </w:divBdr>
        </w:div>
        <w:div w:id="2044093420">
          <w:marLeft w:val="0"/>
          <w:marRight w:val="0"/>
          <w:marTop w:val="0"/>
          <w:marBottom w:val="0"/>
          <w:divBdr>
            <w:top w:val="none" w:sz="0" w:space="0" w:color="auto"/>
            <w:left w:val="none" w:sz="0" w:space="0" w:color="auto"/>
            <w:bottom w:val="none" w:sz="0" w:space="0" w:color="auto"/>
            <w:right w:val="none" w:sz="0" w:space="0" w:color="auto"/>
          </w:divBdr>
        </w:div>
        <w:div w:id="52587442">
          <w:marLeft w:val="0"/>
          <w:marRight w:val="0"/>
          <w:marTop w:val="0"/>
          <w:marBottom w:val="0"/>
          <w:divBdr>
            <w:top w:val="none" w:sz="0" w:space="0" w:color="auto"/>
            <w:left w:val="none" w:sz="0" w:space="0" w:color="auto"/>
            <w:bottom w:val="none" w:sz="0" w:space="0" w:color="auto"/>
            <w:right w:val="none" w:sz="0" w:space="0" w:color="auto"/>
          </w:divBdr>
        </w:div>
        <w:div w:id="816921787">
          <w:marLeft w:val="0"/>
          <w:marRight w:val="0"/>
          <w:marTop w:val="0"/>
          <w:marBottom w:val="0"/>
          <w:divBdr>
            <w:top w:val="none" w:sz="0" w:space="0" w:color="auto"/>
            <w:left w:val="none" w:sz="0" w:space="0" w:color="auto"/>
            <w:bottom w:val="none" w:sz="0" w:space="0" w:color="auto"/>
            <w:right w:val="none" w:sz="0" w:space="0" w:color="auto"/>
          </w:divBdr>
        </w:div>
        <w:div w:id="2027251553">
          <w:marLeft w:val="0"/>
          <w:marRight w:val="0"/>
          <w:marTop w:val="0"/>
          <w:marBottom w:val="0"/>
          <w:divBdr>
            <w:top w:val="none" w:sz="0" w:space="0" w:color="auto"/>
            <w:left w:val="none" w:sz="0" w:space="0" w:color="auto"/>
            <w:bottom w:val="none" w:sz="0" w:space="0" w:color="auto"/>
            <w:right w:val="none" w:sz="0" w:space="0" w:color="auto"/>
          </w:divBdr>
        </w:div>
        <w:div w:id="264266335">
          <w:marLeft w:val="0"/>
          <w:marRight w:val="0"/>
          <w:marTop w:val="0"/>
          <w:marBottom w:val="0"/>
          <w:divBdr>
            <w:top w:val="none" w:sz="0" w:space="0" w:color="auto"/>
            <w:left w:val="none" w:sz="0" w:space="0" w:color="auto"/>
            <w:bottom w:val="none" w:sz="0" w:space="0" w:color="auto"/>
            <w:right w:val="none" w:sz="0" w:space="0" w:color="auto"/>
          </w:divBdr>
        </w:div>
        <w:div w:id="105199332">
          <w:marLeft w:val="0"/>
          <w:marRight w:val="0"/>
          <w:marTop w:val="0"/>
          <w:marBottom w:val="0"/>
          <w:divBdr>
            <w:top w:val="none" w:sz="0" w:space="0" w:color="auto"/>
            <w:left w:val="none" w:sz="0" w:space="0" w:color="auto"/>
            <w:bottom w:val="none" w:sz="0" w:space="0" w:color="auto"/>
            <w:right w:val="none" w:sz="0" w:space="0" w:color="auto"/>
          </w:divBdr>
        </w:div>
        <w:div w:id="1731690217">
          <w:marLeft w:val="0"/>
          <w:marRight w:val="0"/>
          <w:marTop w:val="0"/>
          <w:marBottom w:val="0"/>
          <w:divBdr>
            <w:top w:val="none" w:sz="0" w:space="0" w:color="auto"/>
            <w:left w:val="none" w:sz="0" w:space="0" w:color="auto"/>
            <w:bottom w:val="none" w:sz="0" w:space="0" w:color="auto"/>
            <w:right w:val="none" w:sz="0" w:space="0" w:color="auto"/>
          </w:divBdr>
        </w:div>
        <w:div w:id="1729330877">
          <w:marLeft w:val="0"/>
          <w:marRight w:val="0"/>
          <w:marTop w:val="0"/>
          <w:marBottom w:val="0"/>
          <w:divBdr>
            <w:top w:val="none" w:sz="0" w:space="0" w:color="auto"/>
            <w:left w:val="none" w:sz="0" w:space="0" w:color="auto"/>
            <w:bottom w:val="none" w:sz="0" w:space="0" w:color="auto"/>
            <w:right w:val="none" w:sz="0" w:space="0" w:color="auto"/>
          </w:divBdr>
        </w:div>
        <w:div w:id="984624782">
          <w:marLeft w:val="0"/>
          <w:marRight w:val="0"/>
          <w:marTop w:val="0"/>
          <w:marBottom w:val="0"/>
          <w:divBdr>
            <w:top w:val="none" w:sz="0" w:space="0" w:color="auto"/>
            <w:left w:val="none" w:sz="0" w:space="0" w:color="auto"/>
            <w:bottom w:val="none" w:sz="0" w:space="0" w:color="auto"/>
            <w:right w:val="none" w:sz="0" w:space="0" w:color="auto"/>
          </w:divBdr>
        </w:div>
        <w:div w:id="478109923">
          <w:marLeft w:val="0"/>
          <w:marRight w:val="0"/>
          <w:marTop w:val="0"/>
          <w:marBottom w:val="0"/>
          <w:divBdr>
            <w:top w:val="none" w:sz="0" w:space="0" w:color="auto"/>
            <w:left w:val="none" w:sz="0" w:space="0" w:color="auto"/>
            <w:bottom w:val="none" w:sz="0" w:space="0" w:color="auto"/>
            <w:right w:val="none" w:sz="0" w:space="0" w:color="auto"/>
          </w:divBdr>
        </w:div>
        <w:div w:id="415438127">
          <w:marLeft w:val="0"/>
          <w:marRight w:val="0"/>
          <w:marTop w:val="0"/>
          <w:marBottom w:val="0"/>
          <w:divBdr>
            <w:top w:val="none" w:sz="0" w:space="0" w:color="auto"/>
            <w:left w:val="none" w:sz="0" w:space="0" w:color="auto"/>
            <w:bottom w:val="none" w:sz="0" w:space="0" w:color="auto"/>
            <w:right w:val="none" w:sz="0" w:space="0" w:color="auto"/>
          </w:divBdr>
        </w:div>
        <w:div w:id="1168793783">
          <w:marLeft w:val="0"/>
          <w:marRight w:val="0"/>
          <w:marTop w:val="0"/>
          <w:marBottom w:val="0"/>
          <w:divBdr>
            <w:top w:val="none" w:sz="0" w:space="0" w:color="auto"/>
            <w:left w:val="none" w:sz="0" w:space="0" w:color="auto"/>
            <w:bottom w:val="none" w:sz="0" w:space="0" w:color="auto"/>
            <w:right w:val="none" w:sz="0" w:space="0" w:color="auto"/>
          </w:divBdr>
        </w:div>
        <w:div w:id="1807622074">
          <w:marLeft w:val="0"/>
          <w:marRight w:val="0"/>
          <w:marTop w:val="0"/>
          <w:marBottom w:val="0"/>
          <w:divBdr>
            <w:top w:val="none" w:sz="0" w:space="0" w:color="auto"/>
            <w:left w:val="none" w:sz="0" w:space="0" w:color="auto"/>
            <w:bottom w:val="none" w:sz="0" w:space="0" w:color="auto"/>
            <w:right w:val="none" w:sz="0" w:space="0" w:color="auto"/>
          </w:divBdr>
        </w:div>
        <w:div w:id="619410610">
          <w:marLeft w:val="0"/>
          <w:marRight w:val="0"/>
          <w:marTop w:val="0"/>
          <w:marBottom w:val="0"/>
          <w:divBdr>
            <w:top w:val="none" w:sz="0" w:space="0" w:color="auto"/>
            <w:left w:val="none" w:sz="0" w:space="0" w:color="auto"/>
            <w:bottom w:val="none" w:sz="0" w:space="0" w:color="auto"/>
            <w:right w:val="none" w:sz="0" w:space="0" w:color="auto"/>
          </w:divBdr>
        </w:div>
        <w:div w:id="1913345992">
          <w:marLeft w:val="0"/>
          <w:marRight w:val="0"/>
          <w:marTop w:val="0"/>
          <w:marBottom w:val="0"/>
          <w:divBdr>
            <w:top w:val="none" w:sz="0" w:space="0" w:color="auto"/>
            <w:left w:val="none" w:sz="0" w:space="0" w:color="auto"/>
            <w:bottom w:val="none" w:sz="0" w:space="0" w:color="auto"/>
            <w:right w:val="none" w:sz="0" w:space="0" w:color="auto"/>
          </w:divBdr>
        </w:div>
        <w:div w:id="936795067">
          <w:marLeft w:val="0"/>
          <w:marRight w:val="0"/>
          <w:marTop w:val="0"/>
          <w:marBottom w:val="0"/>
          <w:divBdr>
            <w:top w:val="none" w:sz="0" w:space="0" w:color="auto"/>
            <w:left w:val="none" w:sz="0" w:space="0" w:color="auto"/>
            <w:bottom w:val="none" w:sz="0" w:space="0" w:color="auto"/>
            <w:right w:val="none" w:sz="0" w:space="0" w:color="auto"/>
          </w:divBdr>
        </w:div>
        <w:div w:id="1046442241">
          <w:marLeft w:val="0"/>
          <w:marRight w:val="0"/>
          <w:marTop w:val="0"/>
          <w:marBottom w:val="0"/>
          <w:divBdr>
            <w:top w:val="none" w:sz="0" w:space="0" w:color="auto"/>
            <w:left w:val="none" w:sz="0" w:space="0" w:color="auto"/>
            <w:bottom w:val="none" w:sz="0" w:space="0" w:color="auto"/>
            <w:right w:val="none" w:sz="0" w:space="0" w:color="auto"/>
          </w:divBdr>
        </w:div>
        <w:div w:id="1571303104">
          <w:marLeft w:val="0"/>
          <w:marRight w:val="0"/>
          <w:marTop w:val="0"/>
          <w:marBottom w:val="0"/>
          <w:divBdr>
            <w:top w:val="none" w:sz="0" w:space="0" w:color="auto"/>
            <w:left w:val="none" w:sz="0" w:space="0" w:color="auto"/>
            <w:bottom w:val="none" w:sz="0" w:space="0" w:color="auto"/>
            <w:right w:val="none" w:sz="0" w:space="0" w:color="auto"/>
          </w:divBdr>
        </w:div>
        <w:div w:id="185993906">
          <w:marLeft w:val="0"/>
          <w:marRight w:val="0"/>
          <w:marTop w:val="0"/>
          <w:marBottom w:val="0"/>
          <w:divBdr>
            <w:top w:val="none" w:sz="0" w:space="0" w:color="auto"/>
            <w:left w:val="none" w:sz="0" w:space="0" w:color="auto"/>
            <w:bottom w:val="none" w:sz="0" w:space="0" w:color="auto"/>
            <w:right w:val="none" w:sz="0" w:space="0" w:color="auto"/>
          </w:divBdr>
        </w:div>
        <w:div w:id="1515412366">
          <w:marLeft w:val="0"/>
          <w:marRight w:val="0"/>
          <w:marTop w:val="0"/>
          <w:marBottom w:val="0"/>
          <w:divBdr>
            <w:top w:val="none" w:sz="0" w:space="0" w:color="auto"/>
            <w:left w:val="none" w:sz="0" w:space="0" w:color="auto"/>
            <w:bottom w:val="none" w:sz="0" w:space="0" w:color="auto"/>
            <w:right w:val="none" w:sz="0" w:space="0" w:color="auto"/>
          </w:divBdr>
        </w:div>
        <w:div w:id="1773817599">
          <w:marLeft w:val="0"/>
          <w:marRight w:val="0"/>
          <w:marTop w:val="0"/>
          <w:marBottom w:val="0"/>
          <w:divBdr>
            <w:top w:val="none" w:sz="0" w:space="0" w:color="auto"/>
            <w:left w:val="none" w:sz="0" w:space="0" w:color="auto"/>
            <w:bottom w:val="none" w:sz="0" w:space="0" w:color="auto"/>
            <w:right w:val="none" w:sz="0" w:space="0" w:color="auto"/>
          </w:divBdr>
        </w:div>
        <w:div w:id="985624154">
          <w:marLeft w:val="0"/>
          <w:marRight w:val="0"/>
          <w:marTop w:val="0"/>
          <w:marBottom w:val="0"/>
          <w:divBdr>
            <w:top w:val="none" w:sz="0" w:space="0" w:color="auto"/>
            <w:left w:val="none" w:sz="0" w:space="0" w:color="auto"/>
            <w:bottom w:val="none" w:sz="0" w:space="0" w:color="auto"/>
            <w:right w:val="none" w:sz="0" w:space="0" w:color="auto"/>
          </w:divBdr>
        </w:div>
        <w:div w:id="604390890">
          <w:marLeft w:val="0"/>
          <w:marRight w:val="0"/>
          <w:marTop w:val="0"/>
          <w:marBottom w:val="0"/>
          <w:divBdr>
            <w:top w:val="none" w:sz="0" w:space="0" w:color="auto"/>
            <w:left w:val="none" w:sz="0" w:space="0" w:color="auto"/>
            <w:bottom w:val="none" w:sz="0" w:space="0" w:color="auto"/>
            <w:right w:val="none" w:sz="0" w:space="0" w:color="auto"/>
          </w:divBdr>
        </w:div>
        <w:div w:id="1311521150">
          <w:marLeft w:val="0"/>
          <w:marRight w:val="0"/>
          <w:marTop w:val="0"/>
          <w:marBottom w:val="0"/>
          <w:divBdr>
            <w:top w:val="none" w:sz="0" w:space="0" w:color="auto"/>
            <w:left w:val="none" w:sz="0" w:space="0" w:color="auto"/>
            <w:bottom w:val="none" w:sz="0" w:space="0" w:color="auto"/>
            <w:right w:val="none" w:sz="0" w:space="0" w:color="auto"/>
          </w:divBdr>
        </w:div>
        <w:div w:id="818037131">
          <w:marLeft w:val="0"/>
          <w:marRight w:val="0"/>
          <w:marTop w:val="0"/>
          <w:marBottom w:val="0"/>
          <w:divBdr>
            <w:top w:val="none" w:sz="0" w:space="0" w:color="auto"/>
            <w:left w:val="none" w:sz="0" w:space="0" w:color="auto"/>
            <w:bottom w:val="none" w:sz="0" w:space="0" w:color="auto"/>
            <w:right w:val="none" w:sz="0" w:space="0" w:color="auto"/>
          </w:divBdr>
        </w:div>
        <w:div w:id="251820655">
          <w:marLeft w:val="0"/>
          <w:marRight w:val="0"/>
          <w:marTop w:val="0"/>
          <w:marBottom w:val="0"/>
          <w:divBdr>
            <w:top w:val="none" w:sz="0" w:space="0" w:color="auto"/>
            <w:left w:val="none" w:sz="0" w:space="0" w:color="auto"/>
            <w:bottom w:val="none" w:sz="0" w:space="0" w:color="auto"/>
            <w:right w:val="none" w:sz="0" w:space="0" w:color="auto"/>
          </w:divBdr>
        </w:div>
        <w:div w:id="538863056">
          <w:marLeft w:val="0"/>
          <w:marRight w:val="0"/>
          <w:marTop w:val="0"/>
          <w:marBottom w:val="0"/>
          <w:divBdr>
            <w:top w:val="none" w:sz="0" w:space="0" w:color="auto"/>
            <w:left w:val="none" w:sz="0" w:space="0" w:color="auto"/>
            <w:bottom w:val="none" w:sz="0" w:space="0" w:color="auto"/>
            <w:right w:val="none" w:sz="0" w:space="0" w:color="auto"/>
          </w:divBdr>
        </w:div>
        <w:div w:id="115755312">
          <w:marLeft w:val="0"/>
          <w:marRight w:val="0"/>
          <w:marTop w:val="0"/>
          <w:marBottom w:val="0"/>
          <w:divBdr>
            <w:top w:val="none" w:sz="0" w:space="0" w:color="auto"/>
            <w:left w:val="none" w:sz="0" w:space="0" w:color="auto"/>
            <w:bottom w:val="none" w:sz="0" w:space="0" w:color="auto"/>
            <w:right w:val="none" w:sz="0" w:space="0" w:color="auto"/>
          </w:divBdr>
        </w:div>
        <w:div w:id="1709523208">
          <w:marLeft w:val="0"/>
          <w:marRight w:val="0"/>
          <w:marTop w:val="0"/>
          <w:marBottom w:val="0"/>
          <w:divBdr>
            <w:top w:val="none" w:sz="0" w:space="0" w:color="auto"/>
            <w:left w:val="none" w:sz="0" w:space="0" w:color="auto"/>
            <w:bottom w:val="none" w:sz="0" w:space="0" w:color="auto"/>
            <w:right w:val="none" w:sz="0" w:space="0" w:color="auto"/>
          </w:divBdr>
        </w:div>
        <w:div w:id="1973365710">
          <w:marLeft w:val="0"/>
          <w:marRight w:val="0"/>
          <w:marTop w:val="0"/>
          <w:marBottom w:val="0"/>
          <w:divBdr>
            <w:top w:val="none" w:sz="0" w:space="0" w:color="auto"/>
            <w:left w:val="none" w:sz="0" w:space="0" w:color="auto"/>
            <w:bottom w:val="none" w:sz="0" w:space="0" w:color="auto"/>
            <w:right w:val="none" w:sz="0" w:space="0" w:color="auto"/>
          </w:divBdr>
        </w:div>
        <w:div w:id="141848425">
          <w:marLeft w:val="0"/>
          <w:marRight w:val="0"/>
          <w:marTop w:val="0"/>
          <w:marBottom w:val="0"/>
          <w:divBdr>
            <w:top w:val="none" w:sz="0" w:space="0" w:color="auto"/>
            <w:left w:val="none" w:sz="0" w:space="0" w:color="auto"/>
            <w:bottom w:val="none" w:sz="0" w:space="0" w:color="auto"/>
            <w:right w:val="none" w:sz="0" w:space="0" w:color="auto"/>
          </w:divBdr>
        </w:div>
        <w:div w:id="1136069147">
          <w:marLeft w:val="0"/>
          <w:marRight w:val="0"/>
          <w:marTop w:val="0"/>
          <w:marBottom w:val="0"/>
          <w:divBdr>
            <w:top w:val="none" w:sz="0" w:space="0" w:color="auto"/>
            <w:left w:val="none" w:sz="0" w:space="0" w:color="auto"/>
            <w:bottom w:val="none" w:sz="0" w:space="0" w:color="auto"/>
            <w:right w:val="none" w:sz="0" w:space="0" w:color="auto"/>
          </w:divBdr>
        </w:div>
        <w:div w:id="1045566820">
          <w:marLeft w:val="0"/>
          <w:marRight w:val="0"/>
          <w:marTop w:val="0"/>
          <w:marBottom w:val="0"/>
          <w:divBdr>
            <w:top w:val="none" w:sz="0" w:space="0" w:color="auto"/>
            <w:left w:val="none" w:sz="0" w:space="0" w:color="auto"/>
            <w:bottom w:val="none" w:sz="0" w:space="0" w:color="auto"/>
            <w:right w:val="none" w:sz="0" w:space="0" w:color="auto"/>
          </w:divBdr>
        </w:div>
        <w:div w:id="662002754">
          <w:marLeft w:val="0"/>
          <w:marRight w:val="0"/>
          <w:marTop w:val="0"/>
          <w:marBottom w:val="0"/>
          <w:divBdr>
            <w:top w:val="none" w:sz="0" w:space="0" w:color="auto"/>
            <w:left w:val="none" w:sz="0" w:space="0" w:color="auto"/>
            <w:bottom w:val="none" w:sz="0" w:space="0" w:color="auto"/>
            <w:right w:val="none" w:sz="0" w:space="0" w:color="auto"/>
          </w:divBdr>
        </w:div>
        <w:div w:id="1720352366">
          <w:marLeft w:val="0"/>
          <w:marRight w:val="0"/>
          <w:marTop w:val="0"/>
          <w:marBottom w:val="0"/>
          <w:divBdr>
            <w:top w:val="none" w:sz="0" w:space="0" w:color="auto"/>
            <w:left w:val="none" w:sz="0" w:space="0" w:color="auto"/>
            <w:bottom w:val="none" w:sz="0" w:space="0" w:color="auto"/>
            <w:right w:val="none" w:sz="0" w:space="0" w:color="auto"/>
          </w:divBdr>
        </w:div>
        <w:div w:id="1972782053">
          <w:marLeft w:val="0"/>
          <w:marRight w:val="0"/>
          <w:marTop w:val="0"/>
          <w:marBottom w:val="0"/>
          <w:divBdr>
            <w:top w:val="none" w:sz="0" w:space="0" w:color="auto"/>
            <w:left w:val="none" w:sz="0" w:space="0" w:color="auto"/>
            <w:bottom w:val="none" w:sz="0" w:space="0" w:color="auto"/>
            <w:right w:val="none" w:sz="0" w:space="0" w:color="auto"/>
          </w:divBdr>
        </w:div>
        <w:div w:id="942107175">
          <w:marLeft w:val="0"/>
          <w:marRight w:val="0"/>
          <w:marTop w:val="0"/>
          <w:marBottom w:val="0"/>
          <w:divBdr>
            <w:top w:val="none" w:sz="0" w:space="0" w:color="auto"/>
            <w:left w:val="none" w:sz="0" w:space="0" w:color="auto"/>
            <w:bottom w:val="none" w:sz="0" w:space="0" w:color="auto"/>
            <w:right w:val="none" w:sz="0" w:space="0" w:color="auto"/>
          </w:divBdr>
        </w:div>
        <w:div w:id="26222727">
          <w:marLeft w:val="0"/>
          <w:marRight w:val="0"/>
          <w:marTop w:val="0"/>
          <w:marBottom w:val="0"/>
          <w:divBdr>
            <w:top w:val="none" w:sz="0" w:space="0" w:color="auto"/>
            <w:left w:val="none" w:sz="0" w:space="0" w:color="auto"/>
            <w:bottom w:val="none" w:sz="0" w:space="0" w:color="auto"/>
            <w:right w:val="none" w:sz="0" w:space="0" w:color="auto"/>
          </w:divBdr>
        </w:div>
        <w:div w:id="1537505951">
          <w:marLeft w:val="0"/>
          <w:marRight w:val="0"/>
          <w:marTop w:val="0"/>
          <w:marBottom w:val="0"/>
          <w:divBdr>
            <w:top w:val="none" w:sz="0" w:space="0" w:color="auto"/>
            <w:left w:val="none" w:sz="0" w:space="0" w:color="auto"/>
            <w:bottom w:val="none" w:sz="0" w:space="0" w:color="auto"/>
            <w:right w:val="none" w:sz="0" w:space="0" w:color="auto"/>
          </w:divBdr>
        </w:div>
        <w:div w:id="1636906164">
          <w:marLeft w:val="0"/>
          <w:marRight w:val="0"/>
          <w:marTop w:val="0"/>
          <w:marBottom w:val="0"/>
          <w:divBdr>
            <w:top w:val="none" w:sz="0" w:space="0" w:color="auto"/>
            <w:left w:val="none" w:sz="0" w:space="0" w:color="auto"/>
            <w:bottom w:val="none" w:sz="0" w:space="0" w:color="auto"/>
            <w:right w:val="none" w:sz="0" w:space="0" w:color="auto"/>
          </w:divBdr>
        </w:div>
        <w:div w:id="1691485589">
          <w:marLeft w:val="0"/>
          <w:marRight w:val="0"/>
          <w:marTop w:val="0"/>
          <w:marBottom w:val="0"/>
          <w:divBdr>
            <w:top w:val="none" w:sz="0" w:space="0" w:color="auto"/>
            <w:left w:val="none" w:sz="0" w:space="0" w:color="auto"/>
            <w:bottom w:val="none" w:sz="0" w:space="0" w:color="auto"/>
            <w:right w:val="none" w:sz="0" w:space="0" w:color="auto"/>
          </w:divBdr>
        </w:div>
        <w:div w:id="788277002">
          <w:marLeft w:val="0"/>
          <w:marRight w:val="0"/>
          <w:marTop w:val="0"/>
          <w:marBottom w:val="0"/>
          <w:divBdr>
            <w:top w:val="none" w:sz="0" w:space="0" w:color="auto"/>
            <w:left w:val="none" w:sz="0" w:space="0" w:color="auto"/>
            <w:bottom w:val="none" w:sz="0" w:space="0" w:color="auto"/>
            <w:right w:val="none" w:sz="0" w:space="0" w:color="auto"/>
          </w:divBdr>
        </w:div>
        <w:div w:id="1162350933">
          <w:marLeft w:val="0"/>
          <w:marRight w:val="0"/>
          <w:marTop w:val="0"/>
          <w:marBottom w:val="0"/>
          <w:divBdr>
            <w:top w:val="none" w:sz="0" w:space="0" w:color="auto"/>
            <w:left w:val="none" w:sz="0" w:space="0" w:color="auto"/>
            <w:bottom w:val="none" w:sz="0" w:space="0" w:color="auto"/>
            <w:right w:val="none" w:sz="0" w:space="0" w:color="auto"/>
          </w:divBdr>
        </w:div>
        <w:div w:id="1776443898">
          <w:marLeft w:val="0"/>
          <w:marRight w:val="0"/>
          <w:marTop w:val="0"/>
          <w:marBottom w:val="0"/>
          <w:divBdr>
            <w:top w:val="none" w:sz="0" w:space="0" w:color="auto"/>
            <w:left w:val="none" w:sz="0" w:space="0" w:color="auto"/>
            <w:bottom w:val="none" w:sz="0" w:space="0" w:color="auto"/>
            <w:right w:val="none" w:sz="0" w:space="0" w:color="auto"/>
          </w:divBdr>
        </w:div>
        <w:div w:id="1469930073">
          <w:marLeft w:val="0"/>
          <w:marRight w:val="0"/>
          <w:marTop w:val="0"/>
          <w:marBottom w:val="0"/>
          <w:divBdr>
            <w:top w:val="none" w:sz="0" w:space="0" w:color="auto"/>
            <w:left w:val="none" w:sz="0" w:space="0" w:color="auto"/>
            <w:bottom w:val="none" w:sz="0" w:space="0" w:color="auto"/>
            <w:right w:val="none" w:sz="0" w:space="0" w:color="auto"/>
          </w:divBdr>
        </w:div>
        <w:div w:id="686175446">
          <w:marLeft w:val="0"/>
          <w:marRight w:val="0"/>
          <w:marTop w:val="0"/>
          <w:marBottom w:val="0"/>
          <w:divBdr>
            <w:top w:val="none" w:sz="0" w:space="0" w:color="auto"/>
            <w:left w:val="none" w:sz="0" w:space="0" w:color="auto"/>
            <w:bottom w:val="none" w:sz="0" w:space="0" w:color="auto"/>
            <w:right w:val="none" w:sz="0" w:space="0" w:color="auto"/>
          </w:divBdr>
        </w:div>
        <w:div w:id="90203319">
          <w:marLeft w:val="0"/>
          <w:marRight w:val="0"/>
          <w:marTop w:val="0"/>
          <w:marBottom w:val="0"/>
          <w:divBdr>
            <w:top w:val="none" w:sz="0" w:space="0" w:color="auto"/>
            <w:left w:val="none" w:sz="0" w:space="0" w:color="auto"/>
            <w:bottom w:val="none" w:sz="0" w:space="0" w:color="auto"/>
            <w:right w:val="none" w:sz="0" w:space="0" w:color="auto"/>
          </w:divBdr>
        </w:div>
        <w:div w:id="1433822659">
          <w:marLeft w:val="0"/>
          <w:marRight w:val="0"/>
          <w:marTop w:val="0"/>
          <w:marBottom w:val="0"/>
          <w:divBdr>
            <w:top w:val="none" w:sz="0" w:space="0" w:color="auto"/>
            <w:left w:val="none" w:sz="0" w:space="0" w:color="auto"/>
            <w:bottom w:val="none" w:sz="0" w:space="0" w:color="auto"/>
            <w:right w:val="none" w:sz="0" w:space="0" w:color="auto"/>
          </w:divBdr>
        </w:div>
        <w:div w:id="106001007">
          <w:marLeft w:val="0"/>
          <w:marRight w:val="0"/>
          <w:marTop w:val="0"/>
          <w:marBottom w:val="0"/>
          <w:divBdr>
            <w:top w:val="none" w:sz="0" w:space="0" w:color="auto"/>
            <w:left w:val="none" w:sz="0" w:space="0" w:color="auto"/>
            <w:bottom w:val="none" w:sz="0" w:space="0" w:color="auto"/>
            <w:right w:val="none" w:sz="0" w:space="0" w:color="auto"/>
          </w:divBdr>
        </w:div>
        <w:div w:id="648680149">
          <w:marLeft w:val="0"/>
          <w:marRight w:val="0"/>
          <w:marTop w:val="0"/>
          <w:marBottom w:val="0"/>
          <w:divBdr>
            <w:top w:val="none" w:sz="0" w:space="0" w:color="auto"/>
            <w:left w:val="none" w:sz="0" w:space="0" w:color="auto"/>
            <w:bottom w:val="none" w:sz="0" w:space="0" w:color="auto"/>
            <w:right w:val="none" w:sz="0" w:space="0" w:color="auto"/>
          </w:divBdr>
        </w:div>
        <w:div w:id="248855309">
          <w:marLeft w:val="0"/>
          <w:marRight w:val="0"/>
          <w:marTop w:val="0"/>
          <w:marBottom w:val="0"/>
          <w:divBdr>
            <w:top w:val="none" w:sz="0" w:space="0" w:color="auto"/>
            <w:left w:val="none" w:sz="0" w:space="0" w:color="auto"/>
            <w:bottom w:val="none" w:sz="0" w:space="0" w:color="auto"/>
            <w:right w:val="none" w:sz="0" w:space="0" w:color="auto"/>
          </w:divBdr>
        </w:div>
        <w:div w:id="133985378">
          <w:marLeft w:val="0"/>
          <w:marRight w:val="0"/>
          <w:marTop w:val="0"/>
          <w:marBottom w:val="0"/>
          <w:divBdr>
            <w:top w:val="none" w:sz="0" w:space="0" w:color="auto"/>
            <w:left w:val="none" w:sz="0" w:space="0" w:color="auto"/>
            <w:bottom w:val="none" w:sz="0" w:space="0" w:color="auto"/>
            <w:right w:val="none" w:sz="0" w:space="0" w:color="auto"/>
          </w:divBdr>
        </w:div>
        <w:div w:id="2111271942">
          <w:marLeft w:val="0"/>
          <w:marRight w:val="0"/>
          <w:marTop w:val="0"/>
          <w:marBottom w:val="0"/>
          <w:divBdr>
            <w:top w:val="none" w:sz="0" w:space="0" w:color="auto"/>
            <w:left w:val="none" w:sz="0" w:space="0" w:color="auto"/>
            <w:bottom w:val="none" w:sz="0" w:space="0" w:color="auto"/>
            <w:right w:val="none" w:sz="0" w:space="0" w:color="auto"/>
          </w:divBdr>
        </w:div>
        <w:div w:id="660084218">
          <w:marLeft w:val="0"/>
          <w:marRight w:val="0"/>
          <w:marTop w:val="0"/>
          <w:marBottom w:val="0"/>
          <w:divBdr>
            <w:top w:val="none" w:sz="0" w:space="0" w:color="auto"/>
            <w:left w:val="none" w:sz="0" w:space="0" w:color="auto"/>
            <w:bottom w:val="none" w:sz="0" w:space="0" w:color="auto"/>
            <w:right w:val="none" w:sz="0" w:space="0" w:color="auto"/>
          </w:divBdr>
        </w:div>
        <w:div w:id="475029829">
          <w:marLeft w:val="0"/>
          <w:marRight w:val="0"/>
          <w:marTop w:val="0"/>
          <w:marBottom w:val="0"/>
          <w:divBdr>
            <w:top w:val="none" w:sz="0" w:space="0" w:color="auto"/>
            <w:left w:val="none" w:sz="0" w:space="0" w:color="auto"/>
            <w:bottom w:val="none" w:sz="0" w:space="0" w:color="auto"/>
            <w:right w:val="none" w:sz="0" w:space="0" w:color="auto"/>
          </w:divBdr>
        </w:div>
        <w:div w:id="822044185">
          <w:marLeft w:val="0"/>
          <w:marRight w:val="0"/>
          <w:marTop w:val="0"/>
          <w:marBottom w:val="0"/>
          <w:divBdr>
            <w:top w:val="none" w:sz="0" w:space="0" w:color="auto"/>
            <w:left w:val="none" w:sz="0" w:space="0" w:color="auto"/>
            <w:bottom w:val="none" w:sz="0" w:space="0" w:color="auto"/>
            <w:right w:val="none" w:sz="0" w:space="0" w:color="auto"/>
          </w:divBdr>
        </w:div>
        <w:div w:id="15276215">
          <w:marLeft w:val="0"/>
          <w:marRight w:val="0"/>
          <w:marTop w:val="0"/>
          <w:marBottom w:val="0"/>
          <w:divBdr>
            <w:top w:val="none" w:sz="0" w:space="0" w:color="auto"/>
            <w:left w:val="none" w:sz="0" w:space="0" w:color="auto"/>
            <w:bottom w:val="none" w:sz="0" w:space="0" w:color="auto"/>
            <w:right w:val="none" w:sz="0" w:space="0" w:color="auto"/>
          </w:divBdr>
        </w:div>
        <w:div w:id="675807702">
          <w:marLeft w:val="0"/>
          <w:marRight w:val="0"/>
          <w:marTop w:val="0"/>
          <w:marBottom w:val="0"/>
          <w:divBdr>
            <w:top w:val="none" w:sz="0" w:space="0" w:color="auto"/>
            <w:left w:val="none" w:sz="0" w:space="0" w:color="auto"/>
            <w:bottom w:val="none" w:sz="0" w:space="0" w:color="auto"/>
            <w:right w:val="none" w:sz="0" w:space="0" w:color="auto"/>
          </w:divBdr>
        </w:div>
        <w:div w:id="1815415910">
          <w:marLeft w:val="0"/>
          <w:marRight w:val="0"/>
          <w:marTop w:val="0"/>
          <w:marBottom w:val="0"/>
          <w:divBdr>
            <w:top w:val="none" w:sz="0" w:space="0" w:color="auto"/>
            <w:left w:val="none" w:sz="0" w:space="0" w:color="auto"/>
            <w:bottom w:val="none" w:sz="0" w:space="0" w:color="auto"/>
            <w:right w:val="none" w:sz="0" w:space="0" w:color="auto"/>
          </w:divBdr>
        </w:div>
        <w:div w:id="705645259">
          <w:marLeft w:val="0"/>
          <w:marRight w:val="0"/>
          <w:marTop w:val="0"/>
          <w:marBottom w:val="0"/>
          <w:divBdr>
            <w:top w:val="none" w:sz="0" w:space="0" w:color="auto"/>
            <w:left w:val="none" w:sz="0" w:space="0" w:color="auto"/>
            <w:bottom w:val="none" w:sz="0" w:space="0" w:color="auto"/>
            <w:right w:val="none" w:sz="0" w:space="0" w:color="auto"/>
          </w:divBdr>
        </w:div>
        <w:div w:id="2110612413">
          <w:marLeft w:val="0"/>
          <w:marRight w:val="0"/>
          <w:marTop w:val="0"/>
          <w:marBottom w:val="0"/>
          <w:divBdr>
            <w:top w:val="none" w:sz="0" w:space="0" w:color="auto"/>
            <w:left w:val="none" w:sz="0" w:space="0" w:color="auto"/>
            <w:bottom w:val="none" w:sz="0" w:space="0" w:color="auto"/>
            <w:right w:val="none" w:sz="0" w:space="0" w:color="auto"/>
          </w:divBdr>
        </w:div>
        <w:div w:id="1960990318">
          <w:marLeft w:val="0"/>
          <w:marRight w:val="0"/>
          <w:marTop w:val="0"/>
          <w:marBottom w:val="0"/>
          <w:divBdr>
            <w:top w:val="none" w:sz="0" w:space="0" w:color="auto"/>
            <w:left w:val="none" w:sz="0" w:space="0" w:color="auto"/>
            <w:bottom w:val="none" w:sz="0" w:space="0" w:color="auto"/>
            <w:right w:val="none" w:sz="0" w:space="0" w:color="auto"/>
          </w:divBdr>
        </w:div>
        <w:div w:id="1693455945">
          <w:marLeft w:val="0"/>
          <w:marRight w:val="0"/>
          <w:marTop w:val="0"/>
          <w:marBottom w:val="0"/>
          <w:divBdr>
            <w:top w:val="none" w:sz="0" w:space="0" w:color="auto"/>
            <w:left w:val="none" w:sz="0" w:space="0" w:color="auto"/>
            <w:bottom w:val="none" w:sz="0" w:space="0" w:color="auto"/>
            <w:right w:val="none" w:sz="0" w:space="0" w:color="auto"/>
          </w:divBdr>
        </w:div>
        <w:div w:id="204491304">
          <w:marLeft w:val="0"/>
          <w:marRight w:val="0"/>
          <w:marTop w:val="0"/>
          <w:marBottom w:val="0"/>
          <w:divBdr>
            <w:top w:val="none" w:sz="0" w:space="0" w:color="auto"/>
            <w:left w:val="none" w:sz="0" w:space="0" w:color="auto"/>
            <w:bottom w:val="none" w:sz="0" w:space="0" w:color="auto"/>
            <w:right w:val="none" w:sz="0" w:space="0" w:color="auto"/>
          </w:divBdr>
        </w:div>
        <w:div w:id="2029060267">
          <w:marLeft w:val="0"/>
          <w:marRight w:val="0"/>
          <w:marTop w:val="0"/>
          <w:marBottom w:val="0"/>
          <w:divBdr>
            <w:top w:val="none" w:sz="0" w:space="0" w:color="auto"/>
            <w:left w:val="none" w:sz="0" w:space="0" w:color="auto"/>
            <w:bottom w:val="none" w:sz="0" w:space="0" w:color="auto"/>
            <w:right w:val="none" w:sz="0" w:space="0" w:color="auto"/>
          </w:divBdr>
        </w:div>
        <w:div w:id="492768987">
          <w:marLeft w:val="0"/>
          <w:marRight w:val="0"/>
          <w:marTop w:val="0"/>
          <w:marBottom w:val="0"/>
          <w:divBdr>
            <w:top w:val="none" w:sz="0" w:space="0" w:color="auto"/>
            <w:left w:val="none" w:sz="0" w:space="0" w:color="auto"/>
            <w:bottom w:val="none" w:sz="0" w:space="0" w:color="auto"/>
            <w:right w:val="none" w:sz="0" w:space="0" w:color="auto"/>
          </w:divBdr>
        </w:div>
        <w:div w:id="1964923152">
          <w:marLeft w:val="0"/>
          <w:marRight w:val="0"/>
          <w:marTop w:val="0"/>
          <w:marBottom w:val="0"/>
          <w:divBdr>
            <w:top w:val="none" w:sz="0" w:space="0" w:color="auto"/>
            <w:left w:val="none" w:sz="0" w:space="0" w:color="auto"/>
            <w:bottom w:val="none" w:sz="0" w:space="0" w:color="auto"/>
            <w:right w:val="none" w:sz="0" w:space="0" w:color="auto"/>
          </w:divBdr>
        </w:div>
        <w:div w:id="1420298154">
          <w:marLeft w:val="0"/>
          <w:marRight w:val="0"/>
          <w:marTop w:val="0"/>
          <w:marBottom w:val="0"/>
          <w:divBdr>
            <w:top w:val="none" w:sz="0" w:space="0" w:color="auto"/>
            <w:left w:val="none" w:sz="0" w:space="0" w:color="auto"/>
            <w:bottom w:val="none" w:sz="0" w:space="0" w:color="auto"/>
            <w:right w:val="none" w:sz="0" w:space="0" w:color="auto"/>
          </w:divBdr>
        </w:div>
        <w:div w:id="221408712">
          <w:marLeft w:val="0"/>
          <w:marRight w:val="0"/>
          <w:marTop w:val="0"/>
          <w:marBottom w:val="0"/>
          <w:divBdr>
            <w:top w:val="none" w:sz="0" w:space="0" w:color="auto"/>
            <w:left w:val="none" w:sz="0" w:space="0" w:color="auto"/>
            <w:bottom w:val="none" w:sz="0" w:space="0" w:color="auto"/>
            <w:right w:val="none" w:sz="0" w:space="0" w:color="auto"/>
          </w:divBdr>
        </w:div>
        <w:div w:id="1226448115">
          <w:marLeft w:val="0"/>
          <w:marRight w:val="0"/>
          <w:marTop w:val="0"/>
          <w:marBottom w:val="0"/>
          <w:divBdr>
            <w:top w:val="none" w:sz="0" w:space="0" w:color="auto"/>
            <w:left w:val="none" w:sz="0" w:space="0" w:color="auto"/>
            <w:bottom w:val="none" w:sz="0" w:space="0" w:color="auto"/>
            <w:right w:val="none" w:sz="0" w:space="0" w:color="auto"/>
          </w:divBdr>
        </w:div>
        <w:div w:id="858469979">
          <w:marLeft w:val="0"/>
          <w:marRight w:val="0"/>
          <w:marTop w:val="0"/>
          <w:marBottom w:val="0"/>
          <w:divBdr>
            <w:top w:val="none" w:sz="0" w:space="0" w:color="auto"/>
            <w:left w:val="none" w:sz="0" w:space="0" w:color="auto"/>
            <w:bottom w:val="none" w:sz="0" w:space="0" w:color="auto"/>
            <w:right w:val="none" w:sz="0" w:space="0" w:color="auto"/>
          </w:divBdr>
        </w:div>
        <w:div w:id="1534733572">
          <w:marLeft w:val="0"/>
          <w:marRight w:val="0"/>
          <w:marTop w:val="0"/>
          <w:marBottom w:val="0"/>
          <w:divBdr>
            <w:top w:val="none" w:sz="0" w:space="0" w:color="auto"/>
            <w:left w:val="none" w:sz="0" w:space="0" w:color="auto"/>
            <w:bottom w:val="none" w:sz="0" w:space="0" w:color="auto"/>
            <w:right w:val="none" w:sz="0" w:space="0" w:color="auto"/>
          </w:divBdr>
        </w:div>
        <w:div w:id="362096746">
          <w:marLeft w:val="0"/>
          <w:marRight w:val="0"/>
          <w:marTop w:val="0"/>
          <w:marBottom w:val="0"/>
          <w:divBdr>
            <w:top w:val="none" w:sz="0" w:space="0" w:color="auto"/>
            <w:left w:val="none" w:sz="0" w:space="0" w:color="auto"/>
            <w:bottom w:val="none" w:sz="0" w:space="0" w:color="auto"/>
            <w:right w:val="none" w:sz="0" w:space="0" w:color="auto"/>
          </w:divBdr>
        </w:div>
        <w:div w:id="1944150044">
          <w:marLeft w:val="0"/>
          <w:marRight w:val="0"/>
          <w:marTop w:val="0"/>
          <w:marBottom w:val="0"/>
          <w:divBdr>
            <w:top w:val="none" w:sz="0" w:space="0" w:color="auto"/>
            <w:left w:val="none" w:sz="0" w:space="0" w:color="auto"/>
            <w:bottom w:val="none" w:sz="0" w:space="0" w:color="auto"/>
            <w:right w:val="none" w:sz="0" w:space="0" w:color="auto"/>
          </w:divBdr>
        </w:div>
        <w:div w:id="1034692483">
          <w:marLeft w:val="0"/>
          <w:marRight w:val="0"/>
          <w:marTop w:val="0"/>
          <w:marBottom w:val="0"/>
          <w:divBdr>
            <w:top w:val="none" w:sz="0" w:space="0" w:color="auto"/>
            <w:left w:val="none" w:sz="0" w:space="0" w:color="auto"/>
            <w:bottom w:val="none" w:sz="0" w:space="0" w:color="auto"/>
            <w:right w:val="none" w:sz="0" w:space="0" w:color="auto"/>
          </w:divBdr>
        </w:div>
        <w:div w:id="1669795795">
          <w:marLeft w:val="0"/>
          <w:marRight w:val="0"/>
          <w:marTop w:val="0"/>
          <w:marBottom w:val="0"/>
          <w:divBdr>
            <w:top w:val="none" w:sz="0" w:space="0" w:color="auto"/>
            <w:left w:val="none" w:sz="0" w:space="0" w:color="auto"/>
            <w:bottom w:val="none" w:sz="0" w:space="0" w:color="auto"/>
            <w:right w:val="none" w:sz="0" w:space="0" w:color="auto"/>
          </w:divBdr>
        </w:div>
        <w:div w:id="482115078">
          <w:marLeft w:val="0"/>
          <w:marRight w:val="0"/>
          <w:marTop w:val="0"/>
          <w:marBottom w:val="0"/>
          <w:divBdr>
            <w:top w:val="none" w:sz="0" w:space="0" w:color="auto"/>
            <w:left w:val="none" w:sz="0" w:space="0" w:color="auto"/>
            <w:bottom w:val="none" w:sz="0" w:space="0" w:color="auto"/>
            <w:right w:val="none" w:sz="0" w:space="0" w:color="auto"/>
          </w:divBdr>
        </w:div>
        <w:div w:id="1356806381">
          <w:marLeft w:val="0"/>
          <w:marRight w:val="0"/>
          <w:marTop w:val="0"/>
          <w:marBottom w:val="0"/>
          <w:divBdr>
            <w:top w:val="none" w:sz="0" w:space="0" w:color="auto"/>
            <w:left w:val="none" w:sz="0" w:space="0" w:color="auto"/>
            <w:bottom w:val="none" w:sz="0" w:space="0" w:color="auto"/>
            <w:right w:val="none" w:sz="0" w:space="0" w:color="auto"/>
          </w:divBdr>
        </w:div>
        <w:div w:id="36971535">
          <w:marLeft w:val="0"/>
          <w:marRight w:val="0"/>
          <w:marTop w:val="0"/>
          <w:marBottom w:val="0"/>
          <w:divBdr>
            <w:top w:val="none" w:sz="0" w:space="0" w:color="auto"/>
            <w:left w:val="none" w:sz="0" w:space="0" w:color="auto"/>
            <w:bottom w:val="none" w:sz="0" w:space="0" w:color="auto"/>
            <w:right w:val="none" w:sz="0" w:space="0" w:color="auto"/>
          </w:divBdr>
        </w:div>
        <w:div w:id="1844708725">
          <w:marLeft w:val="0"/>
          <w:marRight w:val="0"/>
          <w:marTop w:val="0"/>
          <w:marBottom w:val="0"/>
          <w:divBdr>
            <w:top w:val="none" w:sz="0" w:space="0" w:color="auto"/>
            <w:left w:val="none" w:sz="0" w:space="0" w:color="auto"/>
            <w:bottom w:val="none" w:sz="0" w:space="0" w:color="auto"/>
            <w:right w:val="none" w:sz="0" w:space="0" w:color="auto"/>
          </w:divBdr>
        </w:div>
        <w:div w:id="1507018212">
          <w:marLeft w:val="0"/>
          <w:marRight w:val="0"/>
          <w:marTop w:val="0"/>
          <w:marBottom w:val="0"/>
          <w:divBdr>
            <w:top w:val="none" w:sz="0" w:space="0" w:color="auto"/>
            <w:left w:val="none" w:sz="0" w:space="0" w:color="auto"/>
            <w:bottom w:val="none" w:sz="0" w:space="0" w:color="auto"/>
            <w:right w:val="none" w:sz="0" w:space="0" w:color="auto"/>
          </w:divBdr>
        </w:div>
        <w:div w:id="1210344234">
          <w:marLeft w:val="0"/>
          <w:marRight w:val="0"/>
          <w:marTop w:val="0"/>
          <w:marBottom w:val="0"/>
          <w:divBdr>
            <w:top w:val="none" w:sz="0" w:space="0" w:color="auto"/>
            <w:left w:val="none" w:sz="0" w:space="0" w:color="auto"/>
            <w:bottom w:val="none" w:sz="0" w:space="0" w:color="auto"/>
            <w:right w:val="none" w:sz="0" w:space="0" w:color="auto"/>
          </w:divBdr>
        </w:div>
        <w:div w:id="1814591049">
          <w:marLeft w:val="0"/>
          <w:marRight w:val="0"/>
          <w:marTop w:val="0"/>
          <w:marBottom w:val="0"/>
          <w:divBdr>
            <w:top w:val="none" w:sz="0" w:space="0" w:color="auto"/>
            <w:left w:val="none" w:sz="0" w:space="0" w:color="auto"/>
            <w:bottom w:val="none" w:sz="0" w:space="0" w:color="auto"/>
            <w:right w:val="none" w:sz="0" w:space="0" w:color="auto"/>
          </w:divBdr>
        </w:div>
        <w:div w:id="31267497">
          <w:marLeft w:val="0"/>
          <w:marRight w:val="0"/>
          <w:marTop w:val="0"/>
          <w:marBottom w:val="0"/>
          <w:divBdr>
            <w:top w:val="none" w:sz="0" w:space="0" w:color="auto"/>
            <w:left w:val="none" w:sz="0" w:space="0" w:color="auto"/>
            <w:bottom w:val="none" w:sz="0" w:space="0" w:color="auto"/>
            <w:right w:val="none" w:sz="0" w:space="0" w:color="auto"/>
          </w:divBdr>
        </w:div>
        <w:div w:id="1588267045">
          <w:marLeft w:val="0"/>
          <w:marRight w:val="0"/>
          <w:marTop w:val="0"/>
          <w:marBottom w:val="0"/>
          <w:divBdr>
            <w:top w:val="none" w:sz="0" w:space="0" w:color="auto"/>
            <w:left w:val="none" w:sz="0" w:space="0" w:color="auto"/>
            <w:bottom w:val="none" w:sz="0" w:space="0" w:color="auto"/>
            <w:right w:val="none" w:sz="0" w:space="0" w:color="auto"/>
          </w:divBdr>
        </w:div>
        <w:div w:id="180171338">
          <w:marLeft w:val="0"/>
          <w:marRight w:val="0"/>
          <w:marTop w:val="0"/>
          <w:marBottom w:val="0"/>
          <w:divBdr>
            <w:top w:val="none" w:sz="0" w:space="0" w:color="auto"/>
            <w:left w:val="none" w:sz="0" w:space="0" w:color="auto"/>
            <w:bottom w:val="none" w:sz="0" w:space="0" w:color="auto"/>
            <w:right w:val="none" w:sz="0" w:space="0" w:color="auto"/>
          </w:divBdr>
        </w:div>
        <w:div w:id="1695954772">
          <w:marLeft w:val="0"/>
          <w:marRight w:val="0"/>
          <w:marTop w:val="0"/>
          <w:marBottom w:val="0"/>
          <w:divBdr>
            <w:top w:val="none" w:sz="0" w:space="0" w:color="auto"/>
            <w:left w:val="none" w:sz="0" w:space="0" w:color="auto"/>
            <w:bottom w:val="none" w:sz="0" w:space="0" w:color="auto"/>
            <w:right w:val="none" w:sz="0" w:space="0" w:color="auto"/>
          </w:divBdr>
        </w:div>
        <w:div w:id="392628650">
          <w:marLeft w:val="0"/>
          <w:marRight w:val="0"/>
          <w:marTop w:val="0"/>
          <w:marBottom w:val="0"/>
          <w:divBdr>
            <w:top w:val="none" w:sz="0" w:space="0" w:color="auto"/>
            <w:left w:val="none" w:sz="0" w:space="0" w:color="auto"/>
            <w:bottom w:val="none" w:sz="0" w:space="0" w:color="auto"/>
            <w:right w:val="none" w:sz="0" w:space="0" w:color="auto"/>
          </w:divBdr>
        </w:div>
        <w:div w:id="1137992534">
          <w:marLeft w:val="0"/>
          <w:marRight w:val="0"/>
          <w:marTop w:val="0"/>
          <w:marBottom w:val="0"/>
          <w:divBdr>
            <w:top w:val="none" w:sz="0" w:space="0" w:color="auto"/>
            <w:left w:val="none" w:sz="0" w:space="0" w:color="auto"/>
            <w:bottom w:val="none" w:sz="0" w:space="0" w:color="auto"/>
            <w:right w:val="none" w:sz="0" w:space="0" w:color="auto"/>
          </w:divBdr>
        </w:div>
        <w:div w:id="172260037">
          <w:marLeft w:val="0"/>
          <w:marRight w:val="0"/>
          <w:marTop w:val="0"/>
          <w:marBottom w:val="0"/>
          <w:divBdr>
            <w:top w:val="none" w:sz="0" w:space="0" w:color="auto"/>
            <w:left w:val="none" w:sz="0" w:space="0" w:color="auto"/>
            <w:bottom w:val="none" w:sz="0" w:space="0" w:color="auto"/>
            <w:right w:val="none" w:sz="0" w:space="0" w:color="auto"/>
          </w:divBdr>
        </w:div>
        <w:div w:id="199170948">
          <w:marLeft w:val="0"/>
          <w:marRight w:val="0"/>
          <w:marTop w:val="0"/>
          <w:marBottom w:val="0"/>
          <w:divBdr>
            <w:top w:val="none" w:sz="0" w:space="0" w:color="auto"/>
            <w:left w:val="none" w:sz="0" w:space="0" w:color="auto"/>
            <w:bottom w:val="none" w:sz="0" w:space="0" w:color="auto"/>
            <w:right w:val="none" w:sz="0" w:space="0" w:color="auto"/>
          </w:divBdr>
        </w:div>
        <w:div w:id="384139207">
          <w:marLeft w:val="0"/>
          <w:marRight w:val="0"/>
          <w:marTop w:val="0"/>
          <w:marBottom w:val="0"/>
          <w:divBdr>
            <w:top w:val="none" w:sz="0" w:space="0" w:color="auto"/>
            <w:left w:val="none" w:sz="0" w:space="0" w:color="auto"/>
            <w:bottom w:val="none" w:sz="0" w:space="0" w:color="auto"/>
            <w:right w:val="none" w:sz="0" w:space="0" w:color="auto"/>
          </w:divBdr>
        </w:div>
        <w:div w:id="548614934">
          <w:marLeft w:val="0"/>
          <w:marRight w:val="0"/>
          <w:marTop w:val="0"/>
          <w:marBottom w:val="0"/>
          <w:divBdr>
            <w:top w:val="none" w:sz="0" w:space="0" w:color="auto"/>
            <w:left w:val="none" w:sz="0" w:space="0" w:color="auto"/>
            <w:bottom w:val="none" w:sz="0" w:space="0" w:color="auto"/>
            <w:right w:val="none" w:sz="0" w:space="0" w:color="auto"/>
          </w:divBdr>
        </w:div>
        <w:div w:id="2059232413">
          <w:marLeft w:val="0"/>
          <w:marRight w:val="0"/>
          <w:marTop w:val="0"/>
          <w:marBottom w:val="0"/>
          <w:divBdr>
            <w:top w:val="none" w:sz="0" w:space="0" w:color="auto"/>
            <w:left w:val="none" w:sz="0" w:space="0" w:color="auto"/>
            <w:bottom w:val="none" w:sz="0" w:space="0" w:color="auto"/>
            <w:right w:val="none" w:sz="0" w:space="0" w:color="auto"/>
          </w:divBdr>
        </w:div>
        <w:div w:id="2040817104">
          <w:marLeft w:val="0"/>
          <w:marRight w:val="0"/>
          <w:marTop w:val="0"/>
          <w:marBottom w:val="0"/>
          <w:divBdr>
            <w:top w:val="none" w:sz="0" w:space="0" w:color="auto"/>
            <w:left w:val="none" w:sz="0" w:space="0" w:color="auto"/>
            <w:bottom w:val="none" w:sz="0" w:space="0" w:color="auto"/>
            <w:right w:val="none" w:sz="0" w:space="0" w:color="auto"/>
          </w:divBdr>
        </w:div>
        <w:div w:id="6951624">
          <w:marLeft w:val="0"/>
          <w:marRight w:val="0"/>
          <w:marTop w:val="0"/>
          <w:marBottom w:val="0"/>
          <w:divBdr>
            <w:top w:val="none" w:sz="0" w:space="0" w:color="auto"/>
            <w:left w:val="none" w:sz="0" w:space="0" w:color="auto"/>
            <w:bottom w:val="none" w:sz="0" w:space="0" w:color="auto"/>
            <w:right w:val="none" w:sz="0" w:space="0" w:color="auto"/>
          </w:divBdr>
        </w:div>
        <w:div w:id="492336991">
          <w:marLeft w:val="0"/>
          <w:marRight w:val="0"/>
          <w:marTop w:val="0"/>
          <w:marBottom w:val="0"/>
          <w:divBdr>
            <w:top w:val="none" w:sz="0" w:space="0" w:color="auto"/>
            <w:left w:val="none" w:sz="0" w:space="0" w:color="auto"/>
            <w:bottom w:val="none" w:sz="0" w:space="0" w:color="auto"/>
            <w:right w:val="none" w:sz="0" w:space="0" w:color="auto"/>
          </w:divBdr>
        </w:div>
        <w:div w:id="526910891">
          <w:marLeft w:val="0"/>
          <w:marRight w:val="0"/>
          <w:marTop w:val="0"/>
          <w:marBottom w:val="0"/>
          <w:divBdr>
            <w:top w:val="none" w:sz="0" w:space="0" w:color="auto"/>
            <w:left w:val="none" w:sz="0" w:space="0" w:color="auto"/>
            <w:bottom w:val="none" w:sz="0" w:space="0" w:color="auto"/>
            <w:right w:val="none" w:sz="0" w:space="0" w:color="auto"/>
          </w:divBdr>
        </w:div>
        <w:div w:id="1901669237">
          <w:marLeft w:val="0"/>
          <w:marRight w:val="0"/>
          <w:marTop w:val="0"/>
          <w:marBottom w:val="0"/>
          <w:divBdr>
            <w:top w:val="none" w:sz="0" w:space="0" w:color="auto"/>
            <w:left w:val="none" w:sz="0" w:space="0" w:color="auto"/>
            <w:bottom w:val="none" w:sz="0" w:space="0" w:color="auto"/>
            <w:right w:val="none" w:sz="0" w:space="0" w:color="auto"/>
          </w:divBdr>
        </w:div>
        <w:div w:id="1210797599">
          <w:marLeft w:val="0"/>
          <w:marRight w:val="0"/>
          <w:marTop w:val="0"/>
          <w:marBottom w:val="0"/>
          <w:divBdr>
            <w:top w:val="none" w:sz="0" w:space="0" w:color="auto"/>
            <w:left w:val="none" w:sz="0" w:space="0" w:color="auto"/>
            <w:bottom w:val="none" w:sz="0" w:space="0" w:color="auto"/>
            <w:right w:val="none" w:sz="0" w:space="0" w:color="auto"/>
          </w:divBdr>
        </w:div>
        <w:div w:id="740759136">
          <w:marLeft w:val="0"/>
          <w:marRight w:val="0"/>
          <w:marTop w:val="0"/>
          <w:marBottom w:val="0"/>
          <w:divBdr>
            <w:top w:val="none" w:sz="0" w:space="0" w:color="auto"/>
            <w:left w:val="none" w:sz="0" w:space="0" w:color="auto"/>
            <w:bottom w:val="none" w:sz="0" w:space="0" w:color="auto"/>
            <w:right w:val="none" w:sz="0" w:space="0" w:color="auto"/>
          </w:divBdr>
        </w:div>
        <w:div w:id="1877237005">
          <w:marLeft w:val="0"/>
          <w:marRight w:val="0"/>
          <w:marTop w:val="0"/>
          <w:marBottom w:val="0"/>
          <w:divBdr>
            <w:top w:val="none" w:sz="0" w:space="0" w:color="auto"/>
            <w:left w:val="none" w:sz="0" w:space="0" w:color="auto"/>
            <w:bottom w:val="none" w:sz="0" w:space="0" w:color="auto"/>
            <w:right w:val="none" w:sz="0" w:space="0" w:color="auto"/>
          </w:divBdr>
        </w:div>
        <w:div w:id="1431511116">
          <w:marLeft w:val="0"/>
          <w:marRight w:val="0"/>
          <w:marTop w:val="0"/>
          <w:marBottom w:val="0"/>
          <w:divBdr>
            <w:top w:val="none" w:sz="0" w:space="0" w:color="auto"/>
            <w:left w:val="none" w:sz="0" w:space="0" w:color="auto"/>
            <w:bottom w:val="none" w:sz="0" w:space="0" w:color="auto"/>
            <w:right w:val="none" w:sz="0" w:space="0" w:color="auto"/>
          </w:divBdr>
        </w:div>
        <w:div w:id="426465672">
          <w:marLeft w:val="0"/>
          <w:marRight w:val="0"/>
          <w:marTop w:val="0"/>
          <w:marBottom w:val="0"/>
          <w:divBdr>
            <w:top w:val="none" w:sz="0" w:space="0" w:color="auto"/>
            <w:left w:val="none" w:sz="0" w:space="0" w:color="auto"/>
            <w:bottom w:val="none" w:sz="0" w:space="0" w:color="auto"/>
            <w:right w:val="none" w:sz="0" w:space="0" w:color="auto"/>
          </w:divBdr>
        </w:div>
        <w:div w:id="1644264791">
          <w:marLeft w:val="0"/>
          <w:marRight w:val="0"/>
          <w:marTop w:val="0"/>
          <w:marBottom w:val="0"/>
          <w:divBdr>
            <w:top w:val="none" w:sz="0" w:space="0" w:color="auto"/>
            <w:left w:val="none" w:sz="0" w:space="0" w:color="auto"/>
            <w:bottom w:val="none" w:sz="0" w:space="0" w:color="auto"/>
            <w:right w:val="none" w:sz="0" w:space="0" w:color="auto"/>
          </w:divBdr>
        </w:div>
        <w:div w:id="563953297">
          <w:marLeft w:val="0"/>
          <w:marRight w:val="0"/>
          <w:marTop w:val="0"/>
          <w:marBottom w:val="0"/>
          <w:divBdr>
            <w:top w:val="none" w:sz="0" w:space="0" w:color="auto"/>
            <w:left w:val="none" w:sz="0" w:space="0" w:color="auto"/>
            <w:bottom w:val="none" w:sz="0" w:space="0" w:color="auto"/>
            <w:right w:val="none" w:sz="0" w:space="0" w:color="auto"/>
          </w:divBdr>
        </w:div>
        <w:div w:id="1272938431">
          <w:marLeft w:val="0"/>
          <w:marRight w:val="0"/>
          <w:marTop w:val="0"/>
          <w:marBottom w:val="0"/>
          <w:divBdr>
            <w:top w:val="none" w:sz="0" w:space="0" w:color="auto"/>
            <w:left w:val="none" w:sz="0" w:space="0" w:color="auto"/>
            <w:bottom w:val="none" w:sz="0" w:space="0" w:color="auto"/>
            <w:right w:val="none" w:sz="0" w:space="0" w:color="auto"/>
          </w:divBdr>
        </w:div>
        <w:div w:id="1833133476">
          <w:marLeft w:val="0"/>
          <w:marRight w:val="0"/>
          <w:marTop w:val="0"/>
          <w:marBottom w:val="0"/>
          <w:divBdr>
            <w:top w:val="none" w:sz="0" w:space="0" w:color="auto"/>
            <w:left w:val="none" w:sz="0" w:space="0" w:color="auto"/>
            <w:bottom w:val="none" w:sz="0" w:space="0" w:color="auto"/>
            <w:right w:val="none" w:sz="0" w:space="0" w:color="auto"/>
          </w:divBdr>
        </w:div>
        <w:div w:id="1742673196">
          <w:marLeft w:val="0"/>
          <w:marRight w:val="0"/>
          <w:marTop w:val="0"/>
          <w:marBottom w:val="0"/>
          <w:divBdr>
            <w:top w:val="none" w:sz="0" w:space="0" w:color="auto"/>
            <w:left w:val="none" w:sz="0" w:space="0" w:color="auto"/>
            <w:bottom w:val="none" w:sz="0" w:space="0" w:color="auto"/>
            <w:right w:val="none" w:sz="0" w:space="0" w:color="auto"/>
          </w:divBdr>
        </w:div>
        <w:div w:id="1498763112">
          <w:marLeft w:val="0"/>
          <w:marRight w:val="0"/>
          <w:marTop w:val="0"/>
          <w:marBottom w:val="0"/>
          <w:divBdr>
            <w:top w:val="none" w:sz="0" w:space="0" w:color="auto"/>
            <w:left w:val="none" w:sz="0" w:space="0" w:color="auto"/>
            <w:bottom w:val="none" w:sz="0" w:space="0" w:color="auto"/>
            <w:right w:val="none" w:sz="0" w:space="0" w:color="auto"/>
          </w:divBdr>
        </w:div>
        <w:div w:id="1907840726">
          <w:marLeft w:val="0"/>
          <w:marRight w:val="0"/>
          <w:marTop w:val="0"/>
          <w:marBottom w:val="0"/>
          <w:divBdr>
            <w:top w:val="none" w:sz="0" w:space="0" w:color="auto"/>
            <w:left w:val="none" w:sz="0" w:space="0" w:color="auto"/>
            <w:bottom w:val="none" w:sz="0" w:space="0" w:color="auto"/>
            <w:right w:val="none" w:sz="0" w:space="0" w:color="auto"/>
          </w:divBdr>
        </w:div>
        <w:div w:id="1754551709">
          <w:marLeft w:val="0"/>
          <w:marRight w:val="0"/>
          <w:marTop w:val="0"/>
          <w:marBottom w:val="0"/>
          <w:divBdr>
            <w:top w:val="none" w:sz="0" w:space="0" w:color="auto"/>
            <w:left w:val="none" w:sz="0" w:space="0" w:color="auto"/>
            <w:bottom w:val="none" w:sz="0" w:space="0" w:color="auto"/>
            <w:right w:val="none" w:sz="0" w:space="0" w:color="auto"/>
          </w:divBdr>
        </w:div>
        <w:div w:id="152766503">
          <w:marLeft w:val="0"/>
          <w:marRight w:val="0"/>
          <w:marTop w:val="0"/>
          <w:marBottom w:val="0"/>
          <w:divBdr>
            <w:top w:val="none" w:sz="0" w:space="0" w:color="auto"/>
            <w:left w:val="none" w:sz="0" w:space="0" w:color="auto"/>
            <w:bottom w:val="none" w:sz="0" w:space="0" w:color="auto"/>
            <w:right w:val="none" w:sz="0" w:space="0" w:color="auto"/>
          </w:divBdr>
        </w:div>
        <w:div w:id="1099983217">
          <w:marLeft w:val="0"/>
          <w:marRight w:val="0"/>
          <w:marTop w:val="0"/>
          <w:marBottom w:val="0"/>
          <w:divBdr>
            <w:top w:val="none" w:sz="0" w:space="0" w:color="auto"/>
            <w:left w:val="none" w:sz="0" w:space="0" w:color="auto"/>
            <w:bottom w:val="none" w:sz="0" w:space="0" w:color="auto"/>
            <w:right w:val="none" w:sz="0" w:space="0" w:color="auto"/>
          </w:divBdr>
        </w:div>
        <w:div w:id="881482394">
          <w:marLeft w:val="0"/>
          <w:marRight w:val="0"/>
          <w:marTop w:val="0"/>
          <w:marBottom w:val="0"/>
          <w:divBdr>
            <w:top w:val="none" w:sz="0" w:space="0" w:color="auto"/>
            <w:left w:val="none" w:sz="0" w:space="0" w:color="auto"/>
            <w:bottom w:val="none" w:sz="0" w:space="0" w:color="auto"/>
            <w:right w:val="none" w:sz="0" w:space="0" w:color="auto"/>
          </w:divBdr>
        </w:div>
        <w:div w:id="1777864211">
          <w:marLeft w:val="0"/>
          <w:marRight w:val="0"/>
          <w:marTop w:val="0"/>
          <w:marBottom w:val="0"/>
          <w:divBdr>
            <w:top w:val="none" w:sz="0" w:space="0" w:color="auto"/>
            <w:left w:val="none" w:sz="0" w:space="0" w:color="auto"/>
            <w:bottom w:val="none" w:sz="0" w:space="0" w:color="auto"/>
            <w:right w:val="none" w:sz="0" w:space="0" w:color="auto"/>
          </w:divBdr>
        </w:div>
        <w:div w:id="1918710269">
          <w:marLeft w:val="0"/>
          <w:marRight w:val="0"/>
          <w:marTop w:val="0"/>
          <w:marBottom w:val="0"/>
          <w:divBdr>
            <w:top w:val="none" w:sz="0" w:space="0" w:color="auto"/>
            <w:left w:val="none" w:sz="0" w:space="0" w:color="auto"/>
            <w:bottom w:val="none" w:sz="0" w:space="0" w:color="auto"/>
            <w:right w:val="none" w:sz="0" w:space="0" w:color="auto"/>
          </w:divBdr>
        </w:div>
        <w:div w:id="1308969995">
          <w:marLeft w:val="0"/>
          <w:marRight w:val="0"/>
          <w:marTop w:val="0"/>
          <w:marBottom w:val="0"/>
          <w:divBdr>
            <w:top w:val="none" w:sz="0" w:space="0" w:color="auto"/>
            <w:left w:val="none" w:sz="0" w:space="0" w:color="auto"/>
            <w:bottom w:val="none" w:sz="0" w:space="0" w:color="auto"/>
            <w:right w:val="none" w:sz="0" w:space="0" w:color="auto"/>
          </w:divBdr>
        </w:div>
        <w:div w:id="1830976746">
          <w:marLeft w:val="0"/>
          <w:marRight w:val="0"/>
          <w:marTop w:val="0"/>
          <w:marBottom w:val="0"/>
          <w:divBdr>
            <w:top w:val="none" w:sz="0" w:space="0" w:color="auto"/>
            <w:left w:val="none" w:sz="0" w:space="0" w:color="auto"/>
            <w:bottom w:val="none" w:sz="0" w:space="0" w:color="auto"/>
            <w:right w:val="none" w:sz="0" w:space="0" w:color="auto"/>
          </w:divBdr>
        </w:div>
        <w:div w:id="960770696">
          <w:marLeft w:val="0"/>
          <w:marRight w:val="0"/>
          <w:marTop w:val="0"/>
          <w:marBottom w:val="0"/>
          <w:divBdr>
            <w:top w:val="none" w:sz="0" w:space="0" w:color="auto"/>
            <w:left w:val="none" w:sz="0" w:space="0" w:color="auto"/>
            <w:bottom w:val="none" w:sz="0" w:space="0" w:color="auto"/>
            <w:right w:val="none" w:sz="0" w:space="0" w:color="auto"/>
          </w:divBdr>
        </w:div>
        <w:div w:id="671641647">
          <w:marLeft w:val="0"/>
          <w:marRight w:val="0"/>
          <w:marTop w:val="0"/>
          <w:marBottom w:val="0"/>
          <w:divBdr>
            <w:top w:val="none" w:sz="0" w:space="0" w:color="auto"/>
            <w:left w:val="none" w:sz="0" w:space="0" w:color="auto"/>
            <w:bottom w:val="none" w:sz="0" w:space="0" w:color="auto"/>
            <w:right w:val="none" w:sz="0" w:space="0" w:color="auto"/>
          </w:divBdr>
        </w:div>
        <w:div w:id="1433167666">
          <w:marLeft w:val="0"/>
          <w:marRight w:val="0"/>
          <w:marTop w:val="0"/>
          <w:marBottom w:val="0"/>
          <w:divBdr>
            <w:top w:val="none" w:sz="0" w:space="0" w:color="auto"/>
            <w:left w:val="none" w:sz="0" w:space="0" w:color="auto"/>
            <w:bottom w:val="none" w:sz="0" w:space="0" w:color="auto"/>
            <w:right w:val="none" w:sz="0" w:space="0" w:color="auto"/>
          </w:divBdr>
        </w:div>
        <w:div w:id="374231398">
          <w:marLeft w:val="0"/>
          <w:marRight w:val="0"/>
          <w:marTop w:val="0"/>
          <w:marBottom w:val="0"/>
          <w:divBdr>
            <w:top w:val="none" w:sz="0" w:space="0" w:color="auto"/>
            <w:left w:val="none" w:sz="0" w:space="0" w:color="auto"/>
            <w:bottom w:val="none" w:sz="0" w:space="0" w:color="auto"/>
            <w:right w:val="none" w:sz="0" w:space="0" w:color="auto"/>
          </w:divBdr>
        </w:div>
        <w:div w:id="1227566249">
          <w:marLeft w:val="0"/>
          <w:marRight w:val="0"/>
          <w:marTop w:val="0"/>
          <w:marBottom w:val="0"/>
          <w:divBdr>
            <w:top w:val="none" w:sz="0" w:space="0" w:color="auto"/>
            <w:left w:val="none" w:sz="0" w:space="0" w:color="auto"/>
            <w:bottom w:val="none" w:sz="0" w:space="0" w:color="auto"/>
            <w:right w:val="none" w:sz="0" w:space="0" w:color="auto"/>
          </w:divBdr>
        </w:div>
        <w:div w:id="1783302405">
          <w:marLeft w:val="0"/>
          <w:marRight w:val="0"/>
          <w:marTop w:val="0"/>
          <w:marBottom w:val="0"/>
          <w:divBdr>
            <w:top w:val="none" w:sz="0" w:space="0" w:color="auto"/>
            <w:left w:val="none" w:sz="0" w:space="0" w:color="auto"/>
            <w:bottom w:val="none" w:sz="0" w:space="0" w:color="auto"/>
            <w:right w:val="none" w:sz="0" w:space="0" w:color="auto"/>
          </w:divBdr>
        </w:div>
        <w:div w:id="502202662">
          <w:marLeft w:val="0"/>
          <w:marRight w:val="0"/>
          <w:marTop w:val="0"/>
          <w:marBottom w:val="0"/>
          <w:divBdr>
            <w:top w:val="none" w:sz="0" w:space="0" w:color="auto"/>
            <w:left w:val="none" w:sz="0" w:space="0" w:color="auto"/>
            <w:bottom w:val="none" w:sz="0" w:space="0" w:color="auto"/>
            <w:right w:val="none" w:sz="0" w:space="0" w:color="auto"/>
          </w:divBdr>
        </w:div>
        <w:div w:id="253903540">
          <w:marLeft w:val="0"/>
          <w:marRight w:val="0"/>
          <w:marTop w:val="0"/>
          <w:marBottom w:val="0"/>
          <w:divBdr>
            <w:top w:val="none" w:sz="0" w:space="0" w:color="auto"/>
            <w:left w:val="none" w:sz="0" w:space="0" w:color="auto"/>
            <w:bottom w:val="none" w:sz="0" w:space="0" w:color="auto"/>
            <w:right w:val="none" w:sz="0" w:space="0" w:color="auto"/>
          </w:divBdr>
        </w:div>
        <w:div w:id="563103655">
          <w:marLeft w:val="0"/>
          <w:marRight w:val="0"/>
          <w:marTop w:val="0"/>
          <w:marBottom w:val="0"/>
          <w:divBdr>
            <w:top w:val="none" w:sz="0" w:space="0" w:color="auto"/>
            <w:left w:val="none" w:sz="0" w:space="0" w:color="auto"/>
            <w:bottom w:val="none" w:sz="0" w:space="0" w:color="auto"/>
            <w:right w:val="none" w:sz="0" w:space="0" w:color="auto"/>
          </w:divBdr>
        </w:div>
        <w:div w:id="2033337060">
          <w:marLeft w:val="0"/>
          <w:marRight w:val="0"/>
          <w:marTop w:val="0"/>
          <w:marBottom w:val="0"/>
          <w:divBdr>
            <w:top w:val="none" w:sz="0" w:space="0" w:color="auto"/>
            <w:left w:val="none" w:sz="0" w:space="0" w:color="auto"/>
            <w:bottom w:val="none" w:sz="0" w:space="0" w:color="auto"/>
            <w:right w:val="none" w:sz="0" w:space="0" w:color="auto"/>
          </w:divBdr>
        </w:div>
        <w:div w:id="855388100">
          <w:marLeft w:val="0"/>
          <w:marRight w:val="0"/>
          <w:marTop w:val="0"/>
          <w:marBottom w:val="0"/>
          <w:divBdr>
            <w:top w:val="none" w:sz="0" w:space="0" w:color="auto"/>
            <w:left w:val="none" w:sz="0" w:space="0" w:color="auto"/>
            <w:bottom w:val="none" w:sz="0" w:space="0" w:color="auto"/>
            <w:right w:val="none" w:sz="0" w:space="0" w:color="auto"/>
          </w:divBdr>
        </w:div>
        <w:div w:id="454762113">
          <w:marLeft w:val="0"/>
          <w:marRight w:val="0"/>
          <w:marTop w:val="0"/>
          <w:marBottom w:val="0"/>
          <w:divBdr>
            <w:top w:val="none" w:sz="0" w:space="0" w:color="auto"/>
            <w:left w:val="none" w:sz="0" w:space="0" w:color="auto"/>
            <w:bottom w:val="none" w:sz="0" w:space="0" w:color="auto"/>
            <w:right w:val="none" w:sz="0" w:space="0" w:color="auto"/>
          </w:divBdr>
        </w:div>
        <w:div w:id="1541042588">
          <w:marLeft w:val="0"/>
          <w:marRight w:val="0"/>
          <w:marTop w:val="0"/>
          <w:marBottom w:val="0"/>
          <w:divBdr>
            <w:top w:val="none" w:sz="0" w:space="0" w:color="auto"/>
            <w:left w:val="none" w:sz="0" w:space="0" w:color="auto"/>
            <w:bottom w:val="none" w:sz="0" w:space="0" w:color="auto"/>
            <w:right w:val="none" w:sz="0" w:space="0" w:color="auto"/>
          </w:divBdr>
        </w:div>
        <w:div w:id="354771809">
          <w:marLeft w:val="0"/>
          <w:marRight w:val="0"/>
          <w:marTop w:val="0"/>
          <w:marBottom w:val="0"/>
          <w:divBdr>
            <w:top w:val="none" w:sz="0" w:space="0" w:color="auto"/>
            <w:left w:val="none" w:sz="0" w:space="0" w:color="auto"/>
            <w:bottom w:val="none" w:sz="0" w:space="0" w:color="auto"/>
            <w:right w:val="none" w:sz="0" w:space="0" w:color="auto"/>
          </w:divBdr>
        </w:div>
        <w:div w:id="421414195">
          <w:marLeft w:val="0"/>
          <w:marRight w:val="0"/>
          <w:marTop w:val="0"/>
          <w:marBottom w:val="0"/>
          <w:divBdr>
            <w:top w:val="none" w:sz="0" w:space="0" w:color="auto"/>
            <w:left w:val="none" w:sz="0" w:space="0" w:color="auto"/>
            <w:bottom w:val="none" w:sz="0" w:space="0" w:color="auto"/>
            <w:right w:val="none" w:sz="0" w:space="0" w:color="auto"/>
          </w:divBdr>
        </w:div>
        <w:div w:id="1120303400">
          <w:marLeft w:val="0"/>
          <w:marRight w:val="0"/>
          <w:marTop w:val="0"/>
          <w:marBottom w:val="0"/>
          <w:divBdr>
            <w:top w:val="none" w:sz="0" w:space="0" w:color="auto"/>
            <w:left w:val="none" w:sz="0" w:space="0" w:color="auto"/>
            <w:bottom w:val="none" w:sz="0" w:space="0" w:color="auto"/>
            <w:right w:val="none" w:sz="0" w:space="0" w:color="auto"/>
          </w:divBdr>
        </w:div>
        <w:div w:id="809592757">
          <w:marLeft w:val="0"/>
          <w:marRight w:val="0"/>
          <w:marTop w:val="0"/>
          <w:marBottom w:val="0"/>
          <w:divBdr>
            <w:top w:val="none" w:sz="0" w:space="0" w:color="auto"/>
            <w:left w:val="none" w:sz="0" w:space="0" w:color="auto"/>
            <w:bottom w:val="none" w:sz="0" w:space="0" w:color="auto"/>
            <w:right w:val="none" w:sz="0" w:space="0" w:color="auto"/>
          </w:divBdr>
        </w:div>
        <w:div w:id="641664115">
          <w:marLeft w:val="0"/>
          <w:marRight w:val="0"/>
          <w:marTop w:val="0"/>
          <w:marBottom w:val="0"/>
          <w:divBdr>
            <w:top w:val="none" w:sz="0" w:space="0" w:color="auto"/>
            <w:left w:val="none" w:sz="0" w:space="0" w:color="auto"/>
            <w:bottom w:val="none" w:sz="0" w:space="0" w:color="auto"/>
            <w:right w:val="none" w:sz="0" w:space="0" w:color="auto"/>
          </w:divBdr>
        </w:div>
        <w:div w:id="797065144">
          <w:marLeft w:val="0"/>
          <w:marRight w:val="0"/>
          <w:marTop w:val="0"/>
          <w:marBottom w:val="0"/>
          <w:divBdr>
            <w:top w:val="none" w:sz="0" w:space="0" w:color="auto"/>
            <w:left w:val="none" w:sz="0" w:space="0" w:color="auto"/>
            <w:bottom w:val="none" w:sz="0" w:space="0" w:color="auto"/>
            <w:right w:val="none" w:sz="0" w:space="0" w:color="auto"/>
          </w:divBdr>
        </w:div>
        <w:div w:id="19212549">
          <w:marLeft w:val="0"/>
          <w:marRight w:val="0"/>
          <w:marTop w:val="0"/>
          <w:marBottom w:val="0"/>
          <w:divBdr>
            <w:top w:val="none" w:sz="0" w:space="0" w:color="auto"/>
            <w:left w:val="none" w:sz="0" w:space="0" w:color="auto"/>
            <w:bottom w:val="none" w:sz="0" w:space="0" w:color="auto"/>
            <w:right w:val="none" w:sz="0" w:space="0" w:color="auto"/>
          </w:divBdr>
        </w:div>
        <w:div w:id="1240478946">
          <w:marLeft w:val="0"/>
          <w:marRight w:val="0"/>
          <w:marTop w:val="0"/>
          <w:marBottom w:val="0"/>
          <w:divBdr>
            <w:top w:val="none" w:sz="0" w:space="0" w:color="auto"/>
            <w:left w:val="none" w:sz="0" w:space="0" w:color="auto"/>
            <w:bottom w:val="none" w:sz="0" w:space="0" w:color="auto"/>
            <w:right w:val="none" w:sz="0" w:space="0" w:color="auto"/>
          </w:divBdr>
        </w:div>
        <w:div w:id="1294557659">
          <w:marLeft w:val="0"/>
          <w:marRight w:val="0"/>
          <w:marTop w:val="0"/>
          <w:marBottom w:val="0"/>
          <w:divBdr>
            <w:top w:val="none" w:sz="0" w:space="0" w:color="auto"/>
            <w:left w:val="none" w:sz="0" w:space="0" w:color="auto"/>
            <w:bottom w:val="none" w:sz="0" w:space="0" w:color="auto"/>
            <w:right w:val="none" w:sz="0" w:space="0" w:color="auto"/>
          </w:divBdr>
        </w:div>
        <w:div w:id="776608238">
          <w:marLeft w:val="0"/>
          <w:marRight w:val="0"/>
          <w:marTop w:val="0"/>
          <w:marBottom w:val="0"/>
          <w:divBdr>
            <w:top w:val="none" w:sz="0" w:space="0" w:color="auto"/>
            <w:left w:val="none" w:sz="0" w:space="0" w:color="auto"/>
            <w:bottom w:val="none" w:sz="0" w:space="0" w:color="auto"/>
            <w:right w:val="none" w:sz="0" w:space="0" w:color="auto"/>
          </w:divBdr>
        </w:div>
        <w:div w:id="1194197784">
          <w:marLeft w:val="0"/>
          <w:marRight w:val="0"/>
          <w:marTop w:val="0"/>
          <w:marBottom w:val="0"/>
          <w:divBdr>
            <w:top w:val="none" w:sz="0" w:space="0" w:color="auto"/>
            <w:left w:val="none" w:sz="0" w:space="0" w:color="auto"/>
            <w:bottom w:val="none" w:sz="0" w:space="0" w:color="auto"/>
            <w:right w:val="none" w:sz="0" w:space="0" w:color="auto"/>
          </w:divBdr>
        </w:div>
        <w:div w:id="1031884261">
          <w:marLeft w:val="0"/>
          <w:marRight w:val="0"/>
          <w:marTop w:val="0"/>
          <w:marBottom w:val="0"/>
          <w:divBdr>
            <w:top w:val="none" w:sz="0" w:space="0" w:color="auto"/>
            <w:left w:val="none" w:sz="0" w:space="0" w:color="auto"/>
            <w:bottom w:val="none" w:sz="0" w:space="0" w:color="auto"/>
            <w:right w:val="none" w:sz="0" w:space="0" w:color="auto"/>
          </w:divBdr>
        </w:div>
        <w:div w:id="1752775182">
          <w:marLeft w:val="0"/>
          <w:marRight w:val="0"/>
          <w:marTop w:val="0"/>
          <w:marBottom w:val="0"/>
          <w:divBdr>
            <w:top w:val="none" w:sz="0" w:space="0" w:color="auto"/>
            <w:left w:val="none" w:sz="0" w:space="0" w:color="auto"/>
            <w:bottom w:val="none" w:sz="0" w:space="0" w:color="auto"/>
            <w:right w:val="none" w:sz="0" w:space="0" w:color="auto"/>
          </w:divBdr>
        </w:div>
        <w:div w:id="905185159">
          <w:marLeft w:val="0"/>
          <w:marRight w:val="0"/>
          <w:marTop w:val="0"/>
          <w:marBottom w:val="0"/>
          <w:divBdr>
            <w:top w:val="none" w:sz="0" w:space="0" w:color="auto"/>
            <w:left w:val="none" w:sz="0" w:space="0" w:color="auto"/>
            <w:bottom w:val="none" w:sz="0" w:space="0" w:color="auto"/>
            <w:right w:val="none" w:sz="0" w:space="0" w:color="auto"/>
          </w:divBdr>
        </w:div>
        <w:div w:id="1438453356">
          <w:marLeft w:val="0"/>
          <w:marRight w:val="0"/>
          <w:marTop w:val="0"/>
          <w:marBottom w:val="0"/>
          <w:divBdr>
            <w:top w:val="none" w:sz="0" w:space="0" w:color="auto"/>
            <w:left w:val="none" w:sz="0" w:space="0" w:color="auto"/>
            <w:bottom w:val="none" w:sz="0" w:space="0" w:color="auto"/>
            <w:right w:val="none" w:sz="0" w:space="0" w:color="auto"/>
          </w:divBdr>
        </w:div>
        <w:div w:id="1270971632">
          <w:marLeft w:val="0"/>
          <w:marRight w:val="0"/>
          <w:marTop w:val="0"/>
          <w:marBottom w:val="0"/>
          <w:divBdr>
            <w:top w:val="none" w:sz="0" w:space="0" w:color="auto"/>
            <w:left w:val="none" w:sz="0" w:space="0" w:color="auto"/>
            <w:bottom w:val="none" w:sz="0" w:space="0" w:color="auto"/>
            <w:right w:val="none" w:sz="0" w:space="0" w:color="auto"/>
          </w:divBdr>
        </w:div>
        <w:div w:id="494415281">
          <w:marLeft w:val="0"/>
          <w:marRight w:val="0"/>
          <w:marTop w:val="0"/>
          <w:marBottom w:val="0"/>
          <w:divBdr>
            <w:top w:val="none" w:sz="0" w:space="0" w:color="auto"/>
            <w:left w:val="none" w:sz="0" w:space="0" w:color="auto"/>
            <w:bottom w:val="none" w:sz="0" w:space="0" w:color="auto"/>
            <w:right w:val="none" w:sz="0" w:space="0" w:color="auto"/>
          </w:divBdr>
        </w:div>
        <w:div w:id="1893230420">
          <w:marLeft w:val="0"/>
          <w:marRight w:val="0"/>
          <w:marTop w:val="0"/>
          <w:marBottom w:val="0"/>
          <w:divBdr>
            <w:top w:val="none" w:sz="0" w:space="0" w:color="auto"/>
            <w:left w:val="none" w:sz="0" w:space="0" w:color="auto"/>
            <w:bottom w:val="none" w:sz="0" w:space="0" w:color="auto"/>
            <w:right w:val="none" w:sz="0" w:space="0" w:color="auto"/>
          </w:divBdr>
        </w:div>
        <w:div w:id="980961540">
          <w:marLeft w:val="0"/>
          <w:marRight w:val="0"/>
          <w:marTop w:val="0"/>
          <w:marBottom w:val="0"/>
          <w:divBdr>
            <w:top w:val="none" w:sz="0" w:space="0" w:color="auto"/>
            <w:left w:val="none" w:sz="0" w:space="0" w:color="auto"/>
            <w:bottom w:val="none" w:sz="0" w:space="0" w:color="auto"/>
            <w:right w:val="none" w:sz="0" w:space="0" w:color="auto"/>
          </w:divBdr>
        </w:div>
        <w:div w:id="1069156646">
          <w:marLeft w:val="0"/>
          <w:marRight w:val="0"/>
          <w:marTop w:val="0"/>
          <w:marBottom w:val="0"/>
          <w:divBdr>
            <w:top w:val="none" w:sz="0" w:space="0" w:color="auto"/>
            <w:left w:val="none" w:sz="0" w:space="0" w:color="auto"/>
            <w:bottom w:val="none" w:sz="0" w:space="0" w:color="auto"/>
            <w:right w:val="none" w:sz="0" w:space="0" w:color="auto"/>
          </w:divBdr>
        </w:div>
        <w:div w:id="2057005869">
          <w:marLeft w:val="0"/>
          <w:marRight w:val="0"/>
          <w:marTop w:val="0"/>
          <w:marBottom w:val="0"/>
          <w:divBdr>
            <w:top w:val="none" w:sz="0" w:space="0" w:color="auto"/>
            <w:left w:val="none" w:sz="0" w:space="0" w:color="auto"/>
            <w:bottom w:val="none" w:sz="0" w:space="0" w:color="auto"/>
            <w:right w:val="none" w:sz="0" w:space="0" w:color="auto"/>
          </w:divBdr>
        </w:div>
        <w:div w:id="1387529915">
          <w:marLeft w:val="0"/>
          <w:marRight w:val="0"/>
          <w:marTop w:val="0"/>
          <w:marBottom w:val="0"/>
          <w:divBdr>
            <w:top w:val="none" w:sz="0" w:space="0" w:color="auto"/>
            <w:left w:val="none" w:sz="0" w:space="0" w:color="auto"/>
            <w:bottom w:val="none" w:sz="0" w:space="0" w:color="auto"/>
            <w:right w:val="none" w:sz="0" w:space="0" w:color="auto"/>
          </w:divBdr>
        </w:div>
        <w:div w:id="969938057">
          <w:marLeft w:val="0"/>
          <w:marRight w:val="0"/>
          <w:marTop w:val="0"/>
          <w:marBottom w:val="0"/>
          <w:divBdr>
            <w:top w:val="none" w:sz="0" w:space="0" w:color="auto"/>
            <w:left w:val="none" w:sz="0" w:space="0" w:color="auto"/>
            <w:bottom w:val="none" w:sz="0" w:space="0" w:color="auto"/>
            <w:right w:val="none" w:sz="0" w:space="0" w:color="auto"/>
          </w:divBdr>
        </w:div>
        <w:div w:id="1732194362">
          <w:marLeft w:val="0"/>
          <w:marRight w:val="0"/>
          <w:marTop w:val="0"/>
          <w:marBottom w:val="0"/>
          <w:divBdr>
            <w:top w:val="none" w:sz="0" w:space="0" w:color="auto"/>
            <w:left w:val="none" w:sz="0" w:space="0" w:color="auto"/>
            <w:bottom w:val="none" w:sz="0" w:space="0" w:color="auto"/>
            <w:right w:val="none" w:sz="0" w:space="0" w:color="auto"/>
          </w:divBdr>
        </w:div>
        <w:div w:id="1186793799">
          <w:marLeft w:val="0"/>
          <w:marRight w:val="0"/>
          <w:marTop w:val="0"/>
          <w:marBottom w:val="0"/>
          <w:divBdr>
            <w:top w:val="none" w:sz="0" w:space="0" w:color="auto"/>
            <w:left w:val="none" w:sz="0" w:space="0" w:color="auto"/>
            <w:bottom w:val="none" w:sz="0" w:space="0" w:color="auto"/>
            <w:right w:val="none" w:sz="0" w:space="0" w:color="auto"/>
          </w:divBdr>
        </w:div>
        <w:div w:id="1846744170">
          <w:marLeft w:val="0"/>
          <w:marRight w:val="0"/>
          <w:marTop w:val="0"/>
          <w:marBottom w:val="0"/>
          <w:divBdr>
            <w:top w:val="none" w:sz="0" w:space="0" w:color="auto"/>
            <w:left w:val="none" w:sz="0" w:space="0" w:color="auto"/>
            <w:bottom w:val="none" w:sz="0" w:space="0" w:color="auto"/>
            <w:right w:val="none" w:sz="0" w:space="0" w:color="auto"/>
          </w:divBdr>
        </w:div>
        <w:div w:id="809904128">
          <w:marLeft w:val="0"/>
          <w:marRight w:val="0"/>
          <w:marTop w:val="0"/>
          <w:marBottom w:val="0"/>
          <w:divBdr>
            <w:top w:val="none" w:sz="0" w:space="0" w:color="auto"/>
            <w:left w:val="none" w:sz="0" w:space="0" w:color="auto"/>
            <w:bottom w:val="none" w:sz="0" w:space="0" w:color="auto"/>
            <w:right w:val="none" w:sz="0" w:space="0" w:color="auto"/>
          </w:divBdr>
        </w:div>
        <w:div w:id="732200783">
          <w:marLeft w:val="0"/>
          <w:marRight w:val="0"/>
          <w:marTop w:val="0"/>
          <w:marBottom w:val="0"/>
          <w:divBdr>
            <w:top w:val="none" w:sz="0" w:space="0" w:color="auto"/>
            <w:left w:val="none" w:sz="0" w:space="0" w:color="auto"/>
            <w:bottom w:val="none" w:sz="0" w:space="0" w:color="auto"/>
            <w:right w:val="none" w:sz="0" w:space="0" w:color="auto"/>
          </w:divBdr>
        </w:div>
        <w:div w:id="453644264">
          <w:marLeft w:val="0"/>
          <w:marRight w:val="0"/>
          <w:marTop w:val="0"/>
          <w:marBottom w:val="0"/>
          <w:divBdr>
            <w:top w:val="none" w:sz="0" w:space="0" w:color="auto"/>
            <w:left w:val="none" w:sz="0" w:space="0" w:color="auto"/>
            <w:bottom w:val="none" w:sz="0" w:space="0" w:color="auto"/>
            <w:right w:val="none" w:sz="0" w:space="0" w:color="auto"/>
          </w:divBdr>
        </w:div>
        <w:div w:id="1407651112">
          <w:marLeft w:val="0"/>
          <w:marRight w:val="0"/>
          <w:marTop w:val="0"/>
          <w:marBottom w:val="0"/>
          <w:divBdr>
            <w:top w:val="none" w:sz="0" w:space="0" w:color="auto"/>
            <w:left w:val="none" w:sz="0" w:space="0" w:color="auto"/>
            <w:bottom w:val="none" w:sz="0" w:space="0" w:color="auto"/>
            <w:right w:val="none" w:sz="0" w:space="0" w:color="auto"/>
          </w:divBdr>
        </w:div>
        <w:div w:id="1292009333">
          <w:marLeft w:val="0"/>
          <w:marRight w:val="0"/>
          <w:marTop w:val="0"/>
          <w:marBottom w:val="0"/>
          <w:divBdr>
            <w:top w:val="none" w:sz="0" w:space="0" w:color="auto"/>
            <w:left w:val="none" w:sz="0" w:space="0" w:color="auto"/>
            <w:bottom w:val="none" w:sz="0" w:space="0" w:color="auto"/>
            <w:right w:val="none" w:sz="0" w:space="0" w:color="auto"/>
          </w:divBdr>
        </w:div>
        <w:div w:id="1249852802">
          <w:marLeft w:val="0"/>
          <w:marRight w:val="0"/>
          <w:marTop w:val="0"/>
          <w:marBottom w:val="0"/>
          <w:divBdr>
            <w:top w:val="none" w:sz="0" w:space="0" w:color="auto"/>
            <w:left w:val="none" w:sz="0" w:space="0" w:color="auto"/>
            <w:bottom w:val="none" w:sz="0" w:space="0" w:color="auto"/>
            <w:right w:val="none" w:sz="0" w:space="0" w:color="auto"/>
          </w:divBdr>
        </w:div>
        <w:div w:id="1174345927">
          <w:marLeft w:val="0"/>
          <w:marRight w:val="0"/>
          <w:marTop w:val="0"/>
          <w:marBottom w:val="0"/>
          <w:divBdr>
            <w:top w:val="none" w:sz="0" w:space="0" w:color="auto"/>
            <w:left w:val="none" w:sz="0" w:space="0" w:color="auto"/>
            <w:bottom w:val="none" w:sz="0" w:space="0" w:color="auto"/>
            <w:right w:val="none" w:sz="0" w:space="0" w:color="auto"/>
          </w:divBdr>
        </w:div>
        <w:div w:id="364214018">
          <w:marLeft w:val="0"/>
          <w:marRight w:val="0"/>
          <w:marTop w:val="0"/>
          <w:marBottom w:val="0"/>
          <w:divBdr>
            <w:top w:val="none" w:sz="0" w:space="0" w:color="auto"/>
            <w:left w:val="none" w:sz="0" w:space="0" w:color="auto"/>
            <w:bottom w:val="none" w:sz="0" w:space="0" w:color="auto"/>
            <w:right w:val="none" w:sz="0" w:space="0" w:color="auto"/>
          </w:divBdr>
        </w:div>
        <w:div w:id="855775002">
          <w:marLeft w:val="0"/>
          <w:marRight w:val="0"/>
          <w:marTop w:val="0"/>
          <w:marBottom w:val="0"/>
          <w:divBdr>
            <w:top w:val="none" w:sz="0" w:space="0" w:color="auto"/>
            <w:left w:val="none" w:sz="0" w:space="0" w:color="auto"/>
            <w:bottom w:val="none" w:sz="0" w:space="0" w:color="auto"/>
            <w:right w:val="none" w:sz="0" w:space="0" w:color="auto"/>
          </w:divBdr>
        </w:div>
        <w:div w:id="1479490888">
          <w:marLeft w:val="0"/>
          <w:marRight w:val="0"/>
          <w:marTop w:val="0"/>
          <w:marBottom w:val="0"/>
          <w:divBdr>
            <w:top w:val="none" w:sz="0" w:space="0" w:color="auto"/>
            <w:left w:val="none" w:sz="0" w:space="0" w:color="auto"/>
            <w:bottom w:val="none" w:sz="0" w:space="0" w:color="auto"/>
            <w:right w:val="none" w:sz="0" w:space="0" w:color="auto"/>
          </w:divBdr>
        </w:div>
        <w:div w:id="225605431">
          <w:marLeft w:val="0"/>
          <w:marRight w:val="0"/>
          <w:marTop w:val="0"/>
          <w:marBottom w:val="0"/>
          <w:divBdr>
            <w:top w:val="none" w:sz="0" w:space="0" w:color="auto"/>
            <w:left w:val="none" w:sz="0" w:space="0" w:color="auto"/>
            <w:bottom w:val="none" w:sz="0" w:space="0" w:color="auto"/>
            <w:right w:val="none" w:sz="0" w:space="0" w:color="auto"/>
          </w:divBdr>
        </w:div>
        <w:div w:id="618142479">
          <w:marLeft w:val="0"/>
          <w:marRight w:val="0"/>
          <w:marTop w:val="0"/>
          <w:marBottom w:val="0"/>
          <w:divBdr>
            <w:top w:val="none" w:sz="0" w:space="0" w:color="auto"/>
            <w:left w:val="none" w:sz="0" w:space="0" w:color="auto"/>
            <w:bottom w:val="none" w:sz="0" w:space="0" w:color="auto"/>
            <w:right w:val="none" w:sz="0" w:space="0" w:color="auto"/>
          </w:divBdr>
        </w:div>
        <w:div w:id="661159586">
          <w:marLeft w:val="0"/>
          <w:marRight w:val="0"/>
          <w:marTop w:val="0"/>
          <w:marBottom w:val="0"/>
          <w:divBdr>
            <w:top w:val="none" w:sz="0" w:space="0" w:color="auto"/>
            <w:left w:val="none" w:sz="0" w:space="0" w:color="auto"/>
            <w:bottom w:val="none" w:sz="0" w:space="0" w:color="auto"/>
            <w:right w:val="none" w:sz="0" w:space="0" w:color="auto"/>
          </w:divBdr>
        </w:div>
        <w:div w:id="866135341">
          <w:marLeft w:val="0"/>
          <w:marRight w:val="0"/>
          <w:marTop w:val="0"/>
          <w:marBottom w:val="0"/>
          <w:divBdr>
            <w:top w:val="none" w:sz="0" w:space="0" w:color="auto"/>
            <w:left w:val="none" w:sz="0" w:space="0" w:color="auto"/>
            <w:bottom w:val="none" w:sz="0" w:space="0" w:color="auto"/>
            <w:right w:val="none" w:sz="0" w:space="0" w:color="auto"/>
          </w:divBdr>
        </w:div>
        <w:div w:id="852649494">
          <w:marLeft w:val="0"/>
          <w:marRight w:val="0"/>
          <w:marTop w:val="0"/>
          <w:marBottom w:val="0"/>
          <w:divBdr>
            <w:top w:val="none" w:sz="0" w:space="0" w:color="auto"/>
            <w:left w:val="none" w:sz="0" w:space="0" w:color="auto"/>
            <w:bottom w:val="none" w:sz="0" w:space="0" w:color="auto"/>
            <w:right w:val="none" w:sz="0" w:space="0" w:color="auto"/>
          </w:divBdr>
        </w:div>
        <w:div w:id="1961763703">
          <w:marLeft w:val="0"/>
          <w:marRight w:val="0"/>
          <w:marTop w:val="0"/>
          <w:marBottom w:val="0"/>
          <w:divBdr>
            <w:top w:val="none" w:sz="0" w:space="0" w:color="auto"/>
            <w:left w:val="none" w:sz="0" w:space="0" w:color="auto"/>
            <w:bottom w:val="none" w:sz="0" w:space="0" w:color="auto"/>
            <w:right w:val="none" w:sz="0" w:space="0" w:color="auto"/>
          </w:divBdr>
        </w:div>
        <w:div w:id="295062294">
          <w:marLeft w:val="0"/>
          <w:marRight w:val="0"/>
          <w:marTop w:val="0"/>
          <w:marBottom w:val="0"/>
          <w:divBdr>
            <w:top w:val="none" w:sz="0" w:space="0" w:color="auto"/>
            <w:left w:val="none" w:sz="0" w:space="0" w:color="auto"/>
            <w:bottom w:val="none" w:sz="0" w:space="0" w:color="auto"/>
            <w:right w:val="none" w:sz="0" w:space="0" w:color="auto"/>
          </w:divBdr>
        </w:div>
        <w:div w:id="899825921">
          <w:marLeft w:val="0"/>
          <w:marRight w:val="0"/>
          <w:marTop w:val="0"/>
          <w:marBottom w:val="0"/>
          <w:divBdr>
            <w:top w:val="none" w:sz="0" w:space="0" w:color="auto"/>
            <w:left w:val="none" w:sz="0" w:space="0" w:color="auto"/>
            <w:bottom w:val="none" w:sz="0" w:space="0" w:color="auto"/>
            <w:right w:val="none" w:sz="0" w:space="0" w:color="auto"/>
          </w:divBdr>
        </w:div>
        <w:div w:id="1301616430">
          <w:marLeft w:val="0"/>
          <w:marRight w:val="0"/>
          <w:marTop w:val="0"/>
          <w:marBottom w:val="0"/>
          <w:divBdr>
            <w:top w:val="none" w:sz="0" w:space="0" w:color="auto"/>
            <w:left w:val="none" w:sz="0" w:space="0" w:color="auto"/>
            <w:bottom w:val="none" w:sz="0" w:space="0" w:color="auto"/>
            <w:right w:val="none" w:sz="0" w:space="0" w:color="auto"/>
          </w:divBdr>
        </w:div>
        <w:div w:id="1080056491">
          <w:marLeft w:val="0"/>
          <w:marRight w:val="0"/>
          <w:marTop w:val="0"/>
          <w:marBottom w:val="0"/>
          <w:divBdr>
            <w:top w:val="none" w:sz="0" w:space="0" w:color="auto"/>
            <w:left w:val="none" w:sz="0" w:space="0" w:color="auto"/>
            <w:bottom w:val="none" w:sz="0" w:space="0" w:color="auto"/>
            <w:right w:val="none" w:sz="0" w:space="0" w:color="auto"/>
          </w:divBdr>
        </w:div>
        <w:div w:id="114060508">
          <w:marLeft w:val="0"/>
          <w:marRight w:val="0"/>
          <w:marTop w:val="0"/>
          <w:marBottom w:val="0"/>
          <w:divBdr>
            <w:top w:val="none" w:sz="0" w:space="0" w:color="auto"/>
            <w:left w:val="none" w:sz="0" w:space="0" w:color="auto"/>
            <w:bottom w:val="none" w:sz="0" w:space="0" w:color="auto"/>
            <w:right w:val="none" w:sz="0" w:space="0" w:color="auto"/>
          </w:divBdr>
        </w:div>
        <w:div w:id="1509755442">
          <w:marLeft w:val="0"/>
          <w:marRight w:val="0"/>
          <w:marTop w:val="0"/>
          <w:marBottom w:val="0"/>
          <w:divBdr>
            <w:top w:val="none" w:sz="0" w:space="0" w:color="auto"/>
            <w:left w:val="none" w:sz="0" w:space="0" w:color="auto"/>
            <w:bottom w:val="none" w:sz="0" w:space="0" w:color="auto"/>
            <w:right w:val="none" w:sz="0" w:space="0" w:color="auto"/>
          </w:divBdr>
        </w:div>
        <w:div w:id="920286780">
          <w:marLeft w:val="0"/>
          <w:marRight w:val="0"/>
          <w:marTop w:val="0"/>
          <w:marBottom w:val="0"/>
          <w:divBdr>
            <w:top w:val="none" w:sz="0" w:space="0" w:color="auto"/>
            <w:left w:val="none" w:sz="0" w:space="0" w:color="auto"/>
            <w:bottom w:val="none" w:sz="0" w:space="0" w:color="auto"/>
            <w:right w:val="none" w:sz="0" w:space="0" w:color="auto"/>
          </w:divBdr>
        </w:div>
        <w:div w:id="242448888">
          <w:marLeft w:val="0"/>
          <w:marRight w:val="0"/>
          <w:marTop w:val="0"/>
          <w:marBottom w:val="0"/>
          <w:divBdr>
            <w:top w:val="none" w:sz="0" w:space="0" w:color="auto"/>
            <w:left w:val="none" w:sz="0" w:space="0" w:color="auto"/>
            <w:bottom w:val="none" w:sz="0" w:space="0" w:color="auto"/>
            <w:right w:val="none" w:sz="0" w:space="0" w:color="auto"/>
          </w:divBdr>
        </w:div>
        <w:div w:id="1093621796">
          <w:marLeft w:val="0"/>
          <w:marRight w:val="0"/>
          <w:marTop w:val="0"/>
          <w:marBottom w:val="0"/>
          <w:divBdr>
            <w:top w:val="none" w:sz="0" w:space="0" w:color="auto"/>
            <w:left w:val="none" w:sz="0" w:space="0" w:color="auto"/>
            <w:bottom w:val="none" w:sz="0" w:space="0" w:color="auto"/>
            <w:right w:val="none" w:sz="0" w:space="0" w:color="auto"/>
          </w:divBdr>
        </w:div>
        <w:div w:id="221452199">
          <w:marLeft w:val="0"/>
          <w:marRight w:val="0"/>
          <w:marTop w:val="0"/>
          <w:marBottom w:val="0"/>
          <w:divBdr>
            <w:top w:val="none" w:sz="0" w:space="0" w:color="auto"/>
            <w:left w:val="none" w:sz="0" w:space="0" w:color="auto"/>
            <w:bottom w:val="none" w:sz="0" w:space="0" w:color="auto"/>
            <w:right w:val="none" w:sz="0" w:space="0" w:color="auto"/>
          </w:divBdr>
        </w:div>
        <w:div w:id="1977252900">
          <w:marLeft w:val="0"/>
          <w:marRight w:val="0"/>
          <w:marTop w:val="0"/>
          <w:marBottom w:val="0"/>
          <w:divBdr>
            <w:top w:val="none" w:sz="0" w:space="0" w:color="auto"/>
            <w:left w:val="none" w:sz="0" w:space="0" w:color="auto"/>
            <w:bottom w:val="none" w:sz="0" w:space="0" w:color="auto"/>
            <w:right w:val="none" w:sz="0" w:space="0" w:color="auto"/>
          </w:divBdr>
        </w:div>
        <w:div w:id="787700659">
          <w:marLeft w:val="0"/>
          <w:marRight w:val="0"/>
          <w:marTop w:val="0"/>
          <w:marBottom w:val="0"/>
          <w:divBdr>
            <w:top w:val="none" w:sz="0" w:space="0" w:color="auto"/>
            <w:left w:val="none" w:sz="0" w:space="0" w:color="auto"/>
            <w:bottom w:val="none" w:sz="0" w:space="0" w:color="auto"/>
            <w:right w:val="none" w:sz="0" w:space="0" w:color="auto"/>
          </w:divBdr>
        </w:div>
        <w:div w:id="359282998">
          <w:marLeft w:val="0"/>
          <w:marRight w:val="0"/>
          <w:marTop w:val="0"/>
          <w:marBottom w:val="0"/>
          <w:divBdr>
            <w:top w:val="none" w:sz="0" w:space="0" w:color="auto"/>
            <w:left w:val="none" w:sz="0" w:space="0" w:color="auto"/>
            <w:bottom w:val="none" w:sz="0" w:space="0" w:color="auto"/>
            <w:right w:val="none" w:sz="0" w:space="0" w:color="auto"/>
          </w:divBdr>
        </w:div>
        <w:div w:id="1474058361">
          <w:marLeft w:val="0"/>
          <w:marRight w:val="0"/>
          <w:marTop w:val="0"/>
          <w:marBottom w:val="0"/>
          <w:divBdr>
            <w:top w:val="none" w:sz="0" w:space="0" w:color="auto"/>
            <w:left w:val="none" w:sz="0" w:space="0" w:color="auto"/>
            <w:bottom w:val="none" w:sz="0" w:space="0" w:color="auto"/>
            <w:right w:val="none" w:sz="0" w:space="0" w:color="auto"/>
          </w:divBdr>
        </w:div>
        <w:div w:id="1326058379">
          <w:marLeft w:val="0"/>
          <w:marRight w:val="0"/>
          <w:marTop w:val="0"/>
          <w:marBottom w:val="0"/>
          <w:divBdr>
            <w:top w:val="none" w:sz="0" w:space="0" w:color="auto"/>
            <w:left w:val="none" w:sz="0" w:space="0" w:color="auto"/>
            <w:bottom w:val="none" w:sz="0" w:space="0" w:color="auto"/>
            <w:right w:val="none" w:sz="0" w:space="0" w:color="auto"/>
          </w:divBdr>
        </w:div>
        <w:div w:id="1482623245">
          <w:marLeft w:val="0"/>
          <w:marRight w:val="0"/>
          <w:marTop w:val="0"/>
          <w:marBottom w:val="0"/>
          <w:divBdr>
            <w:top w:val="none" w:sz="0" w:space="0" w:color="auto"/>
            <w:left w:val="none" w:sz="0" w:space="0" w:color="auto"/>
            <w:bottom w:val="none" w:sz="0" w:space="0" w:color="auto"/>
            <w:right w:val="none" w:sz="0" w:space="0" w:color="auto"/>
          </w:divBdr>
        </w:div>
        <w:div w:id="1309433371">
          <w:marLeft w:val="0"/>
          <w:marRight w:val="0"/>
          <w:marTop w:val="0"/>
          <w:marBottom w:val="0"/>
          <w:divBdr>
            <w:top w:val="none" w:sz="0" w:space="0" w:color="auto"/>
            <w:left w:val="none" w:sz="0" w:space="0" w:color="auto"/>
            <w:bottom w:val="none" w:sz="0" w:space="0" w:color="auto"/>
            <w:right w:val="none" w:sz="0" w:space="0" w:color="auto"/>
          </w:divBdr>
        </w:div>
        <w:div w:id="1753577770">
          <w:marLeft w:val="0"/>
          <w:marRight w:val="0"/>
          <w:marTop w:val="0"/>
          <w:marBottom w:val="0"/>
          <w:divBdr>
            <w:top w:val="none" w:sz="0" w:space="0" w:color="auto"/>
            <w:left w:val="none" w:sz="0" w:space="0" w:color="auto"/>
            <w:bottom w:val="none" w:sz="0" w:space="0" w:color="auto"/>
            <w:right w:val="none" w:sz="0" w:space="0" w:color="auto"/>
          </w:divBdr>
        </w:div>
        <w:div w:id="2126806209">
          <w:marLeft w:val="0"/>
          <w:marRight w:val="0"/>
          <w:marTop w:val="0"/>
          <w:marBottom w:val="0"/>
          <w:divBdr>
            <w:top w:val="none" w:sz="0" w:space="0" w:color="auto"/>
            <w:left w:val="none" w:sz="0" w:space="0" w:color="auto"/>
            <w:bottom w:val="none" w:sz="0" w:space="0" w:color="auto"/>
            <w:right w:val="none" w:sz="0" w:space="0" w:color="auto"/>
          </w:divBdr>
        </w:div>
        <w:div w:id="744301604">
          <w:marLeft w:val="0"/>
          <w:marRight w:val="0"/>
          <w:marTop w:val="0"/>
          <w:marBottom w:val="0"/>
          <w:divBdr>
            <w:top w:val="none" w:sz="0" w:space="0" w:color="auto"/>
            <w:left w:val="none" w:sz="0" w:space="0" w:color="auto"/>
            <w:bottom w:val="none" w:sz="0" w:space="0" w:color="auto"/>
            <w:right w:val="none" w:sz="0" w:space="0" w:color="auto"/>
          </w:divBdr>
        </w:div>
        <w:div w:id="272638897">
          <w:marLeft w:val="0"/>
          <w:marRight w:val="0"/>
          <w:marTop w:val="0"/>
          <w:marBottom w:val="0"/>
          <w:divBdr>
            <w:top w:val="none" w:sz="0" w:space="0" w:color="auto"/>
            <w:left w:val="none" w:sz="0" w:space="0" w:color="auto"/>
            <w:bottom w:val="none" w:sz="0" w:space="0" w:color="auto"/>
            <w:right w:val="none" w:sz="0" w:space="0" w:color="auto"/>
          </w:divBdr>
        </w:div>
        <w:div w:id="1578124665">
          <w:marLeft w:val="0"/>
          <w:marRight w:val="0"/>
          <w:marTop w:val="0"/>
          <w:marBottom w:val="0"/>
          <w:divBdr>
            <w:top w:val="none" w:sz="0" w:space="0" w:color="auto"/>
            <w:left w:val="none" w:sz="0" w:space="0" w:color="auto"/>
            <w:bottom w:val="none" w:sz="0" w:space="0" w:color="auto"/>
            <w:right w:val="none" w:sz="0" w:space="0" w:color="auto"/>
          </w:divBdr>
        </w:div>
        <w:div w:id="1119226377">
          <w:marLeft w:val="0"/>
          <w:marRight w:val="0"/>
          <w:marTop w:val="0"/>
          <w:marBottom w:val="0"/>
          <w:divBdr>
            <w:top w:val="none" w:sz="0" w:space="0" w:color="auto"/>
            <w:left w:val="none" w:sz="0" w:space="0" w:color="auto"/>
            <w:bottom w:val="none" w:sz="0" w:space="0" w:color="auto"/>
            <w:right w:val="none" w:sz="0" w:space="0" w:color="auto"/>
          </w:divBdr>
        </w:div>
        <w:div w:id="186407584">
          <w:marLeft w:val="0"/>
          <w:marRight w:val="0"/>
          <w:marTop w:val="0"/>
          <w:marBottom w:val="0"/>
          <w:divBdr>
            <w:top w:val="none" w:sz="0" w:space="0" w:color="auto"/>
            <w:left w:val="none" w:sz="0" w:space="0" w:color="auto"/>
            <w:bottom w:val="none" w:sz="0" w:space="0" w:color="auto"/>
            <w:right w:val="none" w:sz="0" w:space="0" w:color="auto"/>
          </w:divBdr>
        </w:div>
        <w:div w:id="1159619323">
          <w:marLeft w:val="0"/>
          <w:marRight w:val="0"/>
          <w:marTop w:val="0"/>
          <w:marBottom w:val="0"/>
          <w:divBdr>
            <w:top w:val="none" w:sz="0" w:space="0" w:color="auto"/>
            <w:left w:val="none" w:sz="0" w:space="0" w:color="auto"/>
            <w:bottom w:val="none" w:sz="0" w:space="0" w:color="auto"/>
            <w:right w:val="none" w:sz="0" w:space="0" w:color="auto"/>
          </w:divBdr>
        </w:div>
        <w:div w:id="1261529984">
          <w:marLeft w:val="0"/>
          <w:marRight w:val="0"/>
          <w:marTop w:val="0"/>
          <w:marBottom w:val="0"/>
          <w:divBdr>
            <w:top w:val="none" w:sz="0" w:space="0" w:color="auto"/>
            <w:left w:val="none" w:sz="0" w:space="0" w:color="auto"/>
            <w:bottom w:val="none" w:sz="0" w:space="0" w:color="auto"/>
            <w:right w:val="none" w:sz="0" w:space="0" w:color="auto"/>
          </w:divBdr>
        </w:div>
        <w:div w:id="592664977">
          <w:marLeft w:val="0"/>
          <w:marRight w:val="0"/>
          <w:marTop w:val="0"/>
          <w:marBottom w:val="0"/>
          <w:divBdr>
            <w:top w:val="none" w:sz="0" w:space="0" w:color="auto"/>
            <w:left w:val="none" w:sz="0" w:space="0" w:color="auto"/>
            <w:bottom w:val="none" w:sz="0" w:space="0" w:color="auto"/>
            <w:right w:val="none" w:sz="0" w:space="0" w:color="auto"/>
          </w:divBdr>
        </w:div>
        <w:div w:id="1082990804">
          <w:marLeft w:val="0"/>
          <w:marRight w:val="0"/>
          <w:marTop w:val="0"/>
          <w:marBottom w:val="0"/>
          <w:divBdr>
            <w:top w:val="none" w:sz="0" w:space="0" w:color="auto"/>
            <w:left w:val="none" w:sz="0" w:space="0" w:color="auto"/>
            <w:bottom w:val="none" w:sz="0" w:space="0" w:color="auto"/>
            <w:right w:val="none" w:sz="0" w:space="0" w:color="auto"/>
          </w:divBdr>
        </w:div>
        <w:div w:id="2121139749">
          <w:marLeft w:val="0"/>
          <w:marRight w:val="0"/>
          <w:marTop w:val="0"/>
          <w:marBottom w:val="0"/>
          <w:divBdr>
            <w:top w:val="none" w:sz="0" w:space="0" w:color="auto"/>
            <w:left w:val="none" w:sz="0" w:space="0" w:color="auto"/>
            <w:bottom w:val="none" w:sz="0" w:space="0" w:color="auto"/>
            <w:right w:val="none" w:sz="0" w:space="0" w:color="auto"/>
          </w:divBdr>
        </w:div>
        <w:div w:id="1307664065">
          <w:marLeft w:val="0"/>
          <w:marRight w:val="0"/>
          <w:marTop w:val="0"/>
          <w:marBottom w:val="0"/>
          <w:divBdr>
            <w:top w:val="none" w:sz="0" w:space="0" w:color="auto"/>
            <w:left w:val="none" w:sz="0" w:space="0" w:color="auto"/>
            <w:bottom w:val="none" w:sz="0" w:space="0" w:color="auto"/>
            <w:right w:val="none" w:sz="0" w:space="0" w:color="auto"/>
          </w:divBdr>
        </w:div>
        <w:div w:id="1128086329">
          <w:marLeft w:val="0"/>
          <w:marRight w:val="0"/>
          <w:marTop w:val="0"/>
          <w:marBottom w:val="0"/>
          <w:divBdr>
            <w:top w:val="none" w:sz="0" w:space="0" w:color="auto"/>
            <w:left w:val="none" w:sz="0" w:space="0" w:color="auto"/>
            <w:bottom w:val="none" w:sz="0" w:space="0" w:color="auto"/>
            <w:right w:val="none" w:sz="0" w:space="0" w:color="auto"/>
          </w:divBdr>
        </w:div>
        <w:div w:id="89664111">
          <w:marLeft w:val="0"/>
          <w:marRight w:val="0"/>
          <w:marTop w:val="0"/>
          <w:marBottom w:val="0"/>
          <w:divBdr>
            <w:top w:val="none" w:sz="0" w:space="0" w:color="auto"/>
            <w:left w:val="none" w:sz="0" w:space="0" w:color="auto"/>
            <w:bottom w:val="none" w:sz="0" w:space="0" w:color="auto"/>
            <w:right w:val="none" w:sz="0" w:space="0" w:color="auto"/>
          </w:divBdr>
        </w:div>
        <w:div w:id="1970821935">
          <w:marLeft w:val="0"/>
          <w:marRight w:val="0"/>
          <w:marTop w:val="0"/>
          <w:marBottom w:val="0"/>
          <w:divBdr>
            <w:top w:val="none" w:sz="0" w:space="0" w:color="auto"/>
            <w:left w:val="none" w:sz="0" w:space="0" w:color="auto"/>
            <w:bottom w:val="none" w:sz="0" w:space="0" w:color="auto"/>
            <w:right w:val="none" w:sz="0" w:space="0" w:color="auto"/>
          </w:divBdr>
        </w:div>
        <w:div w:id="1179807695">
          <w:marLeft w:val="0"/>
          <w:marRight w:val="0"/>
          <w:marTop w:val="0"/>
          <w:marBottom w:val="0"/>
          <w:divBdr>
            <w:top w:val="none" w:sz="0" w:space="0" w:color="auto"/>
            <w:left w:val="none" w:sz="0" w:space="0" w:color="auto"/>
            <w:bottom w:val="none" w:sz="0" w:space="0" w:color="auto"/>
            <w:right w:val="none" w:sz="0" w:space="0" w:color="auto"/>
          </w:divBdr>
        </w:div>
        <w:div w:id="1919442858">
          <w:marLeft w:val="0"/>
          <w:marRight w:val="0"/>
          <w:marTop w:val="0"/>
          <w:marBottom w:val="0"/>
          <w:divBdr>
            <w:top w:val="none" w:sz="0" w:space="0" w:color="auto"/>
            <w:left w:val="none" w:sz="0" w:space="0" w:color="auto"/>
            <w:bottom w:val="none" w:sz="0" w:space="0" w:color="auto"/>
            <w:right w:val="none" w:sz="0" w:space="0" w:color="auto"/>
          </w:divBdr>
        </w:div>
        <w:div w:id="773551037">
          <w:marLeft w:val="0"/>
          <w:marRight w:val="0"/>
          <w:marTop w:val="0"/>
          <w:marBottom w:val="0"/>
          <w:divBdr>
            <w:top w:val="none" w:sz="0" w:space="0" w:color="auto"/>
            <w:left w:val="none" w:sz="0" w:space="0" w:color="auto"/>
            <w:bottom w:val="none" w:sz="0" w:space="0" w:color="auto"/>
            <w:right w:val="none" w:sz="0" w:space="0" w:color="auto"/>
          </w:divBdr>
        </w:div>
        <w:div w:id="1714497292">
          <w:marLeft w:val="0"/>
          <w:marRight w:val="0"/>
          <w:marTop w:val="0"/>
          <w:marBottom w:val="0"/>
          <w:divBdr>
            <w:top w:val="none" w:sz="0" w:space="0" w:color="auto"/>
            <w:left w:val="none" w:sz="0" w:space="0" w:color="auto"/>
            <w:bottom w:val="none" w:sz="0" w:space="0" w:color="auto"/>
            <w:right w:val="none" w:sz="0" w:space="0" w:color="auto"/>
          </w:divBdr>
        </w:div>
        <w:div w:id="446658380">
          <w:marLeft w:val="0"/>
          <w:marRight w:val="0"/>
          <w:marTop w:val="0"/>
          <w:marBottom w:val="0"/>
          <w:divBdr>
            <w:top w:val="none" w:sz="0" w:space="0" w:color="auto"/>
            <w:left w:val="none" w:sz="0" w:space="0" w:color="auto"/>
            <w:bottom w:val="none" w:sz="0" w:space="0" w:color="auto"/>
            <w:right w:val="none" w:sz="0" w:space="0" w:color="auto"/>
          </w:divBdr>
        </w:div>
        <w:div w:id="1488013769">
          <w:marLeft w:val="0"/>
          <w:marRight w:val="0"/>
          <w:marTop w:val="0"/>
          <w:marBottom w:val="0"/>
          <w:divBdr>
            <w:top w:val="none" w:sz="0" w:space="0" w:color="auto"/>
            <w:left w:val="none" w:sz="0" w:space="0" w:color="auto"/>
            <w:bottom w:val="none" w:sz="0" w:space="0" w:color="auto"/>
            <w:right w:val="none" w:sz="0" w:space="0" w:color="auto"/>
          </w:divBdr>
        </w:div>
        <w:div w:id="1140002132">
          <w:marLeft w:val="0"/>
          <w:marRight w:val="0"/>
          <w:marTop w:val="0"/>
          <w:marBottom w:val="0"/>
          <w:divBdr>
            <w:top w:val="none" w:sz="0" w:space="0" w:color="auto"/>
            <w:left w:val="none" w:sz="0" w:space="0" w:color="auto"/>
            <w:bottom w:val="none" w:sz="0" w:space="0" w:color="auto"/>
            <w:right w:val="none" w:sz="0" w:space="0" w:color="auto"/>
          </w:divBdr>
        </w:div>
        <w:div w:id="1636717744">
          <w:marLeft w:val="0"/>
          <w:marRight w:val="0"/>
          <w:marTop w:val="0"/>
          <w:marBottom w:val="0"/>
          <w:divBdr>
            <w:top w:val="none" w:sz="0" w:space="0" w:color="auto"/>
            <w:left w:val="none" w:sz="0" w:space="0" w:color="auto"/>
            <w:bottom w:val="none" w:sz="0" w:space="0" w:color="auto"/>
            <w:right w:val="none" w:sz="0" w:space="0" w:color="auto"/>
          </w:divBdr>
        </w:div>
        <w:div w:id="2112554244">
          <w:marLeft w:val="0"/>
          <w:marRight w:val="0"/>
          <w:marTop w:val="0"/>
          <w:marBottom w:val="0"/>
          <w:divBdr>
            <w:top w:val="none" w:sz="0" w:space="0" w:color="auto"/>
            <w:left w:val="none" w:sz="0" w:space="0" w:color="auto"/>
            <w:bottom w:val="none" w:sz="0" w:space="0" w:color="auto"/>
            <w:right w:val="none" w:sz="0" w:space="0" w:color="auto"/>
          </w:divBdr>
        </w:div>
        <w:div w:id="2142922086">
          <w:marLeft w:val="0"/>
          <w:marRight w:val="0"/>
          <w:marTop w:val="0"/>
          <w:marBottom w:val="0"/>
          <w:divBdr>
            <w:top w:val="none" w:sz="0" w:space="0" w:color="auto"/>
            <w:left w:val="none" w:sz="0" w:space="0" w:color="auto"/>
            <w:bottom w:val="none" w:sz="0" w:space="0" w:color="auto"/>
            <w:right w:val="none" w:sz="0" w:space="0" w:color="auto"/>
          </w:divBdr>
        </w:div>
        <w:div w:id="599024904">
          <w:marLeft w:val="0"/>
          <w:marRight w:val="0"/>
          <w:marTop w:val="0"/>
          <w:marBottom w:val="0"/>
          <w:divBdr>
            <w:top w:val="none" w:sz="0" w:space="0" w:color="auto"/>
            <w:left w:val="none" w:sz="0" w:space="0" w:color="auto"/>
            <w:bottom w:val="none" w:sz="0" w:space="0" w:color="auto"/>
            <w:right w:val="none" w:sz="0" w:space="0" w:color="auto"/>
          </w:divBdr>
        </w:div>
        <w:div w:id="250893759">
          <w:marLeft w:val="0"/>
          <w:marRight w:val="0"/>
          <w:marTop w:val="0"/>
          <w:marBottom w:val="0"/>
          <w:divBdr>
            <w:top w:val="none" w:sz="0" w:space="0" w:color="auto"/>
            <w:left w:val="none" w:sz="0" w:space="0" w:color="auto"/>
            <w:bottom w:val="none" w:sz="0" w:space="0" w:color="auto"/>
            <w:right w:val="none" w:sz="0" w:space="0" w:color="auto"/>
          </w:divBdr>
        </w:div>
        <w:div w:id="788355968">
          <w:marLeft w:val="0"/>
          <w:marRight w:val="0"/>
          <w:marTop w:val="0"/>
          <w:marBottom w:val="0"/>
          <w:divBdr>
            <w:top w:val="none" w:sz="0" w:space="0" w:color="auto"/>
            <w:left w:val="none" w:sz="0" w:space="0" w:color="auto"/>
            <w:bottom w:val="none" w:sz="0" w:space="0" w:color="auto"/>
            <w:right w:val="none" w:sz="0" w:space="0" w:color="auto"/>
          </w:divBdr>
        </w:div>
        <w:div w:id="1512837158">
          <w:marLeft w:val="0"/>
          <w:marRight w:val="0"/>
          <w:marTop w:val="0"/>
          <w:marBottom w:val="0"/>
          <w:divBdr>
            <w:top w:val="none" w:sz="0" w:space="0" w:color="auto"/>
            <w:left w:val="none" w:sz="0" w:space="0" w:color="auto"/>
            <w:bottom w:val="none" w:sz="0" w:space="0" w:color="auto"/>
            <w:right w:val="none" w:sz="0" w:space="0" w:color="auto"/>
          </w:divBdr>
        </w:div>
        <w:div w:id="249312450">
          <w:marLeft w:val="0"/>
          <w:marRight w:val="0"/>
          <w:marTop w:val="0"/>
          <w:marBottom w:val="0"/>
          <w:divBdr>
            <w:top w:val="none" w:sz="0" w:space="0" w:color="auto"/>
            <w:left w:val="none" w:sz="0" w:space="0" w:color="auto"/>
            <w:bottom w:val="none" w:sz="0" w:space="0" w:color="auto"/>
            <w:right w:val="none" w:sz="0" w:space="0" w:color="auto"/>
          </w:divBdr>
        </w:div>
        <w:div w:id="502471628">
          <w:marLeft w:val="0"/>
          <w:marRight w:val="0"/>
          <w:marTop w:val="0"/>
          <w:marBottom w:val="0"/>
          <w:divBdr>
            <w:top w:val="none" w:sz="0" w:space="0" w:color="auto"/>
            <w:left w:val="none" w:sz="0" w:space="0" w:color="auto"/>
            <w:bottom w:val="none" w:sz="0" w:space="0" w:color="auto"/>
            <w:right w:val="none" w:sz="0" w:space="0" w:color="auto"/>
          </w:divBdr>
        </w:div>
        <w:div w:id="2142070832">
          <w:marLeft w:val="0"/>
          <w:marRight w:val="0"/>
          <w:marTop w:val="0"/>
          <w:marBottom w:val="0"/>
          <w:divBdr>
            <w:top w:val="none" w:sz="0" w:space="0" w:color="auto"/>
            <w:left w:val="none" w:sz="0" w:space="0" w:color="auto"/>
            <w:bottom w:val="none" w:sz="0" w:space="0" w:color="auto"/>
            <w:right w:val="none" w:sz="0" w:space="0" w:color="auto"/>
          </w:divBdr>
        </w:div>
        <w:div w:id="317735004">
          <w:marLeft w:val="0"/>
          <w:marRight w:val="0"/>
          <w:marTop w:val="0"/>
          <w:marBottom w:val="0"/>
          <w:divBdr>
            <w:top w:val="none" w:sz="0" w:space="0" w:color="auto"/>
            <w:left w:val="none" w:sz="0" w:space="0" w:color="auto"/>
            <w:bottom w:val="none" w:sz="0" w:space="0" w:color="auto"/>
            <w:right w:val="none" w:sz="0" w:space="0" w:color="auto"/>
          </w:divBdr>
        </w:div>
        <w:div w:id="745685888">
          <w:marLeft w:val="0"/>
          <w:marRight w:val="0"/>
          <w:marTop w:val="0"/>
          <w:marBottom w:val="0"/>
          <w:divBdr>
            <w:top w:val="none" w:sz="0" w:space="0" w:color="auto"/>
            <w:left w:val="none" w:sz="0" w:space="0" w:color="auto"/>
            <w:bottom w:val="none" w:sz="0" w:space="0" w:color="auto"/>
            <w:right w:val="none" w:sz="0" w:space="0" w:color="auto"/>
          </w:divBdr>
        </w:div>
        <w:div w:id="269434634">
          <w:marLeft w:val="0"/>
          <w:marRight w:val="0"/>
          <w:marTop w:val="0"/>
          <w:marBottom w:val="0"/>
          <w:divBdr>
            <w:top w:val="none" w:sz="0" w:space="0" w:color="auto"/>
            <w:left w:val="none" w:sz="0" w:space="0" w:color="auto"/>
            <w:bottom w:val="none" w:sz="0" w:space="0" w:color="auto"/>
            <w:right w:val="none" w:sz="0" w:space="0" w:color="auto"/>
          </w:divBdr>
        </w:div>
        <w:div w:id="180557597">
          <w:marLeft w:val="0"/>
          <w:marRight w:val="0"/>
          <w:marTop w:val="0"/>
          <w:marBottom w:val="0"/>
          <w:divBdr>
            <w:top w:val="none" w:sz="0" w:space="0" w:color="auto"/>
            <w:left w:val="none" w:sz="0" w:space="0" w:color="auto"/>
            <w:bottom w:val="none" w:sz="0" w:space="0" w:color="auto"/>
            <w:right w:val="none" w:sz="0" w:space="0" w:color="auto"/>
          </w:divBdr>
        </w:div>
        <w:div w:id="1148403393">
          <w:marLeft w:val="0"/>
          <w:marRight w:val="0"/>
          <w:marTop w:val="0"/>
          <w:marBottom w:val="0"/>
          <w:divBdr>
            <w:top w:val="none" w:sz="0" w:space="0" w:color="auto"/>
            <w:left w:val="none" w:sz="0" w:space="0" w:color="auto"/>
            <w:bottom w:val="none" w:sz="0" w:space="0" w:color="auto"/>
            <w:right w:val="none" w:sz="0" w:space="0" w:color="auto"/>
          </w:divBdr>
        </w:div>
        <w:div w:id="371803328">
          <w:marLeft w:val="0"/>
          <w:marRight w:val="0"/>
          <w:marTop w:val="0"/>
          <w:marBottom w:val="0"/>
          <w:divBdr>
            <w:top w:val="none" w:sz="0" w:space="0" w:color="auto"/>
            <w:left w:val="none" w:sz="0" w:space="0" w:color="auto"/>
            <w:bottom w:val="none" w:sz="0" w:space="0" w:color="auto"/>
            <w:right w:val="none" w:sz="0" w:space="0" w:color="auto"/>
          </w:divBdr>
        </w:div>
        <w:div w:id="406541974">
          <w:marLeft w:val="0"/>
          <w:marRight w:val="0"/>
          <w:marTop w:val="0"/>
          <w:marBottom w:val="0"/>
          <w:divBdr>
            <w:top w:val="none" w:sz="0" w:space="0" w:color="auto"/>
            <w:left w:val="none" w:sz="0" w:space="0" w:color="auto"/>
            <w:bottom w:val="none" w:sz="0" w:space="0" w:color="auto"/>
            <w:right w:val="none" w:sz="0" w:space="0" w:color="auto"/>
          </w:divBdr>
        </w:div>
        <w:div w:id="1211647118">
          <w:marLeft w:val="0"/>
          <w:marRight w:val="0"/>
          <w:marTop w:val="0"/>
          <w:marBottom w:val="0"/>
          <w:divBdr>
            <w:top w:val="none" w:sz="0" w:space="0" w:color="auto"/>
            <w:left w:val="none" w:sz="0" w:space="0" w:color="auto"/>
            <w:bottom w:val="none" w:sz="0" w:space="0" w:color="auto"/>
            <w:right w:val="none" w:sz="0" w:space="0" w:color="auto"/>
          </w:divBdr>
        </w:div>
        <w:div w:id="515772383">
          <w:marLeft w:val="0"/>
          <w:marRight w:val="0"/>
          <w:marTop w:val="0"/>
          <w:marBottom w:val="0"/>
          <w:divBdr>
            <w:top w:val="none" w:sz="0" w:space="0" w:color="auto"/>
            <w:left w:val="none" w:sz="0" w:space="0" w:color="auto"/>
            <w:bottom w:val="none" w:sz="0" w:space="0" w:color="auto"/>
            <w:right w:val="none" w:sz="0" w:space="0" w:color="auto"/>
          </w:divBdr>
        </w:div>
        <w:div w:id="1511026539">
          <w:marLeft w:val="0"/>
          <w:marRight w:val="0"/>
          <w:marTop w:val="0"/>
          <w:marBottom w:val="0"/>
          <w:divBdr>
            <w:top w:val="none" w:sz="0" w:space="0" w:color="auto"/>
            <w:left w:val="none" w:sz="0" w:space="0" w:color="auto"/>
            <w:bottom w:val="none" w:sz="0" w:space="0" w:color="auto"/>
            <w:right w:val="none" w:sz="0" w:space="0" w:color="auto"/>
          </w:divBdr>
        </w:div>
        <w:div w:id="2083481278">
          <w:marLeft w:val="0"/>
          <w:marRight w:val="0"/>
          <w:marTop w:val="0"/>
          <w:marBottom w:val="0"/>
          <w:divBdr>
            <w:top w:val="none" w:sz="0" w:space="0" w:color="auto"/>
            <w:left w:val="none" w:sz="0" w:space="0" w:color="auto"/>
            <w:bottom w:val="none" w:sz="0" w:space="0" w:color="auto"/>
            <w:right w:val="none" w:sz="0" w:space="0" w:color="auto"/>
          </w:divBdr>
        </w:div>
        <w:div w:id="462386366">
          <w:marLeft w:val="0"/>
          <w:marRight w:val="0"/>
          <w:marTop w:val="0"/>
          <w:marBottom w:val="0"/>
          <w:divBdr>
            <w:top w:val="none" w:sz="0" w:space="0" w:color="auto"/>
            <w:left w:val="none" w:sz="0" w:space="0" w:color="auto"/>
            <w:bottom w:val="none" w:sz="0" w:space="0" w:color="auto"/>
            <w:right w:val="none" w:sz="0" w:space="0" w:color="auto"/>
          </w:divBdr>
        </w:div>
        <w:div w:id="1442609625">
          <w:marLeft w:val="0"/>
          <w:marRight w:val="0"/>
          <w:marTop w:val="0"/>
          <w:marBottom w:val="0"/>
          <w:divBdr>
            <w:top w:val="none" w:sz="0" w:space="0" w:color="auto"/>
            <w:left w:val="none" w:sz="0" w:space="0" w:color="auto"/>
            <w:bottom w:val="none" w:sz="0" w:space="0" w:color="auto"/>
            <w:right w:val="none" w:sz="0" w:space="0" w:color="auto"/>
          </w:divBdr>
        </w:div>
        <w:div w:id="541018877">
          <w:marLeft w:val="0"/>
          <w:marRight w:val="0"/>
          <w:marTop w:val="0"/>
          <w:marBottom w:val="0"/>
          <w:divBdr>
            <w:top w:val="none" w:sz="0" w:space="0" w:color="auto"/>
            <w:left w:val="none" w:sz="0" w:space="0" w:color="auto"/>
            <w:bottom w:val="none" w:sz="0" w:space="0" w:color="auto"/>
            <w:right w:val="none" w:sz="0" w:space="0" w:color="auto"/>
          </w:divBdr>
        </w:div>
        <w:div w:id="1515336553">
          <w:marLeft w:val="0"/>
          <w:marRight w:val="0"/>
          <w:marTop w:val="0"/>
          <w:marBottom w:val="0"/>
          <w:divBdr>
            <w:top w:val="none" w:sz="0" w:space="0" w:color="auto"/>
            <w:left w:val="none" w:sz="0" w:space="0" w:color="auto"/>
            <w:bottom w:val="none" w:sz="0" w:space="0" w:color="auto"/>
            <w:right w:val="none" w:sz="0" w:space="0" w:color="auto"/>
          </w:divBdr>
        </w:div>
        <w:div w:id="1434400510">
          <w:marLeft w:val="0"/>
          <w:marRight w:val="0"/>
          <w:marTop w:val="0"/>
          <w:marBottom w:val="0"/>
          <w:divBdr>
            <w:top w:val="none" w:sz="0" w:space="0" w:color="auto"/>
            <w:left w:val="none" w:sz="0" w:space="0" w:color="auto"/>
            <w:bottom w:val="none" w:sz="0" w:space="0" w:color="auto"/>
            <w:right w:val="none" w:sz="0" w:space="0" w:color="auto"/>
          </w:divBdr>
        </w:div>
        <w:div w:id="1226068554">
          <w:marLeft w:val="0"/>
          <w:marRight w:val="0"/>
          <w:marTop w:val="0"/>
          <w:marBottom w:val="0"/>
          <w:divBdr>
            <w:top w:val="none" w:sz="0" w:space="0" w:color="auto"/>
            <w:left w:val="none" w:sz="0" w:space="0" w:color="auto"/>
            <w:bottom w:val="none" w:sz="0" w:space="0" w:color="auto"/>
            <w:right w:val="none" w:sz="0" w:space="0" w:color="auto"/>
          </w:divBdr>
        </w:div>
        <w:div w:id="1874730168">
          <w:marLeft w:val="0"/>
          <w:marRight w:val="0"/>
          <w:marTop w:val="0"/>
          <w:marBottom w:val="0"/>
          <w:divBdr>
            <w:top w:val="none" w:sz="0" w:space="0" w:color="auto"/>
            <w:left w:val="none" w:sz="0" w:space="0" w:color="auto"/>
            <w:bottom w:val="none" w:sz="0" w:space="0" w:color="auto"/>
            <w:right w:val="none" w:sz="0" w:space="0" w:color="auto"/>
          </w:divBdr>
        </w:div>
        <w:div w:id="1125734713">
          <w:marLeft w:val="0"/>
          <w:marRight w:val="0"/>
          <w:marTop w:val="0"/>
          <w:marBottom w:val="0"/>
          <w:divBdr>
            <w:top w:val="none" w:sz="0" w:space="0" w:color="auto"/>
            <w:left w:val="none" w:sz="0" w:space="0" w:color="auto"/>
            <w:bottom w:val="none" w:sz="0" w:space="0" w:color="auto"/>
            <w:right w:val="none" w:sz="0" w:space="0" w:color="auto"/>
          </w:divBdr>
        </w:div>
        <w:div w:id="1877892838">
          <w:marLeft w:val="0"/>
          <w:marRight w:val="0"/>
          <w:marTop w:val="0"/>
          <w:marBottom w:val="0"/>
          <w:divBdr>
            <w:top w:val="none" w:sz="0" w:space="0" w:color="auto"/>
            <w:left w:val="none" w:sz="0" w:space="0" w:color="auto"/>
            <w:bottom w:val="none" w:sz="0" w:space="0" w:color="auto"/>
            <w:right w:val="none" w:sz="0" w:space="0" w:color="auto"/>
          </w:divBdr>
        </w:div>
        <w:div w:id="1371224580">
          <w:marLeft w:val="0"/>
          <w:marRight w:val="0"/>
          <w:marTop w:val="0"/>
          <w:marBottom w:val="0"/>
          <w:divBdr>
            <w:top w:val="none" w:sz="0" w:space="0" w:color="auto"/>
            <w:left w:val="none" w:sz="0" w:space="0" w:color="auto"/>
            <w:bottom w:val="none" w:sz="0" w:space="0" w:color="auto"/>
            <w:right w:val="none" w:sz="0" w:space="0" w:color="auto"/>
          </w:divBdr>
        </w:div>
        <w:div w:id="880364633">
          <w:marLeft w:val="0"/>
          <w:marRight w:val="0"/>
          <w:marTop w:val="0"/>
          <w:marBottom w:val="0"/>
          <w:divBdr>
            <w:top w:val="none" w:sz="0" w:space="0" w:color="auto"/>
            <w:left w:val="none" w:sz="0" w:space="0" w:color="auto"/>
            <w:bottom w:val="none" w:sz="0" w:space="0" w:color="auto"/>
            <w:right w:val="none" w:sz="0" w:space="0" w:color="auto"/>
          </w:divBdr>
        </w:div>
        <w:div w:id="293602638">
          <w:marLeft w:val="0"/>
          <w:marRight w:val="0"/>
          <w:marTop w:val="0"/>
          <w:marBottom w:val="0"/>
          <w:divBdr>
            <w:top w:val="none" w:sz="0" w:space="0" w:color="auto"/>
            <w:left w:val="none" w:sz="0" w:space="0" w:color="auto"/>
            <w:bottom w:val="none" w:sz="0" w:space="0" w:color="auto"/>
            <w:right w:val="none" w:sz="0" w:space="0" w:color="auto"/>
          </w:divBdr>
        </w:div>
        <w:div w:id="315379098">
          <w:marLeft w:val="0"/>
          <w:marRight w:val="0"/>
          <w:marTop w:val="0"/>
          <w:marBottom w:val="0"/>
          <w:divBdr>
            <w:top w:val="none" w:sz="0" w:space="0" w:color="auto"/>
            <w:left w:val="none" w:sz="0" w:space="0" w:color="auto"/>
            <w:bottom w:val="none" w:sz="0" w:space="0" w:color="auto"/>
            <w:right w:val="none" w:sz="0" w:space="0" w:color="auto"/>
          </w:divBdr>
        </w:div>
        <w:div w:id="459764929">
          <w:marLeft w:val="0"/>
          <w:marRight w:val="0"/>
          <w:marTop w:val="0"/>
          <w:marBottom w:val="0"/>
          <w:divBdr>
            <w:top w:val="none" w:sz="0" w:space="0" w:color="auto"/>
            <w:left w:val="none" w:sz="0" w:space="0" w:color="auto"/>
            <w:bottom w:val="none" w:sz="0" w:space="0" w:color="auto"/>
            <w:right w:val="none" w:sz="0" w:space="0" w:color="auto"/>
          </w:divBdr>
        </w:div>
        <w:div w:id="1042169584">
          <w:marLeft w:val="0"/>
          <w:marRight w:val="0"/>
          <w:marTop w:val="0"/>
          <w:marBottom w:val="0"/>
          <w:divBdr>
            <w:top w:val="none" w:sz="0" w:space="0" w:color="auto"/>
            <w:left w:val="none" w:sz="0" w:space="0" w:color="auto"/>
            <w:bottom w:val="none" w:sz="0" w:space="0" w:color="auto"/>
            <w:right w:val="none" w:sz="0" w:space="0" w:color="auto"/>
          </w:divBdr>
        </w:div>
        <w:div w:id="367805888">
          <w:marLeft w:val="0"/>
          <w:marRight w:val="0"/>
          <w:marTop w:val="0"/>
          <w:marBottom w:val="0"/>
          <w:divBdr>
            <w:top w:val="none" w:sz="0" w:space="0" w:color="auto"/>
            <w:left w:val="none" w:sz="0" w:space="0" w:color="auto"/>
            <w:bottom w:val="none" w:sz="0" w:space="0" w:color="auto"/>
            <w:right w:val="none" w:sz="0" w:space="0" w:color="auto"/>
          </w:divBdr>
        </w:div>
        <w:div w:id="99683986">
          <w:marLeft w:val="0"/>
          <w:marRight w:val="0"/>
          <w:marTop w:val="0"/>
          <w:marBottom w:val="0"/>
          <w:divBdr>
            <w:top w:val="none" w:sz="0" w:space="0" w:color="auto"/>
            <w:left w:val="none" w:sz="0" w:space="0" w:color="auto"/>
            <w:bottom w:val="none" w:sz="0" w:space="0" w:color="auto"/>
            <w:right w:val="none" w:sz="0" w:space="0" w:color="auto"/>
          </w:divBdr>
        </w:div>
        <w:div w:id="1989168151">
          <w:marLeft w:val="0"/>
          <w:marRight w:val="0"/>
          <w:marTop w:val="0"/>
          <w:marBottom w:val="0"/>
          <w:divBdr>
            <w:top w:val="none" w:sz="0" w:space="0" w:color="auto"/>
            <w:left w:val="none" w:sz="0" w:space="0" w:color="auto"/>
            <w:bottom w:val="none" w:sz="0" w:space="0" w:color="auto"/>
            <w:right w:val="none" w:sz="0" w:space="0" w:color="auto"/>
          </w:divBdr>
        </w:div>
        <w:div w:id="536820528">
          <w:marLeft w:val="0"/>
          <w:marRight w:val="0"/>
          <w:marTop w:val="0"/>
          <w:marBottom w:val="0"/>
          <w:divBdr>
            <w:top w:val="none" w:sz="0" w:space="0" w:color="auto"/>
            <w:left w:val="none" w:sz="0" w:space="0" w:color="auto"/>
            <w:bottom w:val="none" w:sz="0" w:space="0" w:color="auto"/>
            <w:right w:val="none" w:sz="0" w:space="0" w:color="auto"/>
          </w:divBdr>
        </w:div>
        <w:div w:id="1193300105">
          <w:marLeft w:val="0"/>
          <w:marRight w:val="0"/>
          <w:marTop w:val="0"/>
          <w:marBottom w:val="0"/>
          <w:divBdr>
            <w:top w:val="none" w:sz="0" w:space="0" w:color="auto"/>
            <w:left w:val="none" w:sz="0" w:space="0" w:color="auto"/>
            <w:bottom w:val="none" w:sz="0" w:space="0" w:color="auto"/>
            <w:right w:val="none" w:sz="0" w:space="0" w:color="auto"/>
          </w:divBdr>
        </w:div>
        <w:div w:id="681705543">
          <w:marLeft w:val="0"/>
          <w:marRight w:val="0"/>
          <w:marTop w:val="0"/>
          <w:marBottom w:val="0"/>
          <w:divBdr>
            <w:top w:val="none" w:sz="0" w:space="0" w:color="auto"/>
            <w:left w:val="none" w:sz="0" w:space="0" w:color="auto"/>
            <w:bottom w:val="none" w:sz="0" w:space="0" w:color="auto"/>
            <w:right w:val="none" w:sz="0" w:space="0" w:color="auto"/>
          </w:divBdr>
        </w:div>
        <w:div w:id="412121336">
          <w:marLeft w:val="0"/>
          <w:marRight w:val="0"/>
          <w:marTop w:val="0"/>
          <w:marBottom w:val="0"/>
          <w:divBdr>
            <w:top w:val="none" w:sz="0" w:space="0" w:color="auto"/>
            <w:left w:val="none" w:sz="0" w:space="0" w:color="auto"/>
            <w:bottom w:val="none" w:sz="0" w:space="0" w:color="auto"/>
            <w:right w:val="none" w:sz="0" w:space="0" w:color="auto"/>
          </w:divBdr>
        </w:div>
        <w:div w:id="1771702929">
          <w:marLeft w:val="0"/>
          <w:marRight w:val="0"/>
          <w:marTop w:val="0"/>
          <w:marBottom w:val="0"/>
          <w:divBdr>
            <w:top w:val="none" w:sz="0" w:space="0" w:color="auto"/>
            <w:left w:val="none" w:sz="0" w:space="0" w:color="auto"/>
            <w:bottom w:val="none" w:sz="0" w:space="0" w:color="auto"/>
            <w:right w:val="none" w:sz="0" w:space="0" w:color="auto"/>
          </w:divBdr>
        </w:div>
        <w:div w:id="1841306777">
          <w:marLeft w:val="0"/>
          <w:marRight w:val="0"/>
          <w:marTop w:val="0"/>
          <w:marBottom w:val="0"/>
          <w:divBdr>
            <w:top w:val="none" w:sz="0" w:space="0" w:color="auto"/>
            <w:left w:val="none" w:sz="0" w:space="0" w:color="auto"/>
            <w:bottom w:val="none" w:sz="0" w:space="0" w:color="auto"/>
            <w:right w:val="none" w:sz="0" w:space="0" w:color="auto"/>
          </w:divBdr>
        </w:div>
        <w:div w:id="795753099">
          <w:marLeft w:val="0"/>
          <w:marRight w:val="0"/>
          <w:marTop w:val="0"/>
          <w:marBottom w:val="0"/>
          <w:divBdr>
            <w:top w:val="none" w:sz="0" w:space="0" w:color="auto"/>
            <w:left w:val="none" w:sz="0" w:space="0" w:color="auto"/>
            <w:bottom w:val="none" w:sz="0" w:space="0" w:color="auto"/>
            <w:right w:val="none" w:sz="0" w:space="0" w:color="auto"/>
          </w:divBdr>
        </w:div>
        <w:div w:id="119155500">
          <w:marLeft w:val="0"/>
          <w:marRight w:val="0"/>
          <w:marTop w:val="0"/>
          <w:marBottom w:val="0"/>
          <w:divBdr>
            <w:top w:val="none" w:sz="0" w:space="0" w:color="auto"/>
            <w:left w:val="none" w:sz="0" w:space="0" w:color="auto"/>
            <w:bottom w:val="none" w:sz="0" w:space="0" w:color="auto"/>
            <w:right w:val="none" w:sz="0" w:space="0" w:color="auto"/>
          </w:divBdr>
        </w:div>
        <w:div w:id="1261991412">
          <w:marLeft w:val="0"/>
          <w:marRight w:val="0"/>
          <w:marTop w:val="0"/>
          <w:marBottom w:val="0"/>
          <w:divBdr>
            <w:top w:val="none" w:sz="0" w:space="0" w:color="auto"/>
            <w:left w:val="none" w:sz="0" w:space="0" w:color="auto"/>
            <w:bottom w:val="none" w:sz="0" w:space="0" w:color="auto"/>
            <w:right w:val="none" w:sz="0" w:space="0" w:color="auto"/>
          </w:divBdr>
        </w:div>
        <w:div w:id="1216353352">
          <w:marLeft w:val="0"/>
          <w:marRight w:val="0"/>
          <w:marTop w:val="0"/>
          <w:marBottom w:val="0"/>
          <w:divBdr>
            <w:top w:val="none" w:sz="0" w:space="0" w:color="auto"/>
            <w:left w:val="none" w:sz="0" w:space="0" w:color="auto"/>
            <w:bottom w:val="none" w:sz="0" w:space="0" w:color="auto"/>
            <w:right w:val="none" w:sz="0" w:space="0" w:color="auto"/>
          </w:divBdr>
        </w:div>
        <w:div w:id="170066667">
          <w:marLeft w:val="0"/>
          <w:marRight w:val="0"/>
          <w:marTop w:val="0"/>
          <w:marBottom w:val="0"/>
          <w:divBdr>
            <w:top w:val="none" w:sz="0" w:space="0" w:color="auto"/>
            <w:left w:val="none" w:sz="0" w:space="0" w:color="auto"/>
            <w:bottom w:val="none" w:sz="0" w:space="0" w:color="auto"/>
            <w:right w:val="none" w:sz="0" w:space="0" w:color="auto"/>
          </w:divBdr>
        </w:div>
        <w:div w:id="2023042030">
          <w:marLeft w:val="0"/>
          <w:marRight w:val="0"/>
          <w:marTop w:val="0"/>
          <w:marBottom w:val="0"/>
          <w:divBdr>
            <w:top w:val="none" w:sz="0" w:space="0" w:color="auto"/>
            <w:left w:val="none" w:sz="0" w:space="0" w:color="auto"/>
            <w:bottom w:val="none" w:sz="0" w:space="0" w:color="auto"/>
            <w:right w:val="none" w:sz="0" w:space="0" w:color="auto"/>
          </w:divBdr>
        </w:div>
        <w:div w:id="1470443019">
          <w:marLeft w:val="0"/>
          <w:marRight w:val="0"/>
          <w:marTop w:val="0"/>
          <w:marBottom w:val="0"/>
          <w:divBdr>
            <w:top w:val="none" w:sz="0" w:space="0" w:color="auto"/>
            <w:left w:val="none" w:sz="0" w:space="0" w:color="auto"/>
            <w:bottom w:val="none" w:sz="0" w:space="0" w:color="auto"/>
            <w:right w:val="none" w:sz="0" w:space="0" w:color="auto"/>
          </w:divBdr>
        </w:div>
        <w:div w:id="1997030534">
          <w:marLeft w:val="0"/>
          <w:marRight w:val="0"/>
          <w:marTop w:val="0"/>
          <w:marBottom w:val="0"/>
          <w:divBdr>
            <w:top w:val="none" w:sz="0" w:space="0" w:color="auto"/>
            <w:left w:val="none" w:sz="0" w:space="0" w:color="auto"/>
            <w:bottom w:val="none" w:sz="0" w:space="0" w:color="auto"/>
            <w:right w:val="none" w:sz="0" w:space="0" w:color="auto"/>
          </w:divBdr>
        </w:div>
        <w:div w:id="1889952551">
          <w:marLeft w:val="0"/>
          <w:marRight w:val="0"/>
          <w:marTop w:val="0"/>
          <w:marBottom w:val="0"/>
          <w:divBdr>
            <w:top w:val="none" w:sz="0" w:space="0" w:color="auto"/>
            <w:left w:val="none" w:sz="0" w:space="0" w:color="auto"/>
            <w:bottom w:val="none" w:sz="0" w:space="0" w:color="auto"/>
            <w:right w:val="none" w:sz="0" w:space="0" w:color="auto"/>
          </w:divBdr>
        </w:div>
        <w:div w:id="1933857923">
          <w:marLeft w:val="0"/>
          <w:marRight w:val="0"/>
          <w:marTop w:val="0"/>
          <w:marBottom w:val="0"/>
          <w:divBdr>
            <w:top w:val="none" w:sz="0" w:space="0" w:color="auto"/>
            <w:left w:val="none" w:sz="0" w:space="0" w:color="auto"/>
            <w:bottom w:val="none" w:sz="0" w:space="0" w:color="auto"/>
            <w:right w:val="none" w:sz="0" w:space="0" w:color="auto"/>
          </w:divBdr>
        </w:div>
        <w:div w:id="923104065">
          <w:marLeft w:val="0"/>
          <w:marRight w:val="0"/>
          <w:marTop w:val="0"/>
          <w:marBottom w:val="0"/>
          <w:divBdr>
            <w:top w:val="none" w:sz="0" w:space="0" w:color="auto"/>
            <w:left w:val="none" w:sz="0" w:space="0" w:color="auto"/>
            <w:bottom w:val="none" w:sz="0" w:space="0" w:color="auto"/>
            <w:right w:val="none" w:sz="0" w:space="0" w:color="auto"/>
          </w:divBdr>
        </w:div>
        <w:div w:id="799688861">
          <w:marLeft w:val="0"/>
          <w:marRight w:val="0"/>
          <w:marTop w:val="0"/>
          <w:marBottom w:val="0"/>
          <w:divBdr>
            <w:top w:val="none" w:sz="0" w:space="0" w:color="auto"/>
            <w:left w:val="none" w:sz="0" w:space="0" w:color="auto"/>
            <w:bottom w:val="none" w:sz="0" w:space="0" w:color="auto"/>
            <w:right w:val="none" w:sz="0" w:space="0" w:color="auto"/>
          </w:divBdr>
        </w:div>
        <w:div w:id="1378318913">
          <w:marLeft w:val="0"/>
          <w:marRight w:val="0"/>
          <w:marTop w:val="0"/>
          <w:marBottom w:val="0"/>
          <w:divBdr>
            <w:top w:val="none" w:sz="0" w:space="0" w:color="auto"/>
            <w:left w:val="none" w:sz="0" w:space="0" w:color="auto"/>
            <w:bottom w:val="none" w:sz="0" w:space="0" w:color="auto"/>
            <w:right w:val="none" w:sz="0" w:space="0" w:color="auto"/>
          </w:divBdr>
        </w:div>
        <w:div w:id="1077093549">
          <w:marLeft w:val="0"/>
          <w:marRight w:val="0"/>
          <w:marTop w:val="0"/>
          <w:marBottom w:val="0"/>
          <w:divBdr>
            <w:top w:val="none" w:sz="0" w:space="0" w:color="auto"/>
            <w:left w:val="none" w:sz="0" w:space="0" w:color="auto"/>
            <w:bottom w:val="none" w:sz="0" w:space="0" w:color="auto"/>
            <w:right w:val="none" w:sz="0" w:space="0" w:color="auto"/>
          </w:divBdr>
        </w:div>
        <w:div w:id="569197816">
          <w:marLeft w:val="0"/>
          <w:marRight w:val="0"/>
          <w:marTop w:val="0"/>
          <w:marBottom w:val="0"/>
          <w:divBdr>
            <w:top w:val="none" w:sz="0" w:space="0" w:color="auto"/>
            <w:left w:val="none" w:sz="0" w:space="0" w:color="auto"/>
            <w:bottom w:val="none" w:sz="0" w:space="0" w:color="auto"/>
            <w:right w:val="none" w:sz="0" w:space="0" w:color="auto"/>
          </w:divBdr>
        </w:div>
        <w:div w:id="1833258519">
          <w:marLeft w:val="0"/>
          <w:marRight w:val="0"/>
          <w:marTop w:val="0"/>
          <w:marBottom w:val="0"/>
          <w:divBdr>
            <w:top w:val="none" w:sz="0" w:space="0" w:color="auto"/>
            <w:left w:val="none" w:sz="0" w:space="0" w:color="auto"/>
            <w:bottom w:val="none" w:sz="0" w:space="0" w:color="auto"/>
            <w:right w:val="none" w:sz="0" w:space="0" w:color="auto"/>
          </w:divBdr>
        </w:div>
        <w:div w:id="1989747321">
          <w:marLeft w:val="0"/>
          <w:marRight w:val="0"/>
          <w:marTop w:val="0"/>
          <w:marBottom w:val="0"/>
          <w:divBdr>
            <w:top w:val="none" w:sz="0" w:space="0" w:color="auto"/>
            <w:left w:val="none" w:sz="0" w:space="0" w:color="auto"/>
            <w:bottom w:val="none" w:sz="0" w:space="0" w:color="auto"/>
            <w:right w:val="none" w:sz="0" w:space="0" w:color="auto"/>
          </w:divBdr>
        </w:div>
        <w:div w:id="132186161">
          <w:marLeft w:val="0"/>
          <w:marRight w:val="0"/>
          <w:marTop w:val="0"/>
          <w:marBottom w:val="0"/>
          <w:divBdr>
            <w:top w:val="none" w:sz="0" w:space="0" w:color="auto"/>
            <w:left w:val="none" w:sz="0" w:space="0" w:color="auto"/>
            <w:bottom w:val="none" w:sz="0" w:space="0" w:color="auto"/>
            <w:right w:val="none" w:sz="0" w:space="0" w:color="auto"/>
          </w:divBdr>
        </w:div>
        <w:div w:id="1827016312">
          <w:marLeft w:val="0"/>
          <w:marRight w:val="0"/>
          <w:marTop w:val="0"/>
          <w:marBottom w:val="0"/>
          <w:divBdr>
            <w:top w:val="none" w:sz="0" w:space="0" w:color="auto"/>
            <w:left w:val="none" w:sz="0" w:space="0" w:color="auto"/>
            <w:bottom w:val="none" w:sz="0" w:space="0" w:color="auto"/>
            <w:right w:val="none" w:sz="0" w:space="0" w:color="auto"/>
          </w:divBdr>
        </w:div>
        <w:div w:id="688798713">
          <w:marLeft w:val="0"/>
          <w:marRight w:val="0"/>
          <w:marTop w:val="0"/>
          <w:marBottom w:val="0"/>
          <w:divBdr>
            <w:top w:val="none" w:sz="0" w:space="0" w:color="auto"/>
            <w:left w:val="none" w:sz="0" w:space="0" w:color="auto"/>
            <w:bottom w:val="none" w:sz="0" w:space="0" w:color="auto"/>
            <w:right w:val="none" w:sz="0" w:space="0" w:color="auto"/>
          </w:divBdr>
        </w:div>
        <w:div w:id="1348093242">
          <w:marLeft w:val="0"/>
          <w:marRight w:val="0"/>
          <w:marTop w:val="0"/>
          <w:marBottom w:val="0"/>
          <w:divBdr>
            <w:top w:val="none" w:sz="0" w:space="0" w:color="auto"/>
            <w:left w:val="none" w:sz="0" w:space="0" w:color="auto"/>
            <w:bottom w:val="none" w:sz="0" w:space="0" w:color="auto"/>
            <w:right w:val="none" w:sz="0" w:space="0" w:color="auto"/>
          </w:divBdr>
        </w:div>
        <w:div w:id="1642269194">
          <w:marLeft w:val="0"/>
          <w:marRight w:val="0"/>
          <w:marTop w:val="0"/>
          <w:marBottom w:val="0"/>
          <w:divBdr>
            <w:top w:val="none" w:sz="0" w:space="0" w:color="auto"/>
            <w:left w:val="none" w:sz="0" w:space="0" w:color="auto"/>
            <w:bottom w:val="none" w:sz="0" w:space="0" w:color="auto"/>
            <w:right w:val="none" w:sz="0" w:space="0" w:color="auto"/>
          </w:divBdr>
        </w:div>
        <w:div w:id="921835931">
          <w:marLeft w:val="0"/>
          <w:marRight w:val="0"/>
          <w:marTop w:val="0"/>
          <w:marBottom w:val="0"/>
          <w:divBdr>
            <w:top w:val="none" w:sz="0" w:space="0" w:color="auto"/>
            <w:left w:val="none" w:sz="0" w:space="0" w:color="auto"/>
            <w:bottom w:val="none" w:sz="0" w:space="0" w:color="auto"/>
            <w:right w:val="none" w:sz="0" w:space="0" w:color="auto"/>
          </w:divBdr>
        </w:div>
        <w:div w:id="1502155899">
          <w:marLeft w:val="0"/>
          <w:marRight w:val="0"/>
          <w:marTop w:val="0"/>
          <w:marBottom w:val="0"/>
          <w:divBdr>
            <w:top w:val="none" w:sz="0" w:space="0" w:color="auto"/>
            <w:left w:val="none" w:sz="0" w:space="0" w:color="auto"/>
            <w:bottom w:val="none" w:sz="0" w:space="0" w:color="auto"/>
            <w:right w:val="none" w:sz="0" w:space="0" w:color="auto"/>
          </w:divBdr>
        </w:div>
        <w:div w:id="1101603971">
          <w:marLeft w:val="0"/>
          <w:marRight w:val="0"/>
          <w:marTop w:val="0"/>
          <w:marBottom w:val="0"/>
          <w:divBdr>
            <w:top w:val="none" w:sz="0" w:space="0" w:color="auto"/>
            <w:left w:val="none" w:sz="0" w:space="0" w:color="auto"/>
            <w:bottom w:val="none" w:sz="0" w:space="0" w:color="auto"/>
            <w:right w:val="none" w:sz="0" w:space="0" w:color="auto"/>
          </w:divBdr>
        </w:div>
        <w:div w:id="1215582485">
          <w:marLeft w:val="0"/>
          <w:marRight w:val="0"/>
          <w:marTop w:val="0"/>
          <w:marBottom w:val="0"/>
          <w:divBdr>
            <w:top w:val="none" w:sz="0" w:space="0" w:color="auto"/>
            <w:left w:val="none" w:sz="0" w:space="0" w:color="auto"/>
            <w:bottom w:val="none" w:sz="0" w:space="0" w:color="auto"/>
            <w:right w:val="none" w:sz="0" w:space="0" w:color="auto"/>
          </w:divBdr>
        </w:div>
        <w:div w:id="975069556">
          <w:marLeft w:val="0"/>
          <w:marRight w:val="0"/>
          <w:marTop w:val="0"/>
          <w:marBottom w:val="0"/>
          <w:divBdr>
            <w:top w:val="none" w:sz="0" w:space="0" w:color="auto"/>
            <w:left w:val="none" w:sz="0" w:space="0" w:color="auto"/>
            <w:bottom w:val="none" w:sz="0" w:space="0" w:color="auto"/>
            <w:right w:val="none" w:sz="0" w:space="0" w:color="auto"/>
          </w:divBdr>
        </w:div>
        <w:div w:id="1225027017">
          <w:marLeft w:val="0"/>
          <w:marRight w:val="0"/>
          <w:marTop w:val="0"/>
          <w:marBottom w:val="0"/>
          <w:divBdr>
            <w:top w:val="none" w:sz="0" w:space="0" w:color="auto"/>
            <w:left w:val="none" w:sz="0" w:space="0" w:color="auto"/>
            <w:bottom w:val="none" w:sz="0" w:space="0" w:color="auto"/>
            <w:right w:val="none" w:sz="0" w:space="0" w:color="auto"/>
          </w:divBdr>
        </w:div>
        <w:div w:id="1785223145">
          <w:marLeft w:val="0"/>
          <w:marRight w:val="0"/>
          <w:marTop w:val="0"/>
          <w:marBottom w:val="0"/>
          <w:divBdr>
            <w:top w:val="none" w:sz="0" w:space="0" w:color="auto"/>
            <w:left w:val="none" w:sz="0" w:space="0" w:color="auto"/>
            <w:bottom w:val="none" w:sz="0" w:space="0" w:color="auto"/>
            <w:right w:val="none" w:sz="0" w:space="0" w:color="auto"/>
          </w:divBdr>
        </w:div>
        <w:div w:id="612176521">
          <w:marLeft w:val="0"/>
          <w:marRight w:val="0"/>
          <w:marTop w:val="0"/>
          <w:marBottom w:val="0"/>
          <w:divBdr>
            <w:top w:val="none" w:sz="0" w:space="0" w:color="auto"/>
            <w:left w:val="none" w:sz="0" w:space="0" w:color="auto"/>
            <w:bottom w:val="none" w:sz="0" w:space="0" w:color="auto"/>
            <w:right w:val="none" w:sz="0" w:space="0" w:color="auto"/>
          </w:divBdr>
        </w:div>
        <w:div w:id="265115421">
          <w:marLeft w:val="0"/>
          <w:marRight w:val="0"/>
          <w:marTop w:val="0"/>
          <w:marBottom w:val="0"/>
          <w:divBdr>
            <w:top w:val="none" w:sz="0" w:space="0" w:color="auto"/>
            <w:left w:val="none" w:sz="0" w:space="0" w:color="auto"/>
            <w:bottom w:val="none" w:sz="0" w:space="0" w:color="auto"/>
            <w:right w:val="none" w:sz="0" w:space="0" w:color="auto"/>
          </w:divBdr>
        </w:div>
        <w:div w:id="508953851">
          <w:marLeft w:val="0"/>
          <w:marRight w:val="0"/>
          <w:marTop w:val="0"/>
          <w:marBottom w:val="0"/>
          <w:divBdr>
            <w:top w:val="none" w:sz="0" w:space="0" w:color="auto"/>
            <w:left w:val="none" w:sz="0" w:space="0" w:color="auto"/>
            <w:bottom w:val="none" w:sz="0" w:space="0" w:color="auto"/>
            <w:right w:val="none" w:sz="0" w:space="0" w:color="auto"/>
          </w:divBdr>
        </w:div>
        <w:div w:id="616063342">
          <w:marLeft w:val="0"/>
          <w:marRight w:val="0"/>
          <w:marTop w:val="0"/>
          <w:marBottom w:val="0"/>
          <w:divBdr>
            <w:top w:val="none" w:sz="0" w:space="0" w:color="auto"/>
            <w:left w:val="none" w:sz="0" w:space="0" w:color="auto"/>
            <w:bottom w:val="none" w:sz="0" w:space="0" w:color="auto"/>
            <w:right w:val="none" w:sz="0" w:space="0" w:color="auto"/>
          </w:divBdr>
        </w:div>
        <w:div w:id="1817452484">
          <w:marLeft w:val="0"/>
          <w:marRight w:val="0"/>
          <w:marTop w:val="0"/>
          <w:marBottom w:val="0"/>
          <w:divBdr>
            <w:top w:val="none" w:sz="0" w:space="0" w:color="auto"/>
            <w:left w:val="none" w:sz="0" w:space="0" w:color="auto"/>
            <w:bottom w:val="none" w:sz="0" w:space="0" w:color="auto"/>
            <w:right w:val="none" w:sz="0" w:space="0" w:color="auto"/>
          </w:divBdr>
        </w:div>
        <w:div w:id="647049689">
          <w:marLeft w:val="0"/>
          <w:marRight w:val="0"/>
          <w:marTop w:val="0"/>
          <w:marBottom w:val="0"/>
          <w:divBdr>
            <w:top w:val="none" w:sz="0" w:space="0" w:color="auto"/>
            <w:left w:val="none" w:sz="0" w:space="0" w:color="auto"/>
            <w:bottom w:val="none" w:sz="0" w:space="0" w:color="auto"/>
            <w:right w:val="none" w:sz="0" w:space="0" w:color="auto"/>
          </w:divBdr>
        </w:div>
        <w:div w:id="1542478801">
          <w:marLeft w:val="0"/>
          <w:marRight w:val="0"/>
          <w:marTop w:val="0"/>
          <w:marBottom w:val="0"/>
          <w:divBdr>
            <w:top w:val="none" w:sz="0" w:space="0" w:color="auto"/>
            <w:left w:val="none" w:sz="0" w:space="0" w:color="auto"/>
            <w:bottom w:val="none" w:sz="0" w:space="0" w:color="auto"/>
            <w:right w:val="none" w:sz="0" w:space="0" w:color="auto"/>
          </w:divBdr>
        </w:div>
        <w:div w:id="2141073518">
          <w:marLeft w:val="0"/>
          <w:marRight w:val="0"/>
          <w:marTop w:val="0"/>
          <w:marBottom w:val="0"/>
          <w:divBdr>
            <w:top w:val="none" w:sz="0" w:space="0" w:color="auto"/>
            <w:left w:val="none" w:sz="0" w:space="0" w:color="auto"/>
            <w:bottom w:val="none" w:sz="0" w:space="0" w:color="auto"/>
            <w:right w:val="none" w:sz="0" w:space="0" w:color="auto"/>
          </w:divBdr>
        </w:div>
        <w:div w:id="1867211540">
          <w:marLeft w:val="0"/>
          <w:marRight w:val="0"/>
          <w:marTop w:val="0"/>
          <w:marBottom w:val="0"/>
          <w:divBdr>
            <w:top w:val="none" w:sz="0" w:space="0" w:color="auto"/>
            <w:left w:val="none" w:sz="0" w:space="0" w:color="auto"/>
            <w:bottom w:val="none" w:sz="0" w:space="0" w:color="auto"/>
            <w:right w:val="none" w:sz="0" w:space="0" w:color="auto"/>
          </w:divBdr>
        </w:div>
        <w:div w:id="513687251">
          <w:marLeft w:val="0"/>
          <w:marRight w:val="0"/>
          <w:marTop w:val="0"/>
          <w:marBottom w:val="0"/>
          <w:divBdr>
            <w:top w:val="none" w:sz="0" w:space="0" w:color="auto"/>
            <w:left w:val="none" w:sz="0" w:space="0" w:color="auto"/>
            <w:bottom w:val="none" w:sz="0" w:space="0" w:color="auto"/>
            <w:right w:val="none" w:sz="0" w:space="0" w:color="auto"/>
          </w:divBdr>
        </w:div>
        <w:div w:id="1301762386">
          <w:marLeft w:val="0"/>
          <w:marRight w:val="0"/>
          <w:marTop w:val="0"/>
          <w:marBottom w:val="0"/>
          <w:divBdr>
            <w:top w:val="none" w:sz="0" w:space="0" w:color="auto"/>
            <w:left w:val="none" w:sz="0" w:space="0" w:color="auto"/>
            <w:bottom w:val="none" w:sz="0" w:space="0" w:color="auto"/>
            <w:right w:val="none" w:sz="0" w:space="0" w:color="auto"/>
          </w:divBdr>
        </w:div>
        <w:div w:id="1161388919">
          <w:marLeft w:val="0"/>
          <w:marRight w:val="0"/>
          <w:marTop w:val="0"/>
          <w:marBottom w:val="0"/>
          <w:divBdr>
            <w:top w:val="none" w:sz="0" w:space="0" w:color="auto"/>
            <w:left w:val="none" w:sz="0" w:space="0" w:color="auto"/>
            <w:bottom w:val="none" w:sz="0" w:space="0" w:color="auto"/>
            <w:right w:val="none" w:sz="0" w:space="0" w:color="auto"/>
          </w:divBdr>
        </w:div>
        <w:div w:id="2097165256">
          <w:marLeft w:val="0"/>
          <w:marRight w:val="0"/>
          <w:marTop w:val="0"/>
          <w:marBottom w:val="0"/>
          <w:divBdr>
            <w:top w:val="none" w:sz="0" w:space="0" w:color="auto"/>
            <w:left w:val="none" w:sz="0" w:space="0" w:color="auto"/>
            <w:bottom w:val="none" w:sz="0" w:space="0" w:color="auto"/>
            <w:right w:val="none" w:sz="0" w:space="0" w:color="auto"/>
          </w:divBdr>
        </w:div>
        <w:div w:id="243073922">
          <w:marLeft w:val="0"/>
          <w:marRight w:val="0"/>
          <w:marTop w:val="0"/>
          <w:marBottom w:val="0"/>
          <w:divBdr>
            <w:top w:val="none" w:sz="0" w:space="0" w:color="auto"/>
            <w:left w:val="none" w:sz="0" w:space="0" w:color="auto"/>
            <w:bottom w:val="none" w:sz="0" w:space="0" w:color="auto"/>
            <w:right w:val="none" w:sz="0" w:space="0" w:color="auto"/>
          </w:divBdr>
        </w:div>
        <w:div w:id="752773741">
          <w:marLeft w:val="0"/>
          <w:marRight w:val="0"/>
          <w:marTop w:val="0"/>
          <w:marBottom w:val="0"/>
          <w:divBdr>
            <w:top w:val="none" w:sz="0" w:space="0" w:color="auto"/>
            <w:left w:val="none" w:sz="0" w:space="0" w:color="auto"/>
            <w:bottom w:val="none" w:sz="0" w:space="0" w:color="auto"/>
            <w:right w:val="none" w:sz="0" w:space="0" w:color="auto"/>
          </w:divBdr>
        </w:div>
        <w:div w:id="52586223">
          <w:marLeft w:val="0"/>
          <w:marRight w:val="0"/>
          <w:marTop w:val="0"/>
          <w:marBottom w:val="0"/>
          <w:divBdr>
            <w:top w:val="none" w:sz="0" w:space="0" w:color="auto"/>
            <w:left w:val="none" w:sz="0" w:space="0" w:color="auto"/>
            <w:bottom w:val="none" w:sz="0" w:space="0" w:color="auto"/>
            <w:right w:val="none" w:sz="0" w:space="0" w:color="auto"/>
          </w:divBdr>
        </w:div>
        <w:div w:id="302004113">
          <w:marLeft w:val="0"/>
          <w:marRight w:val="0"/>
          <w:marTop w:val="0"/>
          <w:marBottom w:val="0"/>
          <w:divBdr>
            <w:top w:val="none" w:sz="0" w:space="0" w:color="auto"/>
            <w:left w:val="none" w:sz="0" w:space="0" w:color="auto"/>
            <w:bottom w:val="none" w:sz="0" w:space="0" w:color="auto"/>
            <w:right w:val="none" w:sz="0" w:space="0" w:color="auto"/>
          </w:divBdr>
        </w:div>
        <w:div w:id="1272392127">
          <w:marLeft w:val="0"/>
          <w:marRight w:val="0"/>
          <w:marTop w:val="0"/>
          <w:marBottom w:val="0"/>
          <w:divBdr>
            <w:top w:val="none" w:sz="0" w:space="0" w:color="auto"/>
            <w:left w:val="none" w:sz="0" w:space="0" w:color="auto"/>
            <w:bottom w:val="none" w:sz="0" w:space="0" w:color="auto"/>
            <w:right w:val="none" w:sz="0" w:space="0" w:color="auto"/>
          </w:divBdr>
        </w:div>
        <w:div w:id="139225906">
          <w:marLeft w:val="0"/>
          <w:marRight w:val="0"/>
          <w:marTop w:val="0"/>
          <w:marBottom w:val="0"/>
          <w:divBdr>
            <w:top w:val="none" w:sz="0" w:space="0" w:color="auto"/>
            <w:left w:val="none" w:sz="0" w:space="0" w:color="auto"/>
            <w:bottom w:val="none" w:sz="0" w:space="0" w:color="auto"/>
            <w:right w:val="none" w:sz="0" w:space="0" w:color="auto"/>
          </w:divBdr>
        </w:div>
        <w:div w:id="242683687">
          <w:marLeft w:val="0"/>
          <w:marRight w:val="0"/>
          <w:marTop w:val="0"/>
          <w:marBottom w:val="0"/>
          <w:divBdr>
            <w:top w:val="none" w:sz="0" w:space="0" w:color="auto"/>
            <w:left w:val="none" w:sz="0" w:space="0" w:color="auto"/>
            <w:bottom w:val="none" w:sz="0" w:space="0" w:color="auto"/>
            <w:right w:val="none" w:sz="0" w:space="0" w:color="auto"/>
          </w:divBdr>
        </w:div>
        <w:div w:id="1759911423">
          <w:marLeft w:val="0"/>
          <w:marRight w:val="0"/>
          <w:marTop w:val="0"/>
          <w:marBottom w:val="0"/>
          <w:divBdr>
            <w:top w:val="none" w:sz="0" w:space="0" w:color="auto"/>
            <w:left w:val="none" w:sz="0" w:space="0" w:color="auto"/>
            <w:bottom w:val="none" w:sz="0" w:space="0" w:color="auto"/>
            <w:right w:val="none" w:sz="0" w:space="0" w:color="auto"/>
          </w:divBdr>
        </w:div>
        <w:div w:id="1632859639">
          <w:marLeft w:val="0"/>
          <w:marRight w:val="0"/>
          <w:marTop w:val="0"/>
          <w:marBottom w:val="0"/>
          <w:divBdr>
            <w:top w:val="none" w:sz="0" w:space="0" w:color="auto"/>
            <w:left w:val="none" w:sz="0" w:space="0" w:color="auto"/>
            <w:bottom w:val="none" w:sz="0" w:space="0" w:color="auto"/>
            <w:right w:val="none" w:sz="0" w:space="0" w:color="auto"/>
          </w:divBdr>
        </w:div>
        <w:div w:id="831070433">
          <w:marLeft w:val="0"/>
          <w:marRight w:val="0"/>
          <w:marTop w:val="0"/>
          <w:marBottom w:val="0"/>
          <w:divBdr>
            <w:top w:val="none" w:sz="0" w:space="0" w:color="auto"/>
            <w:left w:val="none" w:sz="0" w:space="0" w:color="auto"/>
            <w:bottom w:val="none" w:sz="0" w:space="0" w:color="auto"/>
            <w:right w:val="none" w:sz="0" w:space="0" w:color="auto"/>
          </w:divBdr>
        </w:div>
        <w:div w:id="1850213151">
          <w:marLeft w:val="0"/>
          <w:marRight w:val="0"/>
          <w:marTop w:val="0"/>
          <w:marBottom w:val="0"/>
          <w:divBdr>
            <w:top w:val="none" w:sz="0" w:space="0" w:color="auto"/>
            <w:left w:val="none" w:sz="0" w:space="0" w:color="auto"/>
            <w:bottom w:val="none" w:sz="0" w:space="0" w:color="auto"/>
            <w:right w:val="none" w:sz="0" w:space="0" w:color="auto"/>
          </w:divBdr>
        </w:div>
        <w:div w:id="976187361">
          <w:marLeft w:val="0"/>
          <w:marRight w:val="0"/>
          <w:marTop w:val="0"/>
          <w:marBottom w:val="0"/>
          <w:divBdr>
            <w:top w:val="none" w:sz="0" w:space="0" w:color="auto"/>
            <w:left w:val="none" w:sz="0" w:space="0" w:color="auto"/>
            <w:bottom w:val="none" w:sz="0" w:space="0" w:color="auto"/>
            <w:right w:val="none" w:sz="0" w:space="0" w:color="auto"/>
          </w:divBdr>
        </w:div>
        <w:div w:id="699286537">
          <w:marLeft w:val="0"/>
          <w:marRight w:val="0"/>
          <w:marTop w:val="0"/>
          <w:marBottom w:val="0"/>
          <w:divBdr>
            <w:top w:val="none" w:sz="0" w:space="0" w:color="auto"/>
            <w:left w:val="none" w:sz="0" w:space="0" w:color="auto"/>
            <w:bottom w:val="none" w:sz="0" w:space="0" w:color="auto"/>
            <w:right w:val="none" w:sz="0" w:space="0" w:color="auto"/>
          </w:divBdr>
        </w:div>
        <w:div w:id="646083652">
          <w:marLeft w:val="0"/>
          <w:marRight w:val="0"/>
          <w:marTop w:val="0"/>
          <w:marBottom w:val="0"/>
          <w:divBdr>
            <w:top w:val="none" w:sz="0" w:space="0" w:color="auto"/>
            <w:left w:val="none" w:sz="0" w:space="0" w:color="auto"/>
            <w:bottom w:val="none" w:sz="0" w:space="0" w:color="auto"/>
            <w:right w:val="none" w:sz="0" w:space="0" w:color="auto"/>
          </w:divBdr>
        </w:div>
        <w:div w:id="293951174">
          <w:marLeft w:val="0"/>
          <w:marRight w:val="0"/>
          <w:marTop w:val="0"/>
          <w:marBottom w:val="0"/>
          <w:divBdr>
            <w:top w:val="none" w:sz="0" w:space="0" w:color="auto"/>
            <w:left w:val="none" w:sz="0" w:space="0" w:color="auto"/>
            <w:bottom w:val="none" w:sz="0" w:space="0" w:color="auto"/>
            <w:right w:val="none" w:sz="0" w:space="0" w:color="auto"/>
          </w:divBdr>
        </w:div>
        <w:div w:id="1110274893">
          <w:marLeft w:val="0"/>
          <w:marRight w:val="0"/>
          <w:marTop w:val="0"/>
          <w:marBottom w:val="0"/>
          <w:divBdr>
            <w:top w:val="none" w:sz="0" w:space="0" w:color="auto"/>
            <w:left w:val="none" w:sz="0" w:space="0" w:color="auto"/>
            <w:bottom w:val="none" w:sz="0" w:space="0" w:color="auto"/>
            <w:right w:val="none" w:sz="0" w:space="0" w:color="auto"/>
          </w:divBdr>
        </w:div>
        <w:div w:id="1761171161">
          <w:marLeft w:val="0"/>
          <w:marRight w:val="0"/>
          <w:marTop w:val="0"/>
          <w:marBottom w:val="0"/>
          <w:divBdr>
            <w:top w:val="none" w:sz="0" w:space="0" w:color="auto"/>
            <w:left w:val="none" w:sz="0" w:space="0" w:color="auto"/>
            <w:bottom w:val="none" w:sz="0" w:space="0" w:color="auto"/>
            <w:right w:val="none" w:sz="0" w:space="0" w:color="auto"/>
          </w:divBdr>
        </w:div>
        <w:div w:id="1913199798">
          <w:marLeft w:val="0"/>
          <w:marRight w:val="0"/>
          <w:marTop w:val="0"/>
          <w:marBottom w:val="0"/>
          <w:divBdr>
            <w:top w:val="none" w:sz="0" w:space="0" w:color="auto"/>
            <w:left w:val="none" w:sz="0" w:space="0" w:color="auto"/>
            <w:bottom w:val="none" w:sz="0" w:space="0" w:color="auto"/>
            <w:right w:val="none" w:sz="0" w:space="0" w:color="auto"/>
          </w:divBdr>
        </w:div>
        <w:div w:id="234438784">
          <w:marLeft w:val="0"/>
          <w:marRight w:val="0"/>
          <w:marTop w:val="0"/>
          <w:marBottom w:val="0"/>
          <w:divBdr>
            <w:top w:val="none" w:sz="0" w:space="0" w:color="auto"/>
            <w:left w:val="none" w:sz="0" w:space="0" w:color="auto"/>
            <w:bottom w:val="none" w:sz="0" w:space="0" w:color="auto"/>
            <w:right w:val="none" w:sz="0" w:space="0" w:color="auto"/>
          </w:divBdr>
        </w:div>
        <w:div w:id="191386418">
          <w:marLeft w:val="0"/>
          <w:marRight w:val="0"/>
          <w:marTop w:val="0"/>
          <w:marBottom w:val="0"/>
          <w:divBdr>
            <w:top w:val="none" w:sz="0" w:space="0" w:color="auto"/>
            <w:left w:val="none" w:sz="0" w:space="0" w:color="auto"/>
            <w:bottom w:val="none" w:sz="0" w:space="0" w:color="auto"/>
            <w:right w:val="none" w:sz="0" w:space="0" w:color="auto"/>
          </w:divBdr>
        </w:div>
        <w:div w:id="1189300002">
          <w:marLeft w:val="0"/>
          <w:marRight w:val="0"/>
          <w:marTop w:val="0"/>
          <w:marBottom w:val="0"/>
          <w:divBdr>
            <w:top w:val="none" w:sz="0" w:space="0" w:color="auto"/>
            <w:left w:val="none" w:sz="0" w:space="0" w:color="auto"/>
            <w:bottom w:val="none" w:sz="0" w:space="0" w:color="auto"/>
            <w:right w:val="none" w:sz="0" w:space="0" w:color="auto"/>
          </w:divBdr>
        </w:div>
        <w:div w:id="1973048460">
          <w:marLeft w:val="0"/>
          <w:marRight w:val="0"/>
          <w:marTop w:val="0"/>
          <w:marBottom w:val="0"/>
          <w:divBdr>
            <w:top w:val="none" w:sz="0" w:space="0" w:color="auto"/>
            <w:left w:val="none" w:sz="0" w:space="0" w:color="auto"/>
            <w:bottom w:val="none" w:sz="0" w:space="0" w:color="auto"/>
            <w:right w:val="none" w:sz="0" w:space="0" w:color="auto"/>
          </w:divBdr>
        </w:div>
        <w:div w:id="522129753">
          <w:marLeft w:val="0"/>
          <w:marRight w:val="0"/>
          <w:marTop w:val="0"/>
          <w:marBottom w:val="0"/>
          <w:divBdr>
            <w:top w:val="none" w:sz="0" w:space="0" w:color="auto"/>
            <w:left w:val="none" w:sz="0" w:space="0" w:color="auto"/>
            <w:bottom w:val="none" w:sz="0" w:space="0" w:color="auto"/>
            <w:right w:val="none" w:sz="0" w:space="0" w:color="auto"/>
          </w:divBdr>
        </w:div>
        <w:div w:id="190341319">
          <w:marLeft w:val="0"/>
          <w:marRight w:val="0"/>
          <w:marTop w:val="0"/>
          <w:marBottom w:val="0"/>
          <w:divBdr>
            <w:top w:val="none" w:sz="0" w:space="0" w:color="auto"/>
            <w:left w:val="none" w:sz="0" w:space="0" w:color="auto"/>
            <w:bottom w:val="none" w:sz="0" w:space="0" w:color="auto"/>
            <w:right w:val="none" w:sz="0" w:space="0" w:color="auto"/>
          </w:divBdr>
        </w:div>
        <w:div w:id="1194726723">
          <w:marLeft w:val="0"/>
          <w:marRight w:val="0"/>
          <w:marTop w:val="0"/>
          <w:marBottom w:val="0"/>
          <w:divBdr>
            <w:top w:val="none" w:sz="0" w:space="0" w:color="auto"/>
            <w:left w:val="none" w:sz="0" w:space="0" w:color="auto"/>
            <w:bottom w:val="none" w:sz="0" w:space="0" w:color="auto"/>
            <w:right w:val="none" w:sz="0" w:space="0" w:color="auto"/>
          </w:divBdr>
        </w:div>
        <w:div w:id="1093432549">
          <w:marLeft w:val="0"/>
          <w:marRight w:val="0"/>
          <w:marTop w:val="0"/>
          <w:marBottom w:val="0"/>
          <w:divBdr>
            <w:top w:val="none" w:sz="0" w:space="0" w:color="auto"/>
            <w:left w:val="none" w:sz="0" w:space="0" w:color="auto"/>
            <w:bottom w:val="none" w:sz="0" w:space="0" w:color="auto"/>
            <w:right w:val="none" w:sz="0" w:space="0" w:color="auto"/>
          </w:divBdr>
        </w:div>
        <w:div w:id="358897075">
          <w:marLeft w:val="0"/>
          <w:marRight w:val="0"/>
          <w:marTop w:val="0"/>
          <w:marBottom w:val="0"/>
          <w:divBdr>
            <w:top w:val="none" w:sz="0" w:space="0" w:color="auto"/>
            <w:left w:val="none" w:sz="0" w:space="0" w:color="auto"/>
            <w:bottom w:val="none" w:sz="0" w:space="0" w:color="auto"/>
            <w:right w:val="none" w:sz="0" w:space="0" w:color="auto"/>
          </w:divBdr>
        </w:div>
        <w:div w:id="1604799706">
          <w:marLeft w:val="0"/>
          <w:marRight w:val="0"/>
          <w:marTop w:val="0"/>
          <w:marBottom w:val="0"/>
          <w:divBdr>
            <w:top w:val="none" w:sz="0" w:space="0" w:color="auto"/>
            <w:left w:val="none" w:sz="0" w:space="0" w:color="auto"/>
            <w:bottom w:val="none" w:sz="0" w:space="0" w:color="auto"/>
            <w:right w:val="none" w:sz="0" w:space="0" w:color="auto"/>
          </w:divBdr>
        </w:div>
        <w:div w:id="1991976922">
          <w:marLeft w:val="0"/>
          <w:marRight w:val="0"/>
          <w:marTop w:val="0"/>
          <w:marBottom w:val="0"/>
          <w:divBdr>
            <w:top w:val="none" w:sz="0" w:space="0" w:color="auto"/>
            <w:left w:val="none" w:sz="0" w:space="0" w:color="auto"/>
            <w:bottom w:val="none" w:sz="0" w:space="0" w:color="auto"/>
            <w:right w:val="none" w:sz="0" w:space="0" w:color="auto"/>
          </w:divBdr>
        </w:div>
        <w:div w:id="1597323272">
          <w:marLeft w:val="0"/>
          <w:marRight w:val="0"/>
          <w:marTop w:val="0"/>
          <w:marBottom w:val="0"/>
          <w:divBdr>
            <w:top w:val="none" w:sz="0" w:space="0" w:color="auto"/>
            <w:left w:val="none" w:sz="0" w:space="0" w:color="auto"/>
            <w:bottom w:val="none" w:sz="0" w:space="0" w:color="auto"/>
            <w:right w:val="none" w:sz="0" w:space="0" w:color="auto"/>
          </w:divBdr>
        </w:div>
        <w:div w:id="589775526">
          <w:marLeft w:val="0"/>
          <w:marRight w:val="0"/>
          <w:marTop w:val="0"/>
          <w:marBottom w:val="0"/>
          <w:divBdr>
            <w:top w:val="none" w:sz="0" w:space="0" w:color="auto"/>
            <w:left w:val="none" w:sz="0" w:space="0" w:color="auto"/>
            <w:bottom w:val="none" w:sz="0" w:space="0" w:color="auto"/>
            <w:right w:val="none" w:sz="0" w:space="0" w:color="auto"/>
          </w:divBdr>
        </w:div>
        <w:div w:id="1987121389">
          <w:marLeft w:val="0"/>
          <w:marRight w:val="0"/>
          <w:marTop w:val="0"/>
          <w:marBottom w:val="0"/>
          <w:divBdr>
            <w:top w:val="none" w:sz="0" w:space="0" w:color="auto"/>
            <w:left w:val="none" w:sz="0" w:space="0" w:color="auto"/>
            <w:bottom w:val="none" w:sz="0" w:space="0" w:color="auto"/>
            <w:right w:val="none" w:sz="0" w:space="0" w:color="auto"/>
          </w:divBdr>
        </w:div>
        <w:div w:id="1832208818">
          <w:marLeft w:val="0"/>
          <w:marRight w:val="0"/>
          <w:marTop w:val="0"/>
          <w:marBottom w:val="0"/>
          <w:divBdr>
            <w:top w:val="none" w:sz="0" w:space="0" w:color="auto"/>
            <w:left w:val="none" w:sz="0" w:space="0" w:color="auto"/>
            <w:bottom w:val="none" w:sz="0" w:space="0" w:color="auto"/>
            <w:right w:val="none" w:sz="0" w:space="0" w:color="auto"/>
          </w:divBdr>
        </w:div>
        <w:div w:id="1477063563">
          <w:marLeft w:val="0"/>
          <w:marRight w:val="0"/>
          <w:marTop w:val="0"/>
          <w:marBottom w:val="0"/>
          <w:divBdr>
            <w:top w:val="none" w:sz="0" w:space="0" w:color="auto"/>
            <w:left w:val="none" w:sz="0" w:space="0" w:color="auto"/>
            <w:bottom w:val="none" w:sz="0" w:space="0" w:color="auto"/>
            <w:right w:val="none" w:sz="0" w:space="0" w:color="auto"/>
          </w:divBdr>
        </w:div>
        <w:div w:id="1650399929">
          <w:marLeft w:val="0"/>
          <w:marRight w:val="0"/>
          <w:marTop w:val="0"/>
          <w:marBottom w:val="0"/>
          <w:divBdr>
            <w:top w:val="none" w:sz="0" w:space="0" w:color="auto"/>
            <w:left w:val="none" w:sz="0" w:space="0" w:color="auto"/>
            <w:bottom w:val="none" w:sz="0" w:space="0" w:color="auto"/>
            <w:right w:val="none" w:sz="0" w:space="0" w:color="auto"/>
          </w:divBdr>
        </w:div>
        <w:div w:id="713382809">
          <w:marLeft w:val="0"/>
          <w:marRight w:val="0"/>
          <w:marTop w:val="0"/>
          <w:marBottom w:val="0"/>
          <w:divBdr>
            <w:top w:val="none" w:sz="0" w:space="0" w:color="auto"/>
            <w:left w:val="none" w:sz="0" w:space="0" w:color="auto"/>
            <w:bottom w:val="none" w:sz="0" w:space="0" w:color="auto"/>
            <w:right w:val="none" w:sz="0" w:space="0" w:color="auto"/>
          </w:divBdr>
        </w:div>
        <w:div w:id="831068302">
          <w:marLeft w:val="0"/>
          <w:marRight w:val="0"/>
          <w:marTop w:val="0"/>
          <w:marBottom w:val="0"/>
          <w:divBdr>
            <w:top w:val="none" w:sz="0" w:space="0" w:color="auto"/>
            <w:left w:val="none" w:sz="0" w:space="0" w:color="auto"/>
            <w:bottom w:val="none" w:sz="0" w:space="0" w:color="auto"/>
            <w:right w:val="none" w:sz="0" w:space="0" w:color="auto"/>
          </w:divBdr>
        </w:div>
        <w:div w:id="418065513">
          <w:marLeft w:val="0"/>
          <w:marRight w:val="0"/>
          <w:marTop w:val="0"/>
          <w:marBottom w:val="0"/>
          <w:divBdr>
            <w:top w:val="none" w:sz="0" w:space="0" w:color="auto"/>
            <w:left w:val="none" w:sz="0" w:space="0" w:color="auto"/>
            <w:bottom w:val="none" w:sz="0" w:space="0" w:color="auto"/>
            <w:right w:val="none" w:sz="0" w:space="0" w:color="auto"/>
          </w:divBdr>
        </w:div>
        <w:div w:id="1087923895">
          <w:marLeft w:val="0"/>
          <w:marRight w:val="0"/>
          <w:marTop w:val="0"/>
          <w:marBottom w:val="0"/>
          <w:divBdr>
            <w:top w:val="none" w:sz="0" w:space="0" w:color="auto"/>
            <w:left w:val="none" w:sz="0" w:space="0" w:color="auto"/>
            <w:bottom w:val="none" w:sz="0" w:space="0" w:color="auto"/>
            <w:right w:val="none" w:sz="0" w:space="0" w:color="auto"/>
          </w:divBdr>
        </w:div>
        <w:div w:id="396906058">
          <w:marLeft w:val="0"/>
          <w:marRight w:val="0"/>
          <w:marTop w:val="0"/>
          <w:marBottom w:val="0"/>
          <w:divBdr>
            <w:top w:val="none" w:sz="0" w:space="0" w:color="auto"/>
            <w:left w:val="none" w:sz="0" w:space="0" w:color="auto"/>
            <w:bottom w:val="none" w:sz="0" w:space="0" w:color="auto"/>
            <w:right w:val="none" w:sz="0" w:space="0" w:color="auto"/>
          </w:divBdr>
        </w:div>
        <w:div w:id="279462581">
          <w:marLeft w:val="0"/>
          <w:marRight w:val="0"/>
          <w:marTop w:val="0"/>
          <w:marBottom w:val="0"/>
          <w:divBdr>
            <w:top w:val="none" w:sz="0" w:space="0" w:color="auto"/>
            <w:left w:val="none" w:sz="0" w:space="0" w:color="auto"/>
            <w:bottom w:val="none" w:sz="0" w:space="0" w:color="auto"/>
            <w:right w:val="none" w:sz="0" w:space="0" w:color="auto"/>
          </w:divBdr>
        </w:div>
        <w:div w:id="755634551">
          <w:marLeft w:val="0"/>
          <w:marRight w:val="0"/>
          <w:marTop w:val="0"/>
          <w:marBottom w:val="0"/>
          <w:divBdr>
            <w:top w:val="none" w:sz="0" w:space="0" w:color="auto"/>
            <w:left w:val="none" w:sz="0" w:space="0" w:color="auto"/>
            <w:bottom w:val="none" w:sz="0" w:space="0" w:color="auto"/>
            <w:right w:val="none" w:sz="0" w:space="0" w:color="auto"/>
          </w:divBdr>
        </w:div>
        <w:div w:id="202720239">
          <w:marLeft w:val="0"/>
          <w:marRight w:val="0"/>
          <w:marTop w:val="0"/>
          <w:marBottom w:val="0"/>
          <w:divBdr>
            <w:top w:val="none" w:sz="0" w:space="0" w:color="auto"/>
            <w:left w:val="none" w:sz="0" w:space="0" w:color="auto"/>
            <w:bottom w:val="none" w:sz="0" w:space="0" w:color="auto"/>
            <w:right w:val="none" w:sz="0" w:space="0" w:color="auto"/>
          </w:divBdr>
        </w:div>
        <w:div w:id="1221136361">
          <w:marLeft w:val="0"/>
          <w:marRight w:val="0"/>
          <w:marTop w:val="0"/>
          <w:marBottom w:val="0"/>
          <w:divBdr>
            <w:top w:val="none" w:sz="0" w:space="0" w:color="auto"/>
            <w:left w:val="none" w:sz="0" w:space="0" w:color="auto"/>
            <w:bottom w:val="none" w:sz="0" w:space="0" w:color="auto"/>
            <w:right w:val="none" w:sz="0" w:space="0" w:color="auto"/>
          </w:divBdr>
        </w:div>
        <w:div w:id="1780097714">
          <w:marLeft w:val="0"/>
          <w:marRight w:val="0"/>
          <w:marTop w:val="0"/>
          <w:marBottom w:val="0"/>
          <w:divBdr>
            <w:top w:val="none" w:sz="0" w:space="0" w:color="auto"/>
            <w:left w:val="none" w:sz="0" w:space="0" w:color="auto"/>
            <w:bottom w:val="none" w:sz="0" w:space="0" w:color="auto"/>
            <w:right w:val="none" w:sz="0" w:space="0" w:color="auto"/>
          </w:divBdr>
        </w:div>
        <w:div w:id="393624262">
          <w:marLeft w:val="0"/>
          <w:marRight w:val="0"/>
          <w:marTop w:val="0"/>
          <w:marBottom w:val="0"/>
          <w:divBdr>
            <w:top w:val="none" w:sz="0" w:space="0" w:color="auto"/>
            <w:left w:val="none" w:sz="0" w:space="0" w:color="auto"/>
            <w:bottom w:val="none" w:sz="0" w:space="0" w:color="auto"/>
            <w:right w:val="none" w:sz="0" w:space="0" w:color="auto"/>
          </w:divBdr>
        </w:div>
        <w:div w:id="1729112974">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556815639">
          <w:marLeft w:val="0"/>
          <w:marRight w:val="0"/>
          <w:marTop w:val="0"/>
          <w:marBottom w:val="0"/>
          <w:divBdr>
            <w:top w:val="none" w:sz="0" w:space="0" w:color="auto"/>
            <w:left w:val="none" w:sz="0" w:space="0" w:color="auto"/>
            <w:bottom w:val="none" w:sz="0" w:space="0" w:color="auto"/>
            <w:right w:val="none" w:sz="0" w:space="0" w:color="auto"/>
          </w:divBdr>
        </w:div>
        <w:div w:id="1746106379">
          <w:marLeft w:val="0"/>
          <w:marRight w:val="0"/>
          <w:marTop w:val="0"/>
          <w:marBottom w:val="0"/>
          <w:divBdr>
            <w:top w:val="none" w:sz="0" w:space="0" w:color="auto"/>
            <w:left w:val="none" w:sz="0" w:space="0" w:color="auto"/>
            <w:bottom w:val="none" w:sz="0" w:space="0" w:color="auto"/>
            <w:right w:val="none" w:sz="0" w:space="0" w:color="auto"/>
          </w:divBdr>
        </w:div>
        <w:div w:id="1975132290">
          <w:marLeft w:val="0"/>
          <w:marRight w:val="0"/>
          <w:marTop w:val="0"/>
          <w:marBottom w:val="0"/>
          <w:divBdr>
            <w:top w:val="none" w:sz="0" w:space="0" w:color="auto"/>
            <w:left w:val="none" w:sz="0" w:space="0" w:color="auto"/>
            <w:bottom w:val="none" w:sz="0" w:space="0" w:color="auto"/>
            <w:right w:val="none" w:sz="0" w:space="0" w:color="auto"/>
          </w:divBdr>
        </w:div>
        <w:div w:id="554053122">
          <w:marLeft w:val="0"/>
          <w:marRight w:val="0"/>
          <w:marTop w:val="0"/>
          <w:marBottom w:val="0"/>
          <w:divBdr>
            <w:top w:val="none" w:sz="0" w:space="0" w:color="auto"/>
            <w:left w:val="none" w:sz="0" w:space="0" w:color="auto"/>
            <w:bottom w:val="none" w:sz="0" w:space="0" w:color="auto"/>
            <w:right w:val="none" w:sz="0" w:space="0" w:color="auto"/>
          </w:divBdr>
        </w:div>
        <w:div w:id="727264341">
          <w:marLeft w:val="0"/>
          <w:marRight w:val="0"/>
          <w:marTop w:val="0"/>
          <w:marBottom w:val="0"/>
          <w:divBdr>
            <w:top w:val="none" w:sz="0" w:space="0" w:color="auto"/>
            <w:left w:val="none" w:sz="0" w:space="0" w:color="auto"/>
            <w:bottom w:val="none" w:sz="0" w:space="0" w:color="auto"/>
            <w:right w:val="none" w:sz="0" w:space="0" w:color="auto"/>
          </w:divBdr>
        </w:div>
        <w:div w:id="1245720132">
          <w:marLeft w:val="0"/>
          <w:marRight w:val="0"/>
          <w:marTop w:val="0"/>
          <w:marBottom w:val="0"/>
          <w:divBdr>
            <w:top w:val="none" w:sz="0" w:space="0" w:color="auto"/>
            <w:left w:val="none" w:sz="0" w:space="0" w:color="auto"/>
            <w:bottom w:val="none" w:sz="0" w:space="0" w:color="auto"/>
            <w:right w:val="none" w:sz="0" w:space="0" w:color="auto"/>
          </w:divBdr>
        </w:div>
        <w:div w:id="1990937312">
          <w:marLeft w:val="0"/>
          <w:marRight w:val="0"/>
          <w:marTop w:val="0"/>
          <w:marBottom w:val="0"/>
          <w:divBdr>
            <w:top w:val="none" w:sz="0" w:space="0" w:color="auto"/>
            <w:left w:val="none" w:sz="0" w:space="0" w:color="auto"/>
            <w:bottom w:val="none" w:sz="0" w:space="0" w:color="auto"/>
            <w:right w:val="none" w:sz="0" w:space="0" w:color="auto"/>
          </w:divBdr>
        </w:div>
        <w:div w:id="82066901">
          <w:marLeft w:val="0"/>
          <w:marRight w:val="0"/>
          <w:marTop w:val="0"/>
          <w:marBottom w:val="0"/>
          <w:divBdr>
            <w:top w:val="none" w:sz="0" w:space="0" w:color="auto"/>
            <w:left w:val="none" w:sz="0" w:space="0" w:color="auto"/>
            <w:bottom w:val="none" w:sz="0" w:space="0" w:color="auto"/>
            <w:right w:val="none" w:sz="0" w:space="0" w:color="auto"/>
          </w:divBdr>
        </w:div>
        <w:div w:id="853345522">
          <w:marLeft w:val="0"/>
          <w:marRight w:val="0"/>
          <w:marTop w:val="0"/>
          <w:marBottom w:val="0"/>
          <w:divBdr>
            <w:top w:val="none" w:sz="0" w:space="0" w:color="auto"/>
            <w:left w:val="none" w:sz="0" w:space="0" w:color="auto"/>
            <w:bottom w:val="none" w:sz="0" w:space="0" w:color="auto"/>
            <w:right w:val="none" w:sz="0" w:space="0" w:color="auto"/>
          </w:divBdr>
        </w:div>
        <w:div w:id="877595541">
          <w:marLeft w:val="0"/>
          <w:marRight w:val="0"/>
          <w:marTop w:val="0"/>
          <w:marBottom w:val="0"/>
          <w:divBdr>
            <w:top w:val="none" w:sz="0" w:space="0" w:color="auto"/>
            <w:left w:val="none" w:sz="0" w:space="0" w:color="auto"/>
            <w:bottom w:val="none" w:sz="0" w:space="0" w:color="auto"/>
            <w:right w:val="none" w:sz="0" w:space="0" w:color="auto"/>
          </w:divBdr>
        </w:div>
        <w:div w:id="1721131616">
          <w:marLeft w:val="0"/>
          <w:marRight w:val="0"/>
          <w:marTop w:val="0"/>
          <w:marBottom w:val="0"/>
          <w:divBdr>
            <w:top w:val="none" w:sz="0" w:space="0" w:color="auto"/>
            <w:left w:val="none" w:sz="0" w:space="0" w:color="auto"/>
            <w:bottom w:val="none" w:sz="0" w:space="0" w:color="auto"/>
            <w:right w:val="none" w:sz="0" w:space="0" w:color="auto"/>
          </w:divBdr>
        </w:div>
        <w:div w:id="318311323">
          <w:marLeft w:val="0"/>
          <w:marRight w:val="0"/>
          <w:marTop w:val="0"/>
          <w:marBottom w:val="0"/>
          <w:divBdr>
            <w:top w:val="none" w:sz="0" w:space="0" w:color="auto"/>
            <w:left w:val="none" w:sz="0" w:space="0" w:color="auto"/>
            <w:bottom w:val="none" w:sz="0" w:space="0" w:color="auto"/>
            <w:right w:val="none" w:sz="0" w:space="0" w:color="auto"/>
          </w:divBdr>
        </w:div>
        <w:div w:id="1209804895">
          <w:marLeft w:val="0"/>
          <w:marRight w:val="0"/>
          <w:marTop w:val="0"/>
          <w:marBottom w:val="0"/>
          <w:divBdr>
            <w:top w:val="none" w:sz="0" w:space="0" w:color="auto"/>
            <w:left w:val="none" w:sz="0" w:space="0" w:color="auto"/>
            <w:bottom w:val="none" w:sz="0" w:space="0" w:color="auto"/>
            <w:right w:val="none" w:sz="0" w:space="0" w:color="auto"/>
          </w:divBdr>
        </w:div>
        <w:div w:id="1785274086">
          <w:marLeft w:val="0"/>
          <w:marRight w:val="0"/>
          <w:marTop w:val="0"/>
          <w:marBottom w:val="0"/>
          <w:divBdr>
            <w:top w:val="none" w:sz="0" w:space="0" w:color="auto"/>
            <w:left w:val="none" w:sz="0" w:space="0" w:color="auto"/>
            <w:bottom w:val="none" w:sz="0" w:space="0" w:color="auto"/>
            <w:right w:val="none" w:sz="0" w:space="0" w:color="auto"/>
          </w:divBdr>
        </w:div>
        <w:div w:id="1629436925">
          <w:marLeft w:val="0"/>
          <w:marRight w:val="0"/>
          <w:marTop w:val="0"/>
          <w:marBottom w:val="0"/>
          <w:divBdr>
            <w:top w:val="none" w:sz="0" w:space="0" w:color="auto"/>
            <w:left w:val="none" w:sz="0" w:space="0" w:color="auto"/>
            <w:bottom w:val="none" w:sz="0" w:space="0" w:color="auto"/>
            <w:right w:val="none" w:sz="0" w:space="0" w:color="auto"/>
          </w:divBdr>
        </w:div>
        <w:div w:id="2091458782">
          <w:marLeft w:val="0"/>
          <w:marRight w:val="0"/>
          <w:marTop w:val="0"/>
          <w:marBottom w:val="0"/>
          <w:divBdr>
            <w:top w:val="none" w:sz="0" w:space="0" w:color="auto"/>
            <w:left w:val="none" w:sz="0" w:space="0" w:color="auto"/>
            <w:bottom w:val="none" w:sz="0" w:space="0" w:color="auto"/>
            <w:right w:val="none" w:sz="0" w:space="0" w:color="auto"/>
          </w:divBdr>
        </w:div>
        <w:div w:id="1880242460">
          <w:marLeft w:val="0"/>
          <w:marRight w:val="0"/>
          <w:marTop w:val="0"/>
          <w:marBottom w:val="0"/>
          <w:divBdr>
            <w:top w:val="none" w:sz="0" w:space="0" w:color="auto"/>
            <w:left w:val="none" w:sz="0" w:space="0" w:color="auto"/>
            <w:bottom w:val="none" w:sz="0" w:space="0" w:color="auto"/>
            <w:right w:val="none" w:sz="0" w:space="0" w:color="auto"/>
          </w:divBdr>
        </w:div>
        <w:div w:id="1954483901">
          <w:marLeft w:val="0"/>
          <w:marRight w:val="0"/>
          <w:marTop w:val="0"/>
          <w:marBottom w:val="0"/>
          <w:divBdr>
            <w:top w:val="none" w:sz="0" w:space="0" w:color="auto"/>
            <w:left w:val="none" w:sz="0" w:space="0" w:color="auto"/>
            <w:bottom w:val="none" w:sz="0" w:space="0" w:color="auto"/>
            <w:right w:val="none" w:sz="0" w:space="0" w:color="auto"/>
          </w:divBdr>
        </w:div>
        <w:div w:id="88817853">
          <w:marLeft w:val="0"/>
          <w:marRight w:val="0"/>
          <w:marTop w:val="0"/>
          <w:marBottom w:val="0"/>
          <w:divBdr>
            <w:top w:val="none" w:sz="0" w:space="0" w:color="auto"/>
            <w:left w:val="none" w:sz="0" w:space="0" w:color="auto"/>
            <w:bottom w:val="none" w:sz="0" w:space="0" w:color="auto"/>
            <w:right w:val="none" w:sz="0" w:space="0" w:color="auto"/>
          </w:divBdr>
        </w:div>
        <w:div w:id="464541554">
          <w:marLeft w:val="0"/>
          <w:marRight w:val="0"/>
          <w:marTop w:val="0"/>
          <w:marBottom w:val="0"/>
          <w:divBdr>
            <w:top w:val="none" w:sz="0" w:space="0" w:color="auto"/>
            <w:left w:val="none" w:sz="0" w:space="0" w:color="auto"/>
            <w:bottom w:val="none" w:sz="0" w:space="0" w:color="auto"/>
            <w:right w:val="none" w:sz="0" w:space="0" w:color="auto"/>
          </w:divBdr>
        </w:div>
        <w:div w:id="1587687682">
          <w:marLeft w:val="0"/>
          <w:marRight w:val="0"/>
          <w:marTop w:val="0"/>
          <w:marBottom w:val="0"/>
          <w:divBdr>
            <w:top w:val="none" w:sz="0" w:space="0" w:color="auto"/>
            <w:left w:val="none" w:sz="0" w:space="0" w:color="auto"/>
            <w:bottom w:val="none" w:sz="0" w:space="0" w:color="auto"/>
            <w:right w:val="none" w:sz="0" w:space="0" w:color="auto"/>
          </w:divBdr>
        </w:div>
        <w:div w:id="759638069">
          <w:marLeft w:val="0"/>
          <w:marRight w:val="0"/>
          <w:marTop w:val="0"/>
          <w:marBottom w:val="0"/>
          <w:divBdr>
            <w:top w:val="none" w:sz="0" w:space="0" w:color="auto"/>
            <w:left w:val="none" w:sz="0" w:space="0" w:color="auto"/>
            <w:bottom w:val="none" w:sz="0" w:space="0" w:color="auto"/>
            <w:right w:val="none" w:sz="0" w:space="0" w:color="auto"/>
          </w:divBdr>
        </w:div>
        <w:div w:id="364907153">
          <w:marLeft w:val="0"/>
          <w:marRight w:val="0"/>
          <w:marTop w:val="0"/>
          <w:marBottom w:val="0"/>
          <w:divBdr>
            <w:top w:val="none" w:sz="0" w:space="0" w:color="auto"/>
            <w:left w:val="none" w:sz="0" w:space="0" w:color="auto"/>
            <w:bottom w:val="none" w:sz="0" w:space="0" w:color="auto"/>
            <w:right w:val="none" w:sz="0" w:space="0" w:color="auto"/>
          </w:divBdr>
        </w:div>
        <w:div w:id="1751350745">
          <w:marLeft w:val="0"/>
          <w:marRight w:val="0"/>
          <w:marTop w:val="0"/>
          <w:marBottom w:val="0"/>
          <w:divBdr>
            <w:top w:val="none" w:sz="0" w:space="0" w:color="auto"/>
            <w:left w:val="none" w:sz="0" w:space="0" w:color="auto"/>
            <w:bottom w:val="none" w:sz="0" w:space="0" w:color="auto"/>
            <w:right w:val="none" w:sz="0" w:space="0" w:color="auto"/>
          </w:divBdr>
        </w:div>
        <w:div w:id="309677055">
          <w:marLeft w:val="0"/>
          <w:marRight w:val="0"/>
          <w:marTop w:val="0"/>
          <w:marBottom w:val="0"/>
          <w:divBdr>
            <w:top w:val="none" w:sz="0" w:space="0" w:color="auto"/>
            <w:left w:val="none" w:sz="0" w:space="0" w:color="auto"/>
            <w:bottom w:val="none" w:sz="0" w:space="0" w:color="auto"/>
            <w:right w:val="none" w:sz="0" w:space="0" w:color="auto"/>
          </w:divBdr>
        </w:div>
        <w:div w:id="491718834">
          <w:marLeft w:val="0"/>
          <w:marRight w:val="0"/>
          <w:marTop w:val="0"/>
          <w:marBottom w:val="0"/>
          <w:divBdr>
            <w:top w:val="none" w:sz="0" w:space="0" w:color="auto"/>
            <w:left w:val="none" w:sz="0" w:space="0" w:color="auto"/>
            <w:bottom w:val="none" w:sz="0" w:space="0" w:color="auto"/>
            <w:right w:val="none" w:sz="0" w:space="0" w:color="auto"/>
          </w:divBdr>
        </w:div>
        <w:div w:id="748769876">
          <w:marLeft w:val="0"/>
          <w:marRight w:val="0"/>
          <w:marTop w:val="0"/>
          <w:marBottom w:val="0"/>
          <w:divBdr>
            <w:top w:val="none" w:sz="0" w:space="0" w:color="auto"/>
            <w:left w:val="none" w:sz="0" w:space="0" w:color="auto"/>
            <w:bottom w:val="none" w:sz="0" w:space="0" w:color="auto"/>
            <w:right w:val="none" w:sz="0" w:space="0" w:color="auto"/>
          </w:divBdr>
        </w:div>
        <w:div w:id="130830976">
          <w:marLeft w:val="0"/>
          <w:marRight w:val="0"/>
          <w:marTop w:val="0"/>
          <w:marBottom w:val="0"/>
          <w:divBdr>
            <w:top w:val="none" w:sz="0" w:space="0" w:color="auto"/>
            <w:left w:val="none" w:sz="0" w:space="0" w:color="auto"/>
            <w:bottom w:val="none" w:sz="0" w:space="0" w:color="auto"/>
            <w:right w:val="none" w:sz="0" w:space="0" w:color="auto"/>
          </w:divBdr>
        </w:div>
        <w:div w:id="624967012">
          <w:marLeft w:val="0"/>
          <w:marRight w:val="0"/>
          <w:marTop w:val="0"/>
          <w:marBottom w:val="0"/>
          <w:divBdr>
            <w:top w:val="none" w:sz="0" w:space="0" w:color="auto"/>
            <w:left w:val="none" w:sz="0" w:space="0" w:color="auto"/>
            <w:bottom w:val="none" w:sz="0" w:space="0" w:color="auto"/>
            <w:right w:val="none" w:sz="0" w:space="0" w:color="auto"/>
          </w:divBdr>
        </w:div>
        <w:div w:id="970210008">
          <w:marLeft w:val="0"/>
          <w:marRight w:val="0"/>
          <w:marTop w:val="0"/>
          <w:marBottom w:val="0"/>
          <w:divBdr>
            <w:top w:val="none" w:sz="0" w:space="0" w:color="auto"/>
            <w:left w:val="none" w:sz="0" w:space="0" w:color="auto"/>
            <w:bottom w:val="none" w:sz="0" w:space="0" w:color="auto"/>
            <w:right w:val="none" w:sz="0" w:space="0" w:color="auto"/>
          </w:divBdr>
        </w:div>
        <w:div w:id="214120398">
          <w:marLeft w:val="0"/>
          <w:marRight w:val="0"/>
          <w:marTop w:val="0"/>
          <w:marBottom w:val="0"/>
          <w:divBdr>
            <w:top w:val="none" w:sz="0" w:space="0" w:color="auto"/>
            <w:left w:val="none" w:sz="0" w:space="0" w:color="auto"/>
            <w:bottom w:val="none" w:sz="0" w:space="0" w:color="auto"/>
            <w:right w:val="none" w:sz="0" w:space="0" w:color="auto"/>
          </w:divBdr>
        </w:div>
        <w:div w:id="1809936676">
          <w:marLeft w:val="0"/>
          <w:marRight w:val="0"/>
          <w:marTop w:val="0"/>
          <w:marBottom w:val="0"/>
          <w:divBdr>
            <w:top w:val="none" w:sz="0" w:space="0" w:color="auto"/>
            <w:left w:val="none" w:sz="0" w:space="0" w:color="auto"/>
            <w:bottom w:val="none" w:sz="0" w:space="0" w:color="auto"/>
            <w:right w:val="none" w:sz="0" w:space="0" w:color="auto"/>
          </w:divBdr>
        </w:div>
        <w:div w:id="241376919">
          <w:marLeft w:val="0"/>
          <w:marRight w:val="0"/>
          <w:marTop w:val="0"/>
          <w:marBottom w:val="0"/>
          <w:divBdr>
            <w:top w:val="none" w:sz="0" w:space="0" w:color="auto"/>
            <w:left w:val="none" w:sz="0" w:space="0" w:color="auto"/>
            <w:bottom w:val="none" w:sz="0" w:space="0" w:color="auto"/>
            <w:right w:val="none" w:sz="0" w:space="0" w:color="auto"/>
          </w:divBdr>
        </w:div>
        <w:div w:id="267735073">
          <w:marLeft w:val="0"/>
          <w:marRight w:val="0"/>
          <w:marTop w:val="0"/>
          <w:marBottom w:val="0"/>
          <w:divBdr>
            <w:top w:val="none" w:sz="0" w:space="0" w:color="auto"/>
            <w:left w:val="none" w:sz="0" w:space="0" w:color="auto"/>
            <w:bottom w:val="none" w:sz="0" w:space="0" w:color="auto"/>
            <w:right w:val="none" w:sz="0" w:space="0" w:color="auto"/>
          </w:divBdr>
        </w:div>
        <w:div w:id="447355615">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346596760">
          <w:marLeft w:val="0"/>
          <w:marRight w:val="0"/>
          <w:marTop w:val="0"/>
          <w:marBottom w:val="0"/>
          <w:divBdr>
            <w:top w:val="none" w:sz="0" w:space="0" w:color="auto"/>
            <w:left w:val="none" w:sz="0" w:space="0" w:color="auto"/>
            <w:bottom w:val="none" w:sz="0" w:space="0" w:color="auto"/>
            <w:right w:val="none" w:sz="0" w:space="0" w:color="auto"/>
          </w:divBdr>
        </w:div>
        <w:div w:id="966855637">
          <w:marLeft w:val="0"/>
          <w:marRight w:val="0"/>
          <w:marTop w:val="0"/>
          <w:marBottom w:val="0"/>
          <w:divBdr>
            <w:top w:val="none" w:sz="0" w:space="0" w:color="auto"/>
            <w:left w:val="none" w:sz="0" w:space="0" w:color="auto"/>
            <w:bottom w:val="none" w:sz="0" w:space="0" w:color="auto"/>
            <w:right w:val="none" w:sz="0" w:space="0" w:color="auto"/>
          </w:divBdr>
        </w:div>
        <w:div w:id="42485825">
          <w:marLeft w:val="0"/>
          <w:marRight w:val="0"/>
          <w:marTop w:val="0"/>
          <w:marBottom w:val="0"/>
          <w:divBdr>
            <w:top w:val="none" w:sz="0" w:space="0" w:color="auto"/>
            <w:left w:val="none" w:sz="0" w:space="0" w:color="auto"/>
            <w:bottom w:val="none" w:sz="0" w:space="0" w:color="auto"/>
            <w:right w:val="none" w:sz="0" w:space="0" w:color="auto"/>
          </w:divBdr>
        </w:div>
        <w:div w:id="252933019">
          <w:marLeft w:val="0"/>
          <w:marRight w:val="0"/>
          <w:marTop w:val="0"/>
          <w:marBottom w:val="0"/>
          <w:divBdr>
            <w:top w:val="none" w:sz="0" w:space="0" w:color="auto"/>
            <w:left w:val="none" w:sz="0" w:space="0" w:color="auto"/>
            <w:bottom w:val="none" w:sz="0" w:space="0" w:color="auto"/>
            <w:right w:val="none" w:sz="0" w:space="0" w:color="auto"/>
          </w:divBdr>
        </w:div>
        <w:div w:id="837304388">
          <w:marLeft w:val="0"/>
          <w:marRight w:val="0"/>
          <w:marTop w:val="0"/>
          <w:marBottom w:val="0"/>
          <w:divBdr>
            <w:top w:val="none" w:sz="0" w:space="0" w:color="auto"/>
            <w:left w:val="none" w:sz="0" w:space="0" w:color="auto"/>
            <w:bottom w:val="none" w:sz="0" w:space="0" w:color="auto"/>
            <w:right w:val="none" w:sz="0" w:space="0" w:color="auto"/>
          </w:divBdr>
        </w:div>
        <w:div w:id="2104064483">
          <w:marLeft w:val="0"/>
          <w:marRight w:val="0"/>
          <w:marTop w:val="0"/>
          <w:marBottom w:val="0"/>
          <w:divBdr>
            <w:top w:val="none" w:sz="0" w:space="0" w:color="auto"/>
            <w:left w:val="none" w:sz="0" w:space="0" w:color="auto"/>
            <w:bottom w:val="none" w:sz="0" w:space="0" w:color="auto"/>
            <w:right w:val="none" w:sz="0" w:space="0" w:color="auto"/>
          </w:divBdr>
        </w:div>
        <w:div w:id="664020209">
          <w:marLeft w:val="0"/>
          <w:marRight w:val="0"/>
          <w:marTop w:val="0"/>
          <w:marBottom w:val="0"/>
          <w:divBdr>
            <w:top w:val="none" w:sz="0" w:space="0" w:color="auto"/>
            <w:left w:val="none" w:sz="0" w:space="0" w:color="auto"/>
            <w:bottom w:val="none" w:sz="0" w:space="0" w:color="auto"/>
            <w:right w:val="none" w:sz="0" w:space="0" w:color="auto"/>
          </w:divBdr>
        </w:div>
        <w:div w:id="1153788815">
          <w:marLeft w:val="0"/>
          <w:marRight w:val="0"/>
          <w:marTop w:val="0"/>
          <w:marBottom w:val="0"/>
          <w:divBdr>
            <w:top w:val="none" w:sz="0" w:space="0" w:color="auto"/>
            <w:left w:val="none" w:sz="0" w:space="0" w:color="auto"/>
            <w:bottom w:val="none" w:sz="0" w:space="0" w:color="auto"/>
            <w:right w:val="none" w:sz="0" w:space="0" w:color="auto"/>
          </w:divBdr>
        </w:div>
        <w:div w:id="2115664435">
          <w:marLeft w:val="0"/>
          <w:marRight w:val="0"/>
          <w:marTop w:val="0"/>
          <w:marBottom w:val="0"/>
          <w:divBdr>
            <w:top w:val="none" w:sz="0" w:space="0" w:color="auto"/>
            <w:left w:val="none" w:sz="0" w:space="0" w:color="auto"/>
            <w:bottom w:val="none" w:sz="0" w:space="0" w:color="auto"/>
            <w:right w:val="none" w:sz="0" w:space="0" w:color="auto"/>
          </w:divBdr>
        </w:div>
        <w:div w:id="765155255">
          <w:marLeft w:val="0"/>
          <w:marRight w:val="0"/>
          <w:marTop w:val="0"/>
          <w:marBottom w:val="0"/>
          <w:divBdr>
            <w:top w:val="none" w:sz="0" w:space="0" w:color="auto"/>
            <w:left w:val="none" w:sz="0" w:space="0" w:color="auto"/>
            <w:bottom w:val="none" w:sz="0" w:space="0" w:color="auto"/>
            <w:right w:val="none" w:sz="0" w:space="0" w:color="auto"/>
          </w:divBdr>
        </w:div>
        <w:div w:id="731274872">
          <w:marLeft w:val="0"/>
          <w:marRight w:val="0"/>
          <w:marTop w:val="0"/>
          <w:marBottom w:val="0"/>
          <w:divBdr>
            <w:top w:val="none" w:sz="0" w:space="0" w:color="auto"/>
            <w:left w:val="none" w:sz="0" w:space="0" w:color="auto"/>
            <w:bottom w:val="none" w:sz="0" w:space="0" w:color="auto"/>
            <w:right w:val="none" w:sz="0" w:space="0" w:color="auto"/>
          </w:divBdr>
        </w:div>
        <w:div w:id="1335574052">
          <w:marLeft w:val="0"/>
          <w:marRight w:val="0"/>
          <w:marTop w:val="0"/>
          <w:marBottom w:val="0"/>
          <w:divBdr>
            <w:top w:val="none" w:sz="0" w:space="0" w:color="auto"/>
            <w:left w:val="none" w:sz="0" w:space="0" w:color="auto"/>
            <w:bottom w:val="none" w:sz="0" w:space="0" w:color="auto"/>
            <w:right w:val="none" w:sz="0" w:space="0" w:color="auto"/>
          </w:divBdr>
        </w:div>
        <w:div w:id="1984460269">
          <w:marLeft w:val="0"/>
          <w:marRight w:val="0"/>
          <w:marTop w:val="0"/>
          <w:marBottom w:val="0"/>
          <w:divBdr>
            <w:top w:val="none" w:sz="0" w:space="0" w:color="auto"/>
            <w:left w:val="none" w:sz="0" w:space="0" w:color="auto"/>
            <w:bottom w:val="none" w:sz="0" w:space="0" w:color="auto"/>
            <w:right w:val="none" w:sz="0" w:space="0" w:color="auto"/>
          </w:divBdr>
        </w:div>
        <w:div w:id="1066342201">
          <w:marLeft w:val="0"/>
          <w:marRight w:val="0"/>
          <w:marTop w:val="0"/>
          <w:marBottom w:val="0"/>
          <w:divBdr>
            <w:top w:val="none" w:sz="0" w:space="0" w:color="auto"/>
            <w:left w:val="none" w:sz="0" w:space="0" w:color="auto"/>
            <w:bottom w:val="none" w:sz="0" w:space="0" w:color="auto"/>
            <w:right w:val="none" w:sz="0" w:space="0" w:color="auto"/>
          </w:divBdr>
        </w:div>
        <w:div w:id="1960794719">
          <w:marLeft w:val="0"/>
          <w:marRight w:val="0"/>
          <w:marTop w:val="0"/>
          <w:marBottom w:val="0"/>
          <w:divBdr>
            <w:top w:val="none" w:sz="0" w:space="0" w:color="auto"/>
            <w:left w:val="none" w:sz="0" w:space="0" w:color="auto"/>
            <w:bottom w:val="none" w:sz="0" w:space="0" w:color="auto"/>
            <w:right w:val="none" w:sz="0" w:space="0" w:color="auto"/>
          </w:divBdr>
        </w:div>
        <w:div w:id="493910421">
          <w:marLeft w:val="0"/>
          <w:marRight w:val="0"/>
          <w:marTop w:val="0"/>
          <w:marBottom w:val="0"/>
          <w:divBdr>
            <w:top w:val="none" w:sz="0" w:space="0" w:color="auto"/>
            <w:left w:val="none" w:sz="0" w:space="0" w:color="auto"/>
            <w:bottom w:val="none" w:sz="0" w:space="0" w:color="auto"/>
            <w:right w:val="none" w:sz="0" w:space="0" w:color="auto"/>
          </w:divBdr>
        </w:div>
        <w:div w:id="2112356907">
          <w:marLeft w:val="0"/>
          <w:marRight w:val="0"/>
          <w:marTop w:val="0"/>
          <w:marBottom w:val="0"/>
          <w:divBdr>
            <w:top w:val="none" w:sz="0" w:space="0" w:color="auto"/>
            <w:left w:val="none" w:sz="0" w:space="0" w:color="auto"/>
            <w:bottom w:val="none" w:sz="0" w:space="0" w:color="auto"/>
            <w:right w:val="none" w:sz="0" w:space="0" w:color="auto"/>
          </w:divBdr>
        </w:div>
        <w:div w:id="1092966307">
          <w:marLeft w:val="0"/>
          <w:marRight w:val="0"/>
          <w:marTop w:val="0"/>
          <w:marBottom w:val="0"/>
          <w:divBdr>
            <w:top w:val="none" w:sz="0" w:space="0" w:color="auto"/>
            <w:left w:val="none" w:sz="0" w:space="0" w:color="auto"/>
            <w:bottom w:val="none" w:sz="0" w:space="0" w:color="auto"/>
            <w:right w:val="none" w:sz="0" w:space="0" w:color="auto"/>
          </w:divBdr>
        </w:div>
        <w:div w:id="746003083">
          <w:marLeft w:val="0"/>
          <w:marRight w:val="0"/>
          <w:marTop w:val="0"/>
          <w:marBottom w:val="0"/>
          <w:divBdr>
            <w:top w:val="none" w:sz="0" w:space="0" w:color="auto"/>
            <w:left w:val="none" w:sz="0" w:space="0" w:color="auto"/>
            <w:bottom w:val="none" w:sz="0" w:space="0" w:color="auto"/>
            <w:right w:val="none" w:sz="0" w:space="0" w:color="auto"/>
          </w:divBdr>
        </w:div>
        <w:div w:id="1274558653">
          <w:marLeft w:val="0"/>
          <w:marRight w:val="0"/>
          <w:marTop w:val="0"/>
          <w:marBottom w:val="0"/>
          <w:divBdr>
            <w:top w:val="none" w:sz="0" w:space="0" w:color="auto"/>
            <w:left w:val="none" w:sz="0" w:space="0" w:color="auto"/>
            <w:bottom w:val="none" w:sz="0" w:space="0" w:color="auto"/>
            <w:right w:val="none" w:sz="0" w:space="0" w:color="auto"/>
          </w:divBdr>
        </w:div>
        <w:div w:id="1182207822">
          <w:marLeft w:val="0"/>
          <w:marRight w:val="0"/>
          <w:marTop w:val="0"/>
          <w:marBottom w:val="0"/>
          <w:divBdr>
            <w:top w:val="none" w:sz="0" w:space="0" w:color="auto"/>
            <w:left w:val="none" w:sz="0" w:space="0" w:color="auto"/>
            <w:bottom w:val="none" w:sz="0" w:space="0" w:color="auto"/>
            <w:right w:val="none" w:sz="0" w:space="0" w:color="auto"/>
          </w:divBdr>
        </w:div>
        <w:div w:id="670330596">
          <w:marLeft w:val="0"/>
          <w:marRight w:val="0"/>
          <w:marTop w:val="0"/>
          <w:marBottom w:val="0"/>
          <w:divBdr>
            <w:top w:val="none" w:sz="0" w:space="0" w:color="auto"/>
            <w:left w:val="none" w:sz="0" w:space="0" w:color="auto"/>
            <w:bottom w:val="none" w:sz="0" w:space="0" w:color="auto"/>
            <w:right w:val="none" w:sz="0" w:space="0" w:color="auto"/>
          </w:divBdr>
        </w:div>
        <w:div w:id="1513101736">
          <w:marLeft w:val="0"/>
          <w:marRight w:val="0"/>
          <w:marTop w:val="0"/>
          <w:marBottom w:val="0"/>
          <w:divBdr>
            <w:top w:val="none" w:sz="0" w:space="0" w:color="auto"/>
            <w:left w:val="none" w:sz="0" w:space="0" w:color="auto"/>
            <w:bottom w:val="none" w:sz="0" w:space="0" w:color="auto"/>
            <w:right w:val="none" w:sz="0" w:space="0" w:color="auto"/>
          </w:divBdr>
        </w:div>
        <w:div w:id="1573537662">
          <w:marLeft w:val="0"/>
          <w:marRight w:val="0"/>
          <w:marTop w:val="0"/>
          <w:marBottom w:val="0"/>
          <w:divBdr>
            <w:top w:val="none" w:sz="0" w:space="0" w:color="auto"/>
            <w:left w:val="none" w:sz="0" w:space="0" w:color="auto"/>
            <w:bottom w:val="none" w:sz="0" w:space="0" w:color="auto"/>
            <w:right w:val="none" w:sz="0" w:space="0" w:color="auto"/>
          </w:divBdr>
        </w:div>
        <w:div w:id="1192306306">
          <w:marLeft w:val="0"/>
          <w:marRight w:val="0"/>
          <w:marTop w:val="0"/>
          <w:marBottom w:val="0"/>
          <w:divBdr>
            <w:top w:val="none" w:sz="0" w:space="0" w:color="auto"/>
            <w:left w:val="none" w:sz="0" w:space="0" w:color="auto"/>
            <w:bottom w:val="none" w:sz="0" w:space="0" w:color="auto"/>
            <w:right w:val="none" w:sz="0" w:space="0" w:color="auto"/>
          </w:divBdr>
        </w:div>
        <w:div w:id="1668703366">
          <w:marLeft w:val="0"/>
          <w:marRight w:val="0"/>
          <w:marTop w:val="0"/>
          <w:marBottom w:val="0"/>
          <w:divBdr>
            <w:top w:val="none" w:sz="0" w:space="0" w:color="auto"/>
            <w:left w:val="none" w:sz="0" w:space="0" w:color="auto"/>
            <w:bottom w:val="none" w:sz="0" w:space="0" w:color="auto"/>
            <w:right w:val="none" w:sz="0" w:space="0" w:color="auto"/>
          </w:divBdr>
        </w:div>
        <w:div w:id="300036313">
          <w:marLeft w:val="0"/>
          <w:marRight w:val="0"/>
          <w:marTop w:val="0"/>
          <w:marBottom w:val="0"/>
          <w:divBdr>
            <w:top w:val="none" w:sz="0" w:space="0" w:color="auto"/>
            <w:left w:val="none" w:sz="0" w:space="0" w:color="auto"/>
            <w:bottom w:val="none" w:sz="0" w:space="0" w:color="auto"/>
            <w:right w:val="none" w:sz="0" w:space="0" w:color="auto"/>
          </w:divBdr>
        </w:div>
        <w:div w:id="411664179">
          <w:marLeft w:val="0"/>
          <w:marRight w:val="0"/>
          <w:marTop w:val="0"/>
          <w:marBottom w:val="0"/>
          <w:divBdr>
            <w:top w:val="none" w:sz="0" w:space="0" w:color="auto"/>
            <w:left w:val="none" w:sz="0" w:space="0" w:color="auto"/>
            <w:bottom w:val="none" w:sz="0" w:space="0" w:color="auto"/>
            <w:right w:val="none" w:sz="0" w:space="0" w:color="auto"/>
          </w:divBdr>
        </w:div>
        <w:div w:id="1667635633">
          <w:marLeft w:val="0"/>
          <w:marRight w:val="0"/>
          <w:marTop w:val="0"/>
          <w:marBottom w:val="0"/>
          <w:divBdr>
            <w:top w:val="none" w:sz="0" w:space="0" w:color="auto"/>
            <w:left w:val="none" w:sz="0" w:space="0" w:color="auto"/>
            <w:bottom w:val="none" w:sz="0" w:space="0" w:color="auto"/>
            <w:right w:val="none" w:sz="0" w:space="0" w:color="auto"/>
          </w:divBdr>
        </w:div>
        <w:div w:id="405424002">
          <w:marLeft w:val="0"/>
          <w:marRight w:val="0"/>
          <w:marTop w:val="0"/>
          <w:marBottom w:val="0"/>
          <w:divBdr>
            <w:top w:val="none" w:sz="0" w:space="0" w:color="auto"/>
            <w:left w:val="none" w:sz="0" w:space="0" w:color="auto"/>
            <w:bottom w:val="none" w:sz="0" w:space="0" w:color="auto"/>
            <w:right w:val="none" w:sz="0" w:space="0" w:color="auto"/>
          </w:divBdr>
        </w:div>
        <w:div w:id="1552232210">
          <w:marLeft w:val="0"/>
          <w:marRight w:val="0"/>
          <w:marTop w:val="0"/>
          <w:marBottom w:val="0"/>
          <w:divBdr>
            <w:top w:val="none" w:sz="0" w:space="0" w:color="auto"/>
            <w:left w:val="none" w:sz="0" w:space="0" w:color="auto"/>
            <w:bottom w:val="none" w:sz="0" w:space="0" w:color="auto"/>
            <w:right w:val="none" w:sz="0" w:space="0" w:color="auto"/>
          </w:divBdr>
        </w:div>
        <w:div w:id="1397823391">
          <w:marLeft w:val="0"/>
          <w:marRight w:val="0"/>
          <w:marTop w:val="0"/>
          <w:marBottom w:val="0"/>
          <w:divBdr>
            <w:top w:val="none" w:sz="0" w:space="0" w:color="auto"/>
            <w:left w:val="none" w:sz="0" w:space="0" w:color="auto"/>
            <w:bottom w:val="none" w:sz="0" w:space="0" w:color="auto"/>
            <w:right w:val="none" w:sz="0" w:space="0" w:color="auto"/>
          </w:divBdr>
        </w:div>
        <w:div w:id="861170017">
          <w:marLeft w:val="0"/>
          <w:marRight w:val="0"/>
          <w:marTop w:val="0"/>
          <w:marBottom w:val="0"/>
          <w:divBdr>
            <w:top w:val="none" w:sz="0" w:space="0" w:color="auto"/>
            <w:left w:val="none" w:sz="0" w:space="0" w:color="auto"/>
            <w:bottom w:val="none" w:sz="0" w:space="0" w:color="auto"/>
            <w:right w:val="none" w:sz="0" w:space="0" w:color="auto"/>
          </w:divBdr>
        </w:div>
        <w:div w:id="1307279324">
          <w:marLeft w:val="0"/>
          <w:marRight w:val="0"/>
          <w:marTop w:val="0"/>
          <w:marBottom w:val="0"/>
          <w:divBdr>
            <w:top w:val="none" w:sz="0" w:space="0" w:color="auto"/>
            <w:left w:val="none" w:sz="0" w:space="0" w:color="auto"/>
            <w:bottom w:val="none" w:sz="0" w:space="0" w:color="auto"/>
            <w:right w:val="none" w:sz="0" w:space="0" w:color="auto"/>
          </w:divBdr>
        </w:div>
        <w:div w:id="1275013151">
          <w:marLeft w:val="0"/>
          <w:marRight w:val="0"/>
          <w:marTop w:val="0"/>
          <w:marBottom w:val="0"/>
          <w:divBdr>
            <w:top w:val="none" w:sz="0" w:space="0" w:color="auto"/>
            <w:left w:val="none" w:sz="0" w:space="0" w:color="auto"/>
            <w:bottom w:val="none" w:sz="0" w:space="0" w:color="auto"/>
            <w:right w:val="none" w:sz="0" w:space="0" w:color="auto"/>
          </w:divBdr>
        </w:div>
        <w:div w:id="1066418872">
          <w:marLeft w:val="0"/>
          <w:marRight w:val="0"/>
          <w:marTop w:val="0"/>
          <w:marBottom w:val="0"/>
          <w:divBdr>
            <w:top w:val="none" w:sz="0" w:space="0" w:color="auto"/>
            <w:left w:val="none" w:sz="0" w:space="0" w:color="auto"/>
            <w:bottom w:val="none" w:sz="0" w:space="0" w:color="auto"/>
            <w:right w:val="none" w:sz="0" w:space="0" w:color="auto"/>
          </w:divBdr>
        </w:div>
        <w:div w:id="535317896">
          <w:marLeft w:val="0"/>
          <w:marRight w:val="0"/>
          <w:marTop w:val="0"/>
          <w:marBottom w:val="0"/>
          <w:divBdr>
            <w:top w:val="none" w:sz="0" w:space="0" w:color="auto"/>
            <w:left w:val="none" w:sz="0" w:space="0" w:color="auto"/>
            <w:bottom w:val="none" w:sz="0" w:space="0" w:color="auto"/>
            <w:right w:val="none" w:sz="0" w:space="0" w:color="auto"/>
          </w:divBdr>
        </w:div>
        <w:div w:id="1829707810">
          <w:marLeft w:val="0"/>
          <w:marRight w:val="0"/>
          <w:marTop w:val="0"/>
          <w:marBottom w:val="0"/>
          <w:divBdr>
            <w:top w:val="none" w:sz="0" w:space="0" w:color="auto"/>
            <w:left w:val="none" w:sz="0" w:space="0" w:color="auto"/>
            <w:bottom w:val="none" w:sz="0" w:space="0" w:color="auto"/>
            <w:right w:val="none" w:sz="0" w:space="0" w:color="auto"/>
          </w:divBdr>
        </w:div>
        <w:div w:id="1151485943">
          <w:marLeft w:val="0"/>
          <w:marRight w:val="0"/>
          <w:marTop w:val="0"/>
          <w:marBottom w:val="0"/>
          <w:divBdr>
            <w:top w:val="none" w:sz="0" w:space="0" w:color="auto"/>
            <w:left w:val="none" w:sz="0" w:space="0" w:color="auto"/>
            <w:bottom w:val="none" w:sz="0" w:space="0" w:color="auto"/>
            <w:right w:val="none" w:sz="0" w:space="0" w:color="auto"/>
          </w:divBdr>
        </w:div>
        <w:div w:id="1838229194">
          <w:marLeft w:val="0"/>
          <w:marRight w:val="0"/>
          <w:marTop w:val="0"/>
          <w:marBottom w:val="0"/>
          <w:divBdr>
            <w:top w:val="none" w:sz="0" w:space="0" w:color="auto"/>
            <w:left w:val="none" w:sz="0" w:space="0" w:color="auto"/>
            <w:bottom w:val="none" w:sz="0" w:space="0" w:color="auto"/>
            <w:right w:val="none" w:sz="0" w:space="0" w:color="auto"/>
          </w:divBdr>
        </w:div>
        <w:div w:id="844055847">
          <w:marLeft w:val="0"/>
          <w:marRight w:val="0"/>
          <w:marTop w:val="0"/>
          <w:marBottom w:val="0"/>
          <w:divBdr>
            <w:top w:val="none" w:sz="0" w:space="0" w:color="auto"/>
            <w:left w:val="none" w:sz="0" w:space="0" w:color="auto"/>
            <w:bottom w:val="none" w:sz="0" w:space="0" w:color="auto"/>
            <w:right w:val="none" w:sz="0" w:space="0" w:color="auto"/>
          </w:divBdr>
        </w:div>
        <w:div w:id="1936860230">
          <w:marLeft w:val="0"/>
          <w:marRight w:val="0"/>
          <w:marTop w:val="0"/>
          <w:marBottom w:val="0"/>
          <w:divBdr>
            <w:top w:val="none" w:sz="0" w:space="0" w:color="auto"/>
            <w:left w:val="none" w:sz="0" w:space="0" w:color="auto"/>
            <w:bottom w:val="none" w:sz="0" w:space="0" w:color="auto"/>
            <w:right w:val="none" w:sz="0" w:space="0" w:color="auto"/>
          </w:divBdr>
        </w:div>
        <w:div w:id="598754516">
          <w:marLeft w:val="0"/>
          <w:marRight w:val="0"/>
          <w:marTop w:val="0"/>
          <w:marBottom w:val="0"/>
          <w:divBdr>
            <w:top w:val="none" w:sz="0" w:space="0" w:color="auto"/>
            <w:left w:val="none" w:sz="0" w:space="0" w:color="auto"/>
            <w:bottom w:val="none" w:sz="0" w:space="0" w:color="auto"/>
            <w:right w:val="none" w:sz="0" w:space="0" w:color="auto"/>
          </w:divBdr>
        </w:div>
        <w:div w:id="646008453">
          <w:marLeft w:val="0"/>
          <w:marRight w:val="0"/>
          <w:marTop w:val="0"/>
          <w:marBottom w:val="0"/>
          <w:divBdr>
            <w:top w:val="none" w:sz="0" w:space="0" w:color="auto"/>
            <w:left w:val="none" w:sz="0" w:space="0" w:color="auto"/>
            <w:bottom w:val="none" w:sz="0" w:space="0" w:color="auto"/>
            <w:right w:val="none" w:sz="0" w:space="0" w:color="auto"/>
          </w:divBdr>
        </w:div>
        <w:div w:id="1868834368">
          <w:marLeft w:val="0"/>
          <w:marRight w:val="0"/>
          <w:marTop w:val="0"/>
          <w:marBottom w:val="0"/>
          <w:divBdr>
            <w:top w:val="none" w:sz="0" w:space="0" w:color="auto"/>
            <w:left w:val="none" w:sz="0" w:space="0" w:color="auto"/>
            <w:bottom w:val="none" w:sz="0" w:space="0" w:color="auto"/>
            <w:right w:val="none" w:sz="0" w:space="0" w:color="auto"/>
          </w:divBdr>
        </w:div>
        <w:div w:id="2079396343">
          <w:marLeft w:val="0"/>
          <w:marRight w:val="0"/>
          <w:marTop w:val="0"/>
          <w:marBottom w:val="0"/>
          <w:divBdr>
            <w:top w:val="none" w:sz="0" w:space="0" w:color="auto"/>
            <w:left w:val="none" w:sz="0" w:space="0" w:color="auto"/>
            <w:bottom w:val="none" w:sz="0" w:space="0" w:color="auto"/>
            <w:right w:val="none" w:sz="0" w:space="0" w:color="auto"/>
          </w:divBdr>
        </w:div>
        <w:div w:id="896630246">
          <w:marLeft w:val="0"/>
          <w:marRight w:val="0"/>
          <w:marTop w:val="0"/>
          <w:marBottom w:val="0"/>
          <w:divBdr>
            <w:top w:val="none" w:sz="0" w:space="0" w:color="auto"/>
            <w:left w:val="none" w:sz="0" w:space="0" w:color="auto"/>
            <w:bottom w:val="none" w:sz="0" w:space="0" w:color="auto"/>
            <w:right w:val="none" w:sz="0" w:space="0" w:color="auto"/>
          </w:divBdr>
        </w:div>
        <w:div w:id="115879765">
          <w:marLeft w:val="0"/>
          <w:marRight w:val="0"/>
          <w:marTop w:val="0"/>
          <w:marBottom w:val="0"/>
          <w:divBdr>
            <w:top w:val="none" w:sz="0" w:space="0" w:color="auto"/>
            <w:left w:val="none" w:sz="0" w:space="0" w:color="auto"/>
            <w:bottom w:val="none" w:sz="0" w:space="0" w:color="auto"/>
            <w:right w:val="none" w:sz="0" w:space="0" w:color="auto"/>
          </w:divBdr>
        </w:div>
        <w:div w:id="1490831572">
          <w:marLeft w:val="0"/>
          <w:marRight w:val="0"/>
          <w:marTop w:val="0"/>
          <w:marBottom w:val="0"/>
          <w:divBdr>
            <w:top w:val="none" w:sz="0" w:space="0" w:color="auto"/>
            <w:left w:val="none" w:sz="0" w:space="0" w:color="auto"/>
            <w:bottom w:val="none" w:sz="0" w:space="0" w:color="auto"/>
            <w:right w:val="none" w:sz="0" w:space="0" w:color="auto"/>
          </w:divBdr>
        </w:div>
        <w:div w:id="237860647">
          <w:marLeft w:val="0"/>
          <w:marRight w:val="0"/>
          <w:marTop w:val="0"/>
          <w:marBottom w:val="0"/>
          <w:divBdr>
            <w:top w:val="none" w:sz="0" w:space="0" w:color="auto"/>
            <w:left w:val="none" w:sz="0" w:space="0" w:color="auto"/>
            <w:bottom w:val="none" w:sz="0" w:space="0" w:color="auto"/>
            <w:right w:val="none" w:sz="0" w:space="0" w:color="auto"/>
          </w:divBdr>
        </w:div>
        <w:div w:id="1053650258">
          <w:marLeft w:val="0"/>
          <w:marRight w:val="0"/>
          <w:marTop w:val="0"/>
          <w:marBottom w:val="0"/>
          <w:divBdr>
            <w:top w:val="none" w:sz="0" w:space="0" w:color="auto"/>
            <w:left w:val="none" w:sz="0" w:space="0" w:color="auto"/>
            <w:bottom w:val="none" w:sz="0" w:space="0" w:color="auto"/>
            <w:right w:val="none" w:sz="0" w:space="0" w:color="auto"/>
          </w:divBdr>
        </w:div>
        <w:div w:id="122771099">
          <w:marLeft w:val="0"/>
          <w:marRight w:val="0"/>
          <w:marTop w:val="0"/>
          <w:marBottom w:val="0"/>
          <w:divBdr>
            <w:top w:val="none" w:sz="0" w:space="0" w:color="auto"/>
            <w:left w:val="none" w:sz="0" w:space="0" w:color="auto"/>
            <w:bottom w:val="none" w:sz="0" w:space="0" w:color="auto"/>
            <w:right w:val="none" w:sz="0" w:space="0" w:color="auto"/>
          </w:divBdr>
        </w:div>
        <w:div w:id="249585402">
          <w:marLeft w:val="0"/>
          <w:marRight w:val="0"/>
          <w:marTop w:val="0"/>
          <w:marBottom w:val="0"/>
          <w:divBdr>
            <w:top w:val="none" w:sz="0" w:space="0" w:color="auto"/>
            <w:left w:val="none" w:sz="0" w:space="0" w:color="auto"/>
            <w:bottom w:val="none" w:sz="0" w:space="0" w:color="auto"/>
            <w:right w:val="none" w:sz="0" w:space="0" w:color="auto"/>
          </w:divBdr>
        </w:div>
        <w:div w:id="1192113170">
          <w:marLeft w:val="0"/>
          <w:marRight w:val="0"/>
          <w:marTop w:val="0"/>
          <w:marBottom w:val="0"/>
          <w:divBdr>
            <w:top w:val="none" w:sz="0" w:space="0" w:color="auto"/>
            <w:left w:val="none" w:sz="0" w:space="0" w:color="auto"/>
            <w:bottom w:val="none" w:sz="0" w:space="0" w:color="auto"/>
            <w:right w:val="none" w:sz="0" w:space="0" w:color="auto"/>
          </w:divBdr>
        </w:div>
        <w:div w:id="614794522">
          <w:marLeft w:val="0"/>
          <w:marRight w:val="0"/>
          <w:marTop w:val="0"/>
          <w:marBottom w:val="0"/>
          <w:divBdr>
            <w:top w:val="none" w:sz="0" w:space="0" w:color="auto"/>
            <w:left w:val="none" w:sz="0" w:space="0" w:color="auto"/>
            <w:bottom w:val="none" w:sz="0" w:space="0" w:color="auto"/>
            <w:right w:val="none" w:sz="0" w:space="0" w:color="auto"/>
          </w:divBdr>
        </w:div>
        <w:div w:id="995106324">
          <w:marLeft w:val="0"/>
          <w:marRight w:val="0"/>
          <w:marTop w:val="0"/>
          <w:marBottom w:val="0"/>
          <w:divBdr>
            <w:top w:val="none" w:sz="0" w:space="0" w:color="auto"/>
            <w:left w:val="none" w:sz="0" w:space="0" w:color="auto"/>
            <w:bottom w:val="none" w:sz="0" w:space="0" w:color="auto"/>
            <w:right w:val="none" w:sz="0" w:space="0" w:color="auto"/>
          </w:divBdr>
        </w:div>
        <w:div w:id="1755086666">
          <w:marLeft w:val="0"/>
          <w:marRight w:val="0"/>
          <w:marTop w:val="0"/>
          <w:marBottom w:val="0"/>
          <w:divBdr>
            <w:top w:val="none" w:sz="0" w:space="0" w:color="auto"/>
            <w:left w:val="none" w:sz="0" w:space="0" w:color="auto"/>
            <w:bottom w:val="none" w:sz="0" w:space="0" w:color="auto"/>
            <w:right w:val="none" w:sz="0" w:space="0" w:color="auto"/>
          </w:divBdr>
        </w:div>
        <w:div w:id="1826124364">
          <w:marLeft w:val="0"/>
          <w:marRight w:val="0"/>
          <w:marTop w:val="0"/>
          <w:marBottom w:val="0"/>
          <w:divBdr>
            <w:top w:val="none" w:sz="0" w:space="0" w:color="auto"/>
            <w:left w:val="none" w:sz="0" w:space="0" w:color="auto"/>
            <w:bottom w:val="none" w:sz="0" w:space="0" w:color="auto"/>
            <w:right w:val="none" w:sz="0" w:space="0" w:color="auto"/>
          </w:divBdr>
        </w:div>
        <w:div w:id="2036497666">
          <w:marLeft w:val="0"/>
          <w:marRight w:val="0"/>
          <w:marTop w:val="0"/>
          <w:marBottom w:val="0"/>
          <w:divBdr>
            <w:top w:val="none" w:sz="0" w:space="0" w:color="auto"/>
            <w:left w:val="none" w:sz="0" w:space="0" w:color="auto"/>
            <w:bottom w:val="none" w:sz="0" w:space="0" w:color="auto"/>
            <w:right w:val="none" w:sz="0" w:space="0" w:color="auto"/>
          </w:divBdr>
        </w:div>
        <w:div w:id="1912961771">
          <w:marLeft w:val="0"/>
          <w:marRight w:val="0"/>
          <w:marTop w:val="0"/>
          <w:marBottom w:val="0"/>
          <w:divBdr>
            <w:top w:val="none" w:sz="0" w:space="0" w:color="auto"/>
            <w:left w:val="none" w:sz="0" w:space="0" w:color="auto"/>
            <w:bottom w:val="none" w:sz="0" w:space="0" w:color="auto"/>
            <w:right w:val="none" w:sz="0" w:space="0" w:color="auto"/>
          </w:divBdr>
        </w:div>
        <w:div w:id="586112060">
          <w:marLeft w:val="0"/>
          <w:marRight w:val="0"/>
          <w:marTop w:val="0"/>
          <w:marBottom w:val="0"/>
          <w:divBdr>
            <w:top w:val="none" w:sz="0" w:space="0" w:color="auto"/>
            <w:left w:val="none" w:sz="0" w:space="0" w:color="auto"/>
            <w:bottom w:val="none" w:sz="0" w:space="0" w:color="auto"/>
            <w:right w:val="none" w:sz="0" w:space="0" w:color="auto"/>
          </w:divBdr>
        </w:div>
        <w:div w:id="217396183">
          <w:marLeft w:val="0"/>
          <w:marRight w:val="0"/>
          <w:marTop w:val="0"/>
          <w:marBottom w:val="0"/>
          <w:divBdr>
            <w:top w:val="none" w:sz="0" w:space="0" w:color="auto"/>
            <w:left w:val="none" w:sz="0" w:space="0" w:color="auto"/>
            <w:bottom w:val="none" w:sz="0" w:space="0" w:color="auto"/>
            <w:right w:val="none" w:sz="0" w:space="0" w:color="auto"/>
          </w:divBdr>
        </w:div>
        <w:div w:id="1712876797">
          <w:marLeft w:val="0"/>
          <w:marRight w:val="0"/>
          <w:marTop w:val="0"/>
          <w:marBottom w:val="0"/>
          <w:divBdr>
            <w:top w:val="none" w:sz="0" w:space="0" w:color="auto"/>
            <w:left w:val="none" w:sz="0" w:space="0" w:color="auto"/>
            <w:bottom w:val="none" w:sz="0" w:space="0" w:color="auto"/>
            <w:right w:val="none" w:sz="0" w:space="0" w:color="auto"/>
          </w:divBdr>
        </w:div>
        <w:div w:id="1026566670">
          <w:marLeft w:val="0"/>
          <w:marRight w:val="0"/>
          <w:marTop w:val="0"/>
          <w:marBottom w:val="0"/>
          <w:divBdr>
            <w:top w:val="none" w:sz="0" w:space="0" w:color="auto"/>
            <w:left w:val="none" w:sz="0" w:space="0" w:color="auto"/>
            <w:bottom w:val="none" w:sz="0" w:space="0" w:color="auto"/>
            <w:right w:val="none" w:sz="0" w:space="0" w:color="auto"/>
          </w:divBdr>
        </w:div>
        <w:div w:id="2100977242">
          <w:marLeft w:val="0"/>
          <w:marRight w:val="0"/>
          <w:marTop w:val="0"/>
          <w:marBottom w:val="0"/>
          <w:divBdr>
            <w:top w:val="none" w:sz="0" w:space="0" w:color="auto"/>
            <w:left w:val="none" w:sz="0" w:space="0" w:color="auto"/>
            <w:bottom w:val="none" w:sz="0" w:space="0" w:color="auto"/>
            <w:right w:val="none" w:sz="0" w:space="0" w:color="auto"/>
          </w:divBdr>
        </w:div>
        <w:div w:id="1165508610">
          <w:marLeft w:val="0"/>
          <w:marRight w:val="0"/>
          <w:marTop w:val="0"/>
          <w:marBottom w:val="0"/>
          <w:divBdr>
            <w:top w:val="none" w:sz="0" w:space="0" w:color="auto"/>
            <w:left w:val="none" w:sz="0" w:space="0" w:color="auto"/>
            <w:bottom w:val="none" w:sz="0" w:space="0" w:color="auto"/>
            <w:right w:val="none" w:sz="0" w:space="0" w:color="auto"/>
          </w:divBdr>
        </w:div>
        <w:div w:id="650600884">
          <w:marLeft w:val="0"/>
          <w:marRight w:val="0"/>
          <w:marTop w:val="0"/>
          <w:marBottom w:val="0"/>
          <w:divBdr>
            <w:top w:val="none" w:sz="0" w:space="0" w:color="auto"/>
            <w:left w:val="none" w:sz="0" w:space="0" w:color="auto"/>
            <w:bottom w:val="none" w:sz="0" w:space="0" w:color="auto"/>
            <w:right w:val="none" w:sz="0" w:space="0" w:color="auto"/>
          </w:divBdr>
        </w:div>
        <w:div w:id="1521967533">
          <w:marLeft w:val="0"/>
          <w:marRight w:val="0"/>
          <w:marTop w:val="0"/>
          <w:marBottom w:val="0"/>
          <w:divBdr>
            <w:top w:val="none" w:sz="0" w:space="0" w:color="auto"/>
            <w:left w:val="none" w:sz="0" w:space="0" w:color="auto"/>
            <w:bottom w:val="none" w:sz="0" w:space="0" w:color="auto"/>
            <w:right w:val="none" w:sz="0" w:space="0" w:color="auto"/>
          </w:divBdr>
        </w:div>
        <w:div w:id="1505826185">
          <w:marLeft w:val="0"/>
          <w:marRight w:val="0"/>
          <w:marTop w:val="0"/>
          <w:marBottom w:val="0"/>
          <w:divBdr>
            <w:top w:val="none" w:sz="0" w:space="0" w:color="auto"/>
            <w:left w:val="none" w:sz="0" w:space="0" w:color="auto"/>
            <w:bottom w:val="none" w:sz="0" w:space="0" w:color="auto"/>
            <w:right w:val="none" w:sz="0" w:space="0" w:color="auto"/>
          </w:divBdr>
        </w:div>
        <w:div w:id="1100948608">
          <w:marLeft w:val="0"/>
          <w:marRight w:val="0"/>
          <w:marTop w:val="0"/>
          <w:marBottom w:val="0"/>
          <w:divBdr>
            <w:top w:val="none" w:sz="0" w:space="0" w:color="auto"/>
            <w:left w:val="none" w:sz="0" w:space="0" w:color="auto"/>
            <w:bottom w:val="none" w:sz="0" w:space="0" w:color="auto"/>
            <w:right w:val="none" w:sz="0" w:space="0" w:color="auto"/>
          </w:divBdr>
        </w:div>
        <w:div w:id="1561408044">
          <w:marLeft w:val="0"/>
          <w:marRight w:val="0"/>
          <w:marTop w:val="0"/>
          <w:marBottom w:val="0"/>
          <w:divBdr>
            <w:top w:val="none" w:sz="0" w:space="0" w:color="auto"/>
            <w:left w:val="none" w:sz="0" w:space="0" w:color="auto"/>
            <w:bottom w:val="none" w:sz="0" w:space="0" w:color="auto"/>
            <w:right w:val="none" w:sz="0" w:space="0" w:color="auto"/>
          </w:divBdr>
        </w:div>
        <w:div w:id="1669823193">
          <w:marLeft w:val="0"/>
          <w:marRight w:val="0"/>
          <w:marTop w:val="0"/>
          <w:marBottom w:val="0"/>
          <w:divBdr>
            <w:top w:val="none" w:sz="0" w:space="0" w:color="auto"/>
            <w:left w:val="none" w:sz="0" w:space="0" w:color="auto"/>
            <w:bottom w:val="none" w:sz="0" w:space="0" w:color="auto"/>
            <w:right w:val="none" w:sz="0" w:space="0" w:color="auto"/>
          </w:divBdr>
        </w:div>
        <w:div w:id="2039354229">
          <w:marLeft w:val="0"/>
          <w:marRight w:val="0"/>
          <w:marTop w:val="0"/>
          <w:marBottom w:val="0"/>
          <w:divBdr>
            <w:top w:val="none" w:sz="0" w:space="0" w:color="auto"/>
            <w:left w:val="none" w:sz="0" w:space="0" w:color="auto"/>
            <w:bottom w:val="none" w:sz="0" w:space="0" w:color="auto"/>
            <w:right w:val="none" w:sz="0" w:space="0" w:color="auto"/>
          </w:divBdr>
        </w:div>
        <w:div w:id="220210103">
          <w:marLeft w:val="0"/>
          <w:marRight w:val="0"/>
          <w:marTop w:val="0"/>
          <w:marBottom w:val="0"/>
          <w:divBdr>
            <w:top w:val="none" w:sz="0" w:space="0" w:color="auto"/>
            <w:left w:val="none" w:sz="0" w:space="0" w:color="auto"/>
            <w:bottom w:val="none" w:sz="0" w:space="0" w:color="auto"/>
            <w:right w:val="none" w:sz="0" w:space="0" w:color="auto"/>
          </w:divBdr>
        </w:div>
        <w:div w:id="872887079">
          <w:marLeft w:val="0"/>
          <w:marRight w:val="0"/>
          <w:marTop w:val="0"/>
          <w:marBottom w:val="0"/>
          <w:divBdr>
            <w:top w:val="none" w:sz="0" w:space="0" w:color="auto"/>
            <w:left w:val="none" w:sz="0" w:space="0" w:color="auto"/>
            <w:bottom w:val="none" w:sz="0" w:space="0" w:color="auto"/>
            <w:right w:val="none" w:sz="0" w:space="0" w:color="auto"/>
          </w:divBdr>
        </w:div>
        <w:div w:id="1911767184">
          <w:marLeft w:val="0"/>
          <w:marRight w:val="0"/>
          <w:marTop w:val="0"/>
          <w:marBottom w:val="0"/>
          <w:divBdr>
            <w:top w:val="none" w:sz="0" w:space="0" w:color="auto"/>
            <w:left w:val="none" w:sz="0" w:space="0" w:color="auto"/>
            <w:bottom w:val="none" w:sz="0" w:space="0" w:color="auto"/>
            <w:right w:val="none" w:sz="0" w:space="0" w:color="auto"/>
          </w:divBdr>
        </w:div>
        <w:div w:id="1845700449">
          <w:marLeft w:val="0"/>
          <w:marRight w:val="0"/>
          <w:marTop w:val="0"/>
          <w:marBottom w:val="0"/>
          <w:divBdr>
            <w:top w:val="none" w:sz="0" w:space="0" w:color="auto"/>
            <w:left w:val="none" w:sz="0" w:space="0" w:color="auto"/>
            <w:bottom w:val="none" w:sz="0" w:space="0" w:color="auto"/>
            <w:right w:val="none" w:sz="0" w:space="0" w:color="auto"/>
          </w:divBdr>
        </w:div>
        <w:div w:id="1472946475">
          <w:marLeft w:val="0"/>
          <w:marRight w:val="0"/>
          <w:marTop w:val="0"/>
          <w:marBottom w:val="0"/>
          <w:divBdr>
            <w:top w:val="none" w:sz="0" w:space="0" w:color="auto"/>
            <w:left w:val="none" w:sz="0" w:space="0" w:color="auto"/>
            <w:bottom w:val="none" w:sz="0" w:space="0" w:color="auto"/>
            <w:right w:val="none" w:sz="0" w:space="0" w:color="auto"/>
          </w:divBdr>
        </w:div>
        <w:div w:id="1087925218">
          <w:marLeft w:val="0"/>
          <w:marRight w:val="0"/>
          <w:marTop w:val="0"/>
          <w:marBottom w:val="0"/>
          <w:divBdr>
            <w:top w:val="none" w:sz="0" w:space="0" w:color="auto"/>
            <w:left w:val="none" w:sz="0" w:space="0" w:color="auto"/>
            <w:bottom w:val="none" w:sz="0" w:space="0" w:color="auto"/>
            <w:right w:val="none" w:sz="0" w:space="0" w:color="auto"/>
          </w:divBdr>
        </w:div>
        <w:div w:id="1701784833">
          <w:marLeft w:val="0"/>
          <w:marRight w:val="0"/>
          <w:marTop w:val="0"/>
          <w:marBottom w:val="0"/>
          <w:divBdr>
            <w:top w:val="none" w:sz="0" w:space="0" w:color="auto"/>
            <w:left w:val="none" w:sz="0" w:space="0" w:color="auto"/>
            <w:bottom w:val="none" w:sz="0" w:space="0" w:color="auto"/>
            <w:right w:val="none" w:sz="0" w:space="0" w:color="auto"/>
          </w:divBdr>
        </w:div>
        <w:div w:id="64376120">
          <w:marLeft w:val="0"/>
          <w:marRight w:val="0"/>
          <w:marTop w:val="0"/>
          <w:marBottom w:val="0"/>
          <w:divBdr>
            <w:top w:val="none" w:sz="0" w:space="0" w:color="auto"/>
            <w:left w:val="none" w:sz="0" w:space="0" w:color="auto"/>
            <w:bottom w:val="none" w:sz="0" w:space="0" w:color="auto"/>
            <w:right w:val="none" w:sz="0" w:space="0" w:color="auto"/>
          </w:divBdr>
        </w:div>
        <w:div w:id="237063074">
          <w:marLeft w:val="0"/>
          <w:marRight w:val="0"/>
          <w:marTop w:val="0"/>
          <w:marBottom w:val="0"/>
          <w:divBdr>
            <w:top w:val="none" w:sz="0" w:space="0" w:color="auto"/>
            <w:left w:val="none" w:sz="0" w:space="0" w:color="auto"/>
            <w:bottom w:val="none" w:sz="0" w:space="0" w:color="auto"/>
            <w:right w:val="none" w:sz="0" w:space="0" w:color="auto"/>
          </w:divBdr>
        </w:div>
        <w:div w:id="695886489">
          <w:marLeft w:val="0"/>
          <w:marRight w:val="0"/>
          <w:marTop w:val="0"/>
          <w:marBottom w:val="0"/>
          <w:divBdr>
            <w:top w:val="none" w:sz="0" w:space="0" w:color="auto"/>
            <w:left w:val="none" w:sz="0" w:space="0" w:color="auto"/>
            <w:bottom w:val="none" w:sz="0" w:space="0" w:color="auto"/>
            <w:right w:val="none" w:sz="0" w:space="0" w:color="auto"/>
          </w:divBdr>
        </w:div>
        <w:div w:id="901602206">
          <w:marLeft w:val="0"/>
          <w:marRight w:val="0"/>
          <w:marTop w:val="0"/>
          <w:marBottom w:val="0"/>
          <w:divBdr>
            <w:top w:val="none" w:sz="0" w:space="0" w:color="auto"/>
            <w:left w:val="none" w:sz="0" w:space="0" w:color="auto"/>
            <w:bottom w:val="none" w:sz="0" w:space="0" w:color="auto"/>
            <w:right w:val="none" w:sz="0" w:space="0" w:color="auto"/>
          </w:divBdr>
        </w:div>
        <w:div w:id="1547177020">
          <w:marLeft w:val="0"/>
          <w:marRight w:val="0"/>
          <w:marTop w:val="0"/>
          <w:marBottom w:val="0"/>
          <w:divBdr>
            <w:top w:val="none" w:sz="0" w:space="0" w:color="auto"/>
            <w:left w:val="none" w:sz="0" w:space="0" w:color="auto"/>
            <w:bottom w:val="none" w:sz="0" w:space="0" w:color="auto"/>
            <w:right w:val="none" w:sz="0" w:space="0" w:color="auto"/>
          </w:divBdr>
        </w:div>
        <w:div w:id="1844515839">
          <w:marLeft w:val="0"/>
          <w:marRight w:val="0"/>
          <w:marTop w:val="0"/>
          <w:marBottom w:val="0"/>
          <w:divBdr>
            <w:top w:val="none" w:sz="0" w:space="0" w:color="auto"/>
            <w:left w:val="none" w:sz="0" w:space="0" w:color="auto"/>
            <w:bottom w:val="none" w:sz="0" w:space="0" w:color="auto"/>
            <w:right w:val="none" w:sz="0" w:space="0" w:color="auto"/>
          </w:divBdr>
        </w:div>
        <w:div w:id="989941201">
          <w:marLeft w:val="0"/>
          <w:marRight w:val="0"/>
          <w:marTop w:val="0"/>
          <w:marBottom w:val="0"/>
          <w:divBdr>
            <w:top w:val="none" w:sz="0" w:space="0" w:color="auto"/>
            <w:left w:val="none" w:sz="0" w:space="0" w:color="auto"/>
            <w:bottom w:val="none" w:sz="0" w:space="0" w:color="auto"/>
            <w:right w:val="none" w:sz="0" w:space="0" w:color="auto"/>
          </w:divBdr>
        </w:div>
        <w:div w:id="1887645117">
          <w:marLeft w:val="0"/>
          <w:marRight w:val="0"/>
          <w:marTop w:val="0"/>
          <w:marBottom w:val="0"/>
          <w:divBdr>
            <w:top w:val="none" w:sz="0" w:space="0" w:color="auto"/>
            <w:left w:val="none" w:sz="0" w:space="0" w:color="auto"/>
            <w:bottom w:val="none" w:sz="0" w:space="0" w:color="auto"/>
            <w:right w:val="none" w:sz="0" w:space="0" w:color="auto"/>
          </w:divBdr>
        </w:div>
        <w:div w:id="1137839384">
          <w:marLeft w:val="0"/>
          <w:marRight w:val="0"/>
          <w:marTop w:val="0"/>
          <w:marBottom w:val="0"/>
          <w:divBdr>
            <w:top w:val="none" w:sz="0" w:space="0" w:color="auto"/>
            <w:left w:val="none" w:sz="0" w:space="0" w:color="auto"/>
            <w:bottom w:val="none" w:sz="0" w:space="0" w:color="auto"/>
            <w:right w:val="none" w:sz="0" w:space="0" w:color="auto"/>
          </w:divBdr>
        </w:div>
        <w:div w:id="1365210637">
          <w:marLeft w:val="0"/>
          <w:marRight w:val="0"/>
          <w:marTop w:val="0"/>
          <w:marBottom w:val="0"/>
          <w:divBdr>
            <w:top w:val="none" w:sz="0" w:space="0" w:color="auto"/>
            <w:left w:val="none" w:sz="0" w:space="0" w:color="auto"/>
            <w:bottom w:val="none" w:sz="0" w:space="0" w:color="auto"/>
            <w:right w:val="none" w:sz="0" w:space="0" w:color="auto"/>
          </w:divBdr>
        </w:div>
        <w:div w:id="1980190249">
          <w:marLeft w:val="0"/>
          <w:marRight w:val="0"/>
          <w:marTop w:val="0"/>
          <w:marBottom w:val="0"/>
          <w:divBdr>
            <w:top w:val="none" w:sz="0" w:space="0" w:color="auto"/>
            <w:left w:val="none" w:sz="0" w:space="0" w:color="auto"/>
            <w:bottom w:val="none" w:sz="0" w:space="0" w:color="auto"/>
            <w:right w:val="none" w:sz="0" w:space="0" w:color="auto"/>
          </w:divBdr>
        </w:div>
        <w:div w:id="439375304">
          <w:marLeft w:val="0"/>
          <w:marRight w:val="0"/>
          <w:marTop w:val="0"/>
          <w:marBottom w:val="0"/>
          <w:divBdr>
            <w:top w:val="none" w:sz="0" w:space="0" w:color="auto"/>
            <w:left w:val="none" w:sz="0" w:space="0" w:color="auto"/>
            <w:bottom w:val="none" w:sz="0" w:space="0" w:color="auto"/>
            <w:right w:val="none" w:sz="0" w:space="0" w:color="auto"/>
          </w:divBdr>
        </w:div>
        <w:div w:id="218517173">
          <w:marLeft w:val="0"/>
          <w:marRight w:val="0"/>
          <w:marTop w:val="0"/>
          <w:marBottom w:val="0"/>
          <w:divBdr>
            <w:top w:val="none" w:sz="0" w:space="0" w:color="auto"/>
            <w:left w:val="none" w:sz="0" w:space="0" w:color="auto"/>
            <w:bottom w:val="none" w:sz="0" w:space="0" w:color="auto"/>
            <w:right w:val="none" w:sz="0" w:space="0" w:color="auto"/>
          </w:divBdr>
        </w:div>
        <w:div w:id="37899070">
          <w:marLeft w:val="0"/>
          <w:marRight w:val="0"/>
          <w:marTop w:val="0"/>
          <w:marBottom w:val="0"/>
          <w:divBdr>
            <w:top w:val="none" w:sz="0" w:space="0" w:color="auto"/>
            <w:left w:val="none" w:sz="0" w:space="0" w:color="auto"/>
            <w:bottom w:val="none" w:sz="0" w:space="0" w:color="auto"/>
            <w:right w:val="none" w:sz="0" w:space="0" w:color="auto"/>
          </w:divBdr>
        </w:div>
        <w:div w:id="870923249">
          <w:marLeft w:val="0"/>
          <w:marRight w:val="0"/>
          <w:marTop w:val="0"/>
          <w:marBottom w:val="0"/>
          <w:divBdr>
            <w:top w:val="none" w:sz="0" w:space="0" w:color="auto"/>
            <w:left w:val="none" w:sz="0" w:space="0" w:color="auto"/>
            <w:bottom w:val="none" w:sz="0" w:space="0" w:color="auto"/>
            <w:right w:val="none" w:sz="0" w:space="0" w:color="auto"/>
          </w:divBdr>
        </w:div>
        <w:div w:id="709108733">
          <w:marLeft w:val="0"/>
          <w:marRight w:val="0"/>
          <w:marTop w:val="0"/>
          <w:marBottom w:val="0"/>
          <w:divBdr>
            <w:top w:val="none" w:sz="0" w:space="0" w:color="auto"/>
            <w:left w:val="none" w:sz="0" w:space="0" w:color="auto"/>
            <w:bottom w:val="none" w:sz="0" w:space="0" w:color="auto"/>
            <w:right w:val="none" w:sz="0" w:space="0" w:color="auto"/>
          </w:divBdr>
        </w:div>
        <w:div w:id="1075932188">
          <w:marLeft w:val="0"/>
          <w:marRight w:val="0"/>
          <w:marTop w:val="0"/>
          <w:marBottom w:val="0"/>
          <w:divBdr>
            <w:top w:val="none" w:sz="0" w:space="0" w:color="auto"/>
            <w:left w:val="none" w:sz="0" w:space="0" w:color="auto"/>
            <w:bottom w:val="none" w:sz="0" w:space="0" w:color="auto"/>
            <w:right w:val="none" w:sz="0" w:space="0" w:color="auto"/>
          </w:divBdr>
        </w:div>
        <w:div w:id="124471036">
          <w:marLeft w:val="0"/>
          <w:marRight w:val="0"/>
          <w:marTop w:val="0"/>
          <w:marBottom w:val="0"/>
          <w:divBdr>
            <w:top w:val="none" w:sz="0" w:space="0" w:color="auto"/>
            <w:left w:val="none" w:sz="0" w:space="0" w:color="auto"/>
            <w:bottom w:val="none" w:sz="0" w:space="0" w:color="auto"/>
            <w:right w:val="none" w:sz="0" w:space="0" w:color="auto"/>
          </w:divBdr>
        </w:div>
        <w:div w:id="1327323924">
          <w:marLeft w:val="0"/>
          <w:marRight w:val="0"/>
          <w:marTop w:val="0"/>
          <w:marBottom w:val="0"/>
          <w:divBdr>
            <w:top w:val="none" w:sz="0" w:space="0" w:color="auto"/>
            <w:left w:val="none" w:sz="0" w:space="0" w:color="auto"/>
            <w:bottom w:val="none" w:sz="0" w:space="0" w:color="auto"/>
            <w:right w:val="none" w:sz="0" w:space="0" w:color="auto"/>
          </w:divBdr>
        </w:div>
        <w:div w:id="908882432">
          <w:marLeft w:val="0"/>
          <w:marRight w:val="0"/>
          <w:marTop w:val="0"/>
          <w:marBottom w:val="0"/>
          <w:divBdr>
            <w:top w:val="none" w:sz="0" w:space="0" w:color="auto"/>
            <w:left w:val="none" w:sz="0" w:space="0" w:color="auto"/>
            <w:bottom w:val="none" w:sz="0" w:space="0" w:color="auto"/>
            <w:right w:val="none" w:sz="0" w:space="0" w:color="auto"/>
          </w:divBdr>
        </w:div>
        <w:div w:id="248277379">
          <w:marLeft w:val="0"/>
          <w:marRight w:val="0"/>
          <w:marTop w:val="0"/>
          <w:marBottom w:val="0"/>
          <w:divBdr>
            <w:top w:val="none" w:sz="0" w:space="0" w:color="auto"/>
            <w:left w:val="none" w:sz="0" w:space="0" w:color="auto"/>
            <w:bottom w:val="none" w:sz="0" w:space="0" w:color="auto"/>
            <w:right w:val="none" w:sz="0" w:space="0" w:color="auto"/>
          </w:divBdr>
        </w:div>
        <w:div w:id="2059357225">
          <w:marLeft w:val="0"/>
          <w:marRight w:val="0"/>
          <w:marTop w:val="0"/>
          <w:marBottom w:val="0"/>
          <w:divBdr>
            <w:top w:val="none" w:sz="0" w:space="0" w:color="auto"/>
            <w:left w:val="none" w:sz="0" w:space="0" w:color="auto"/>
            <w:bottom w:val="none" w:sz="0" w:space="0" w:color="auto"/>
            <w:right w:val="none" w:sz="0" w:space="0" w:color="auto"/>
          </w:divBdr>
        </w:div>
        <w:div w:id="1799300347">
          <w:marLeft w:val="0"/>
          <w:marRight w:val="0"/>
          <w:marTop w:val="0"/>
          <w:marBottom w:val="0"/>
          <w:divBdr>
            <w:top w:val="none" w:sz="0" w:space="0" w:color="auto"/>
            <w:left w:val="none" w:sz="0" w:space="0" w:color="auto"/>
            <w:bottom w:val="none" w:sz="0" w:space="0" w:color="auto"/>
            <w:right w:val="none" w:sz="0" w:space="0" w:color="auto"/>
          </w:divBdr>
        </w:div>
        <w:div w:id="975138466">
          <w:marLeft w:val="0"/>
          <w:marRight w:val="0"/>
          <w:marTop w:val="0"/>
          <w:marBottom w:val="0"/>
          <w:divBdr>
            <w:top w:val="none" w:sz="0" w:space="0" w:color="auto"/>
            <w:left w:val="none" w:sz="0" w:space="0" w:color="auto"/>
            <w:bottom w:val="none" w:sz="0" w:space="0" w:color="auto"/>
            <w:right w:val="none" w:sz="0" w:space="0" w:color="auto"/>
          </w:divBdr>
        </w:div>
        <w:div w:id="1975985436">
          <w:marLeft w:val="0"/>
          <w:marRight w:val="0"/>
          <w:marTop w:val="0"/>
          <w:marBottom w:val="0"/>
          <w:divBdr>
            <w:top w:val="none" w:sz="0" w:space="0" w:color="auto"/>
            <w:left w:val="none" w:sz="0" w:space="0" w:color="auto"/>
            <w:bottom w:val="none" w:sz="0" w:space="0" w:color="auto"/>
            <w:right w:val="none" w:sz="0" w:space="0" w:color="auto"/>
          </w:divBdr>
        </w:div>
        <w:div w:id="713777968">
          <w:marLeft w:val="0"/>
          <w:marRight w:val="0"/>
          <w:marTop w:val="0"/>
          <w:marBottom w:val="0"/>
          <w:divBdr>
            <w:top w:val="none" w:sz="0" w:space="0" w:color="auto"/>
            <w:left w:val="none" w:sz="0" w:space="0" w:color="auto"/>
            <w:bottom w:val="none" w:sz="0" w:space="0" w:color="auto"/>
            <w:right w:val="none" w:sz="0" w:space="0" w:color="auto"/>
          </w:divBdr>
        </w:div>
        <w:div w:id="1578780363">
          <w:marLeft w:val="0"/>
          <w:marRight w:val="0"/>
          <w:marTop w:val="0"/>
          <w:marBottom w:val="0"/>
          <w:divBdr>
            <w:top w:val="none" w:sz="0" w:space="0" w:color="auto"/>
            <w:left w:val="none" w:sz="0" w:space="0" w:color="auto"/>
            <w:bottom w:val="none" w:sz="0" w:space="0" w:color="auto"/>
            <w:right w:val="none" w:sz="0" w:space="0" w:color="auto"/>
          </w:divBdr>
        </w:div>
        <w:div w:id="104037863">
          <w:marLeft w:val="0"/>
          <w:marRight w:val="0"/>
          <w:marTop w:val="0"/>
          <w:marBottom w:val="0"/>
          <w:divBdr>
            <w:top w:val="none" w:sz="0" w:space="0" w:color="auto"/>
            <w:left w:val="none" w:sz="0" w:space="0" w:color="auto"/>
            <w:bottom w:val="none" w:sz="0" w:space="0" w:color="auto"/>
            <w:right w:val="none" w:sz="0" w:space="0" w:color="auto"/>
          </w:divBdr>
        </w:div>
        <w:div w:id="1097097240">
          <w:marLeft w:val="0"/>
          <w:marRight w:val="0"/>
          <w:marTop w:val="0"/>
          <w:marBottom w:val="0"/>
          <w:divBdr>
            <w:top w:val="none" w:sz="0" w:space="0" w:color="auto"/>
            <w:left w:val="none" w:sz="0" w:space="0" w:color="auto"/>
            <w:bottom w:val="none" w:sz="0" w:space="0" w:color="auto"/>
            <w:right w:val="none" w:sz="0" w:space="0" w:color="auto"/>
          </w:divBdr>
        </w:div>
        <w:div w:id="807866907">
          <w:marLeft w:val="0"/>
          <w:marRight w:val="0"/>
          <w:marTop w:val="0"/>
          <w:marBottom w:val="0"/>
          <w:divBdr>
            <w:top w:val="none" w:sz="0" w:space="0" w:color="auto"/>
            <w:left w:val="none" w:sz="0" w:space="0" w:color="auto"/>
            <w:bottom w:val="none" w:sz="0" w:space="0" w:color="auto"/>
            <w:right w:val="none" w:sz="0" w:space="0" w:color="auto"/>
          </w:divBdr>
        </w:div>
        <w:div w:id="527835395">
          <w:marLeft w:val="0"/>
          <w:marRight w:val="0"/>
          <w:marTop w:val="0"/>
          <w:marBottom w:val="0"/>
          <w:divBdr>
            <w:top w:val="none" w:sz="0" w:space="0" w:color="auto"/>
            <w:left w:val="none" w:sz="0" w:space="0" w:color="auto"/>
            <w:bottom w:val="none" w:sz="0" w:space="0" w:color="auto"/>
            <w:right w:val="none" w:sz="0" w:space="0" w:color="auto"/>
          </w:divBdr>
        </w:div>
        <w:div w:id="294337388">
          <w:marLeft w:val="0"/>
          <w:marRight w:val="0"/>
          <w:marTop w:val="0"/>
          <w:marBottom w:val="0"/>
          <w:divBdr>
            <w:top w:val="none" w:sz="0" w:space="0" w:color="auto"/>
            <w:left w:val="none" w:sz="0" w:space="0" w:color="auto"/>
            <w:bottom w:val="none" w:sz="0" w:space="0" w:color="auto"/>
            <w:right w:val="none" w:sz="0" w:space="0" w:color="auto"/>
          </w:divBdr>
        </w:div>
        <w:div w:id="923999438">
          <w:marLeft w:val="0"/>
          <w:marRight w:val="0"/>
          <w:marTop w:val="0"/>
          <w:marBottom w:val="0"/>
          <w:divBdr>
            <w:top w:val="none" w:sz="0" w:space="0" w:color="auto"/>
            <w:left w:val="none" w:sz="0" w:space="0" w:color="auto"/>
            <w:bottom w:val="none" w:sz="0" w:space="0" w:color="auto"/>
            <w:right w:val="none" w:sz="0" w:space="0" w:color="auto"/>
          </w:divBdr>
        </w:div>
        <w:div w:id="531575015">
          <w:marLeft w:val="0"/>
          <w:marRight w:val="0"/>
          <w:marTop w:val="0"/>
          <w:marBottom w:val="0"/>
          <w:divBdr>
            <w:top w:val="none" w:sz="0" w:space="0" w:color="auto"/>
            <w:left w:val="none" w:sz="0" w:space="0" w:color="auto"/>
            <w:bottom w:val="none" w:sz="0" w:space="0" w:color="auto"/>
            <w:right w:val="none" w:sz="0" w:space="0" w:color="auto"/>
          </w:divBdr>
        </w:div>
        <w:div w:id="353462412">
          <w:marLeft w:val="0"/>
          <w:marRight w:val="0"/>
          <w:marTop w:val="0"/>
          <w:marBottom w:val="0"/>
          <w:divBdr>
            <w:top w:val="none" w:sz="0" w:space="0" w:color="auto"/>
            <w:left w:val="none" w:sz="0" w:space="0" w:color="auto"/>
            <w:bottom w:val="none" w:sz="0" w:space="0" w:color="auto"/>
            <w:right w:val="none" w:sz="0" w:space="0" w:color="auto"/>
          </w:divBdr>
        </w:div>
        <w:div w:id="1562591235">
          <w:marLeft w:val="0"/>
          <w:marRight w:val="0"/>
          <w:marTop w:val="0"/>
          <w:marBottom w:val="0"/>
          <w:divBdr>
            <w:top w:val="none" w:sz="0" w:space="0" w:color="auto"/>
            <w:left w:val="none" w:sz="0" w:space="0" w:color="auto"/>
            <w:bottom w:val="none" w:sz="0" w:space="0" w:color="auto"/>
            <w:right w:val="none" w:sz="0" w:space="0" w:color="auto"/>
          </w:divBdr>
        </w:div>
        <w:div w:id="1097991025">
          <w:marLeft w:val="0"/>
          <w:marRight w:val="0"/>
          <w:marTop w:val="0"/>
          <w:marBottom w:val="0"/>
          <w:divBdr>
            <w:top w:val="none" w:sz="0" w:space="0" w:color="auto"/>
            <w:left w:val="none" w:sz="0" w:space="0" w:color="auto"/>
            <w:bottom w:val="none" w:sz="0" w:space="0" w:color="auto"/>
            <w:right w:val="none" w:sz="0" w:space="0" w:color="auto"/>
          </w:divBdr>
        </w:div>
        <w:div w:id="2087654536">
          <w:marLeft w:val="0"/>
          <w:marRight w:val="0"/>
          <w:marTop w:val="0"/>
          <w:marBottom w:val="0"/>
          <w:divBdr>
            <w:top w:val="none" w:sz="0" w:space="0" w:color="auto"/>
            <w:left w:val="none" w:sz="0" w:space="0" w:color="auto"/>
            <w:bottom w:val="none" w:sz="0" w:space="0" w:color="auto"/>
            <w:right w:val="none" w:sz="0" w:space="0" w:color="auto"/>
          </w:divBdr>
        </w:div>
        <w:div w:id="614560912">
          <w:marLeft w:val="0"/>
          <w:marRight w:val="0"/>
          <w:marTop w:val="0"/>
          <w:marBottom w:val="0"/>
          <w:divBdr>
            <w:top w:val="none" w:sz="0" w:space="0" w:color="auto"/>
            <w:left w:val="none" w:sz="0" w:space="0" w:color="auto"/>
            <w:bottom w:val="none" w:sz="0" w:space="0" w:color="auto"/>
            <w:right w:val="none" w:sz="0" w:space="0" w:color="auto"/>
          </w:divBdr>
        </w:div>
        <w:div w:id="1282225450">
          <w:marLeft w:val="0"/>
          <w:marRight w:val="0"/>
          <w:marTop w:val="0"/>
          <w:marBottom w:val="0"/>
          <w:divBdr>
            <w:top w:val="none" w:sz="0" w:space="0" w:color="auto"/>
            <w:left w:val="none" w:sz="0" w:space="0" w:color="auto"/>
            <w:bottom w:val="none" w:sz="0" w:space="0" w:color="auto"/>
            <w:right w:val="none" w:sz="0" w:space="0" w:color="auto"/>
          </w:divBdr>
        </w:div>
        <w:div w:id="628516837">
          <w:marLeft w:val="0"/>
          <w:marRight w:val="0"/>
          <w:marTop w:val="0"/>
          <w:marBottom w:val="0"/>
          <w:divBdr>
            <w:top w:val="none" w:sz="0" w:space="0" w:color="auto"/>
            <w:left w:val="none" w:sz="0" w:space="0" w:color="auto"/>
            <w:bottom w:val="none" w:sz="0" w:space="0" w:color="auto"/>
            <w:right w:val="none" w:sz="0" w:space="0" w:color="auto"/>
          </w:divBdr>
        </w:div>
        <w:div w:id="1534465247">
          <w:marLeft w:val="0"/>
          <w:marRight w:val="0"/>
          <w:marTop w:val="0"/>
          <w:marBottom w:val="0"/>
          <w:divBdr>
            <w:top w:val="none" w:sz="0" w:space="0" w:color="auto"/>
            <w:left w:val="none" w:sz="0" w:space="0" w:color="auto"/>
            <w:bottom w:val="none" w:sz="0" w:space="0" w:color="auto"/>
            <w:right w:val="none" w:sz="0" w:space="0" w:color="auto"/>
          </w:divBdr>
        </w:div>
        <w:div w:id="1059547765">
          <w:marLeft w:val="0"/>
          <w:marRight w:val="0"/>
          <w:marTop w:val="0"/>
          <w:marBottom w:val="0"/>
          <w:divBdr>
            <w:top w:val="none" w:sz="0" w:space="0" w:color="auto"/>
            <w:left w:val="none" w:sz="0" w:space="0" w:color="auto"/>
            <w:bottom w:val="none" w:sz="0" w:space="0" w:color="auto"/>
            <w:right w:val="none" w:sz="0" w:space="0" w:color="auto"/>
          </w:divBdr>
        </w:div>
        <w:div w:id="650793456">
          <w:marLeft w:val="0"/>
          <w:marRight w:val="0"/>
          <w:marTop w:val="0"/>
          <w:marBottom w:val="0"/>
          <w:divBdr>
            <w:top w:val="none" w:sz="0" w:space="0" w:color="auto"/>
            <w:left w:val="none" w:sz="0" w:space="0" w:color="auto"/>
            <w:bottom w:val="none" w:sz="0" w:space="0" w:color="auto"/>
            <w:right w:val="none" w:sz="0" w:space="0" w:color="auto"/>
          </w:divBdr>
        </w:div>
        <w:div w:id="450175323">
          <w:marLeft w:val="0"/>
          <w:marRight w:val="0"/>
          <w:marTop w:val="0"/>
          <w:marBottom w:val="0"/>
          <w:divBdr>
            <w:top w:val="none" w:sz="0" w:space="0" w:color="auto"/>
            <w:left w:val="none" w:sz="0" w:space="0" w:color="auto"/>
            <w:bottom w:val="none" w:sz="0" w:space="0" w:color="auto"/>
            <w:right w:val="none" w:sz="0" w:space="0" w:color="auto"/>
          </w:divBdr>
        </w:div>
        <w:div w:id="1088618527">
          <w:marLeft w:val="0"/>
          <w:marRight w:val="0"/>
          <w:marTop w:val="0"/>
          <w:marBottom w:val="0"/>
          <w:divBdr>
            <w:top w:val="none" w:sz="0" w:space="0" w:color="auto"/>
            <w:left w:val="none" w:sz="0" w:space="0" w:color="auto"/>
            <w:bottom w:val="none" w:sz="0" w:space="0" w:color="auto"/>
            <w:right w:val="none" w:sz="0" w:space="0" w:color="auto"/>
          </w:divBdr>
        </w:div>
        <w:div w:id="933436175">
          <w:marLeft w:val="0"/>
          <w:marRight w:val="0"/>
          <w:marTop w:val="0"/>
          <w:marBottom w:val="0"/>
          <w:divBdr>
            <w:top w:val="none" w:sz="0" w:space="0" w:color="auto"/>
            <w:left w:val="none" w:sz="0" w:space="0" w:color="auto"/>
            <w:bottom w:val="none" w:sz="0" w:space="0" w:color="auto"/>
            <w:right w:val="none" w:sz="0" w:space="0" w:color="auto"/>
          </w:divBdr>
        </w:div>
        <w:div w:id="762530516">
          <w:marLeft w:val="0"/>
          <w:marRight w:val="0"/>
          <w:marTop w:val="0"/>
          <w:marBottom w:val="0"/>
          <w:divBdr>
            <w:top w:val="none" w:sz="0" w:space="0" w:color="auto"/>
            <w:left w:val="none" w:sz="0" w:space="0" w:color="auto"/>
            <w:bottom w:val="none" w:sz="0" w:space="0" w:color="auto"/>
            <w:right w:val="none" w:sz="0" w:space="0" w:color="auto"/>
          </w:divBdr>
        </w:div>
        <w:div w:id="1296179079">
          <w:marLeft w:val="0"/>
          <w:marRight w:val="0"/>
          <w:marTop w:val="0"/>
          <w:marBottom w:val="0"/>
          <w:divBdr>
            <w:top w:val="none" w:sz="0" w:space="0" w:color="auto"/>
            <w:left w:val="none" w:sz="0" w:space="0" w:color="auto"/>
            <w:bottom w:val="none" w:sz="0" w:space="0" w:color="auto"/>
            <w:right w:val="none" w:sz="0" w:space="0" w:color="auto"/>
          </w:divBdr>
        </w:div>
        <w:div w:id="89014862">
          <w:marLeft w:val="0"/>
          <w:marRight w:val="0"/>
          <w:marTop w:val="0"/>
          <w:marBottom w:val="0"/>
          <w:divBdr>
            <w:top w:val="none" w:sz="0" w:space="0" w:color="auto"/>
            <w:left w:val="none" w:sz="0" w:space="0" w:color="auto"/>
            <w:bottom w:val="none" w:sz="0" w:space="0" w:color="auto"/>
            <w:right w:val="none" w:sz="0" w:space="0" w:color="auto"/>
          </w:divBdr>
        </w:div>
        <w:div w:id="1276139856">
          <w:marLeft w:val="0"/>
          <w:marRight w:val="0"/>
          <w:marTop w:val="0"/>
          <w:marBottom w:val="0"/>
          <w:divBdr>
            <w:top w:val="none" w:sz="0" w:space="0" w:color="auto"/>
            <w:left w:val="none" w:sz="0" w:space="0" w:color="auto"/>
            <w:bottom w:val="none" w:sz="0" w:space="0" w:color="auto"/>
            <w:right w:val="none" w:sz="0" w:space="0" w:color="auto"/>
          </w:divBdr>
        </w:div>
        <w:div w:id="2018579234">
          <w:marLeft w:val="0"/>
          <w:marRight w:val="0"/>
          <w:marTop w:val="0"/>
          <w:marBottom w:val="0"/>
          <w:divBdr>
            <w:top w:val="none" w:sz="0" w:space="0" w:color="auto"/>
            <w:left w:val="none" w:sz="0" w:space="0" w:color="auto"/>
            <w:bottom w:val="none" w:sz="0" w:space="0" w:color="auto"/>
            <w:right w:val="none" w:sz="0" w:space="0" w:color="auto"/>
          </w:divBdr>
        </w:div>
        <w:div w:id="188304558">
          <w:marLeft w:val="0"/>
          <w:marRight w:val="0"/>
          <w:marTop w:val="0"/>
          <w:marBottom w:val="0"/>
          <w:divBdr>
            <w:top w:val="none" w:sz="0" w:space="0" w:color="auto"/>
            <w:left w:val="none" w:sz="0" w:space="0" w:color="auto"/>
            <w:bottom w:val="none" w:sz="0" w:space="0" w:color="auto"/>
            <w:right w:val="none" w:sz="0" w:space="0" w:color="auto"/>
          </w:divBdr>
        </w:div>
        <w:div w:id="1589847488">
          <w:marLeft w:val="0"/>
          <w:marRight w:val="0"/>
          <w:marTop w:val="0"/>
          <w:marBottom w:val="0"/>
          <w:divBdr>
            <w:top w:val="none" w:sz="0" w:space="0" w:color="auto"/>
            <w:left w:val="none" w:sz="0" w:space="0" w:color="auto"/>
            <w:bottom w:val="none" w:sz="0" w:space="0" w:color="auto"/>
            <w:right w:val="none" w:sz="0" w:space="0" w:color="auto"/>
          </w:divBdr>
        </w:div>
        <w:div w:id="1286234242">
          <w:marLeft w:val="0"/>
          <w:marRight w:val="0"/>
          <w:marTop w:val="0"/>
          <w:marBottom w:val="0"/>
          <w:divBdr>
            <w:top w:val="none" w:sz="0" w:space="0" w:color="auto"/>
            <w:left w:val="none" w:sz="0" w:space="0" w:color="auto"/>
            <w:bottom w:val="none" w:sz="0" w:space="0" w:color="auto"/>
            <w:right w:val="none" w:sz="0" w:space="0" w:color="auto"/>
          </w:divBdr>
        </w:div>
        <w:div w:id="2081251509">
          <w:marLeft w:val="0"/>
          <w:marRight w:val="0"/>
          <w:marTop w:val="0"/>
          <w:marBottom w:val="0"/>
          <w:divBdr>
            <w:top w:val="none" w:sz="0" w:space="0" w:color="auto"/>
            <w:left w:val="none" w:sz="0" w:space="0" w:color="auto"/>
            <w:bottom w:val="none" w:sz="0" w:space="0" w:color="auto"/>
            <w:right w:val="none" w:sz="0" w:space="0" w:color="auto"/>
          </w:divBdr>
        </w:div>
        <w:div w:id="546525441">
          <w:marLeft w:val="0"/>
          <w:marRight w:val="0"/>
          <w:marTop w:val="0"/>
          <w:marBottom w:val="0"/>
          <w:divBdr>
            <w:top w:val="none" w:sz="0" w:space="0" w:color="auto"/>
            <w:left w:val="none" w:sz="0" w:space="0" w:color="auto"/>
            <w:bottom w:val="none" w:sz="0" w:space="0" w:color="auto"/>
            <w:right w:val="none" w:sz="0" w:space="0" w:color="auto"/>
          </w:divBdr>
        </w:div>
        <w:div w:id="883640905">
          <w:marLeft w:val="0"/>
          <w:marRight w:val="0"/>
          <w:marTop w:val="0"/>
          <w:marBottom w:val="0"/>
          <w:divBdr>
            <w:top w:val="none" w:sz="0" w:space="0" w:color="auto"/>
            <w:left w:val="none" w:sz="0" w:space="0" w:color="auto"/>
            <w:bottom w:val="none" w:sz="0" w:space="0" w:color="auto"/>
            <w:right w:val="none" w:sz="0" w:space="0" w:color="auto"/>
          </w:divBdr>
        </w:div>
        <w:div w:id="1583834274">
          <w:marLeft w:val="0"/>
          <w:marRight w:val="0"/>
          <w:marTop w:val="0"/>
          <w:marBottom w:val="0"/>
          <w:divBdr>
            <w:top w:val="none" w:sz="0" w:space="0" w:color="auto"/>
            <w:left w:val="none" w:sz="0" w:space="0" w:color="auto"/>
            <w:bottom w:val="none" w:sz="0" w:space="0" w:color="auto"/>
            <w:right w:val="none" w:sz="0" w:space="0" w:color="auto"/>
          </w:divBdr>
        </w:div>
        <w:div w:id="1101100551">
          <w:marLeft w:val="0"/>
          <w:marRight w:val="0"/>
          <w:marTop w:val="0"/>
          <w:marBottom w:val="0"/>
          <w:divBdr>
            <w:top w:val="none" w:sz="0" w:space="0" w:color="auto"/>
            <w:left w:val="none" w:sz="0" w:space="0" w:color="auto"/>
            <w:bottom w:val="none" w:sz="0" w:space="0" w:color="auto"/>
            <w:right w:val="none" w:sz="0" w:space="0" w:color="auto"/>
          </w:divBdr>
        </w:div>
        <w:div w:id="478807341">
          <w:marLeft w:val="0"/>
          <w:marRight w:val="0"/>
          <w:marTop w:val="0"/>
          <w:marBottom w:val="0"/>
          <w:divBdr>
            <w:top w:val="none" w:sz="0" w:space="0" w:color="auto"/>
            <w:left w:val="none" w:sz="0" w:space="0" w:color="auto"/>
            <w:bottom w:val="none" w:sz="0" w:space="0" w:color="auto"/>
            <w:right w:val="none" w:sz="0" w:space="0" w:color="auto"/>
          </w:divBdr>
        </w:div>
        <w:div w:id="645161186">
          <w:marLeft w:val="0"/>
          <w:marRight w:val="0"/>
          <w:marTop w:val="0"/>
          <w:marBottom w:val="0"/>
          <w:divBdr>
            <w:top w:val="none" w:sz="0" w:space="0" w:color="auto"/>
            <w:left w:val="none" w:sz="0" w:space="0" w:color="auto"/>
            <w:bottom w:val="none" w:sz="0" w:space="0" w:color="auto"/>
            <w:right w:val="none" w:sz="0" w:space="0" w:color="auto"/>
          </w:divBdr>
        </w:div>
        <w:div w:id="1828546566">
          <w:marLeft w:val="0"/>
          <w:marRight w:val="0"/>
          <w:marTop w:val="0"/>
          <w:marBottom w:val="0"/>
          <w:divBdr>
            <w:top w:val="none" w:sz="0" w:space="0" w:color="auto"/>
            <w:left w:val="none" w:sz="0" w:space="0" w:color="auto"/>
            <w:bottom w:val="none" w:sz="0" w:space="0" w:color="auto"/>
            <w:right w:val="none" w:sz="0" w:space="0" w:color="auto"/>
          </w:divBdr>
        </w:div>
        <w:div w:id="1631547992">
          <w:marLeft w:val="0"/>
          <w:marRight w:val="0"/>
          <w:marTop w:val="0"/>
          <w:marBottom w:val="0"/>
          <w:divBdr>
            <w:top w:val="none" w:sz="0" w:space="0" w:color="auto"/>
            <w:left w:val="none" w:sz="0" w:space="0" w:color="auto"/>
            <w:bottom w:val="none" w:sz="0" w:space="0" w:color="auto"/>
            <w:right w:val="none" w:sz="0" w:space="0" w:color="auto"/>
          </w:divBdr>
        </w:div>
        <w:div w:id="1102339144">
          <w:marLeft w:val="0"/>
          <w:marRight w:val="0"/>
          <w:marTop w:val="0"/>
          <w:marBottom w:val="0"/>
          <w:divBdr>
            <w:top w:val="none" w:sz="0" w:space="0" w:color="auto"/>
            <w:left w:val="none" w:sz="0" w:space="0" w:color="auto"/>
            <w:bottom w:val="none" w:sz="0" w:space="0" w:color="auto"/>
            <w:right w:val="none" w:sz="0" w:space="0" w:color="auto"/>
          </w:divBdr>
        </w:div>
        <w:div w:id="1445349924">
          <w:marLeft w:val="0"/>
          <w:marRight w:val="0"/>
          <w:marTop w:val="0"/>
          <w:marBottom w:val="0"/>
          <w:divBdr>
            <w:top w:val="none" w:sz="0" w:space="0" w:color="auto"/>
            <w:left w:val="none" w:sz="0" w:space="0" w:color="auto"/>
            <w:bottom w:val="none" w:sz="0" w:space="0" w:color="auto"/>
            <w:right w:val="none" w:sz="0" w:space="0" w:color="auto"/>
          </w:divBdr>
        </w:div>
        <w:div w:id="1811361900">
          <w:marLeft w:val="0"/>
          <w:marRight w:val="0"/>
          <w:marTop w:val="0"/>
          <w:marBottom w:val="0"/>
          <w:divBdr>
            <w:top w:val="none" w:sz="0" w:space="0" w:color="auto"/>
            <w:left w:val="none" w:sz="0" w:space="0" w:color="auto"/>
            <w:bottom w:val="none" w:sz="0" w:space="0" w:color="auto"/>
            <w:right w:val="none" w:sz="0" w:space="0" w:color="auto"/>
          </w:divBdr>
        </w:div>
        <w:div w:id="915627093">
          <w:marLeft w:val="0"/>
          <w:marRight w:val="0"/>
          <w:marTop w:val="0"/>
          <w:marBottom w:val="0"/>
          <w:divBdr>
            <w:top w:val="none" w:sz="0" w:space="0" w:color="auto"/>
            <w:left w:val="none" w:sz="0" w:space="0" w:color="auto"/>
            <w:bottom w:val="none" w:sz="0" w:space="0" w:color="auto"/>
            <w:right w:val="none" w:sz="0" w:space="0" w:color="auto"/>
          </w:divBdr>
        </w:div>
        <w:div w:id="1335306694">
          <w:marLeft w:val="0"/>
          <w:marRight w:val="0"/>
          <w:marTop w:val="0"/>
          <w:marBottom w:val="0"/>
          <w:divBdr>
            <w:top w:val="none" w:sz="0" w:space="0" w:color="auto"/>
            <w:left w:val="none" w:sz="0" w:space="0" w:color="auto"/>
            <w:bottom w:val="none" w:sz="0" w:space="0" w:color="auto"/>
            <w:right w:val="none" w:sz="0" w:space="0" w:color="auto"/>
          </w:divBdr>
        </w:div>
        <w:div w:id="653143799">
          <w:marLeft w:val="0"/>
          <w:marRight w:val="0"/>
          <w:marTop w:val="0"/>
          <w:marBottom w:val="0"/>
          <w:divBdr>
            <w:top w:val="none" w:sz="0" w:space="0" w:color="auto"/>
            <w:left w:val="none" w:sz="0" w:space="0" w:color="auto"/>
            <w:bottom w:val="none" w:sz="0" w:space="0" w:color="auto"/>
            <w:right w:val="none" w:sz="0" w:space="0" w:color="auto"/>
          </w:divBdr>
        </w:div>
        <w:div w:id="1319188155">
          <w:marLeft w:val="0"/>
          <w:marRight w:val="0"/>
          <w:marTop w:val="0"/>
          <w:marBottom w:val="0"/>
          <w:divBdr>
            <w:top w:val="none" w:sz="0" w:space="0" w:color="auto"/>
            <w:left w:val="none" w:sz="0" w:space="0" w:color="auto"/>
            <w:bottom w:val="none" w:sz="0" w:space="0" w:color="auto"/>
            <w:right w:val="none" w:sz="0" w:space="0" w:color="auto"/>
          </w:divBdr>
        </w:div>
        <w:div w:id="980885161">
          <w:marLeft w:val="0"/>
          <w:marRight w:val="0"/>
          <w:marTop w:val="0"/>
          <w:marBottom w:val="0"/>
          <w:divBdr>
            <w:top w:val="none" w:sz="0" w:space="0" w:color="auto"/>
            <w:left w:val="none" w:sz="0" w:space="0" w:color="auto"/>
            <w:bottom w:val="none" w:sz="0" w:space="0" w:color="auto"/>
            <w:right w:val="none" w:sz="0" w:space="0" w:color="auto"/>
          </w:divBdr>
        </w:div>
        <w:div w:id="1135293487">
          <w:marLeft w:val="0"/>
          <w:marRight w:val="0"/>
          <w:marTop w:val="0"/>
          <w:marBottom w:val="0"/>
          <w:divBdr>
            <w:top w:val="none" w:sz="0" w:space="0" w:color="auto"/>
            <w:left w:val="none" w:sz="0" w:space="0" w:color="auto"/>
            <w:bottom w:val="none" w:sz="0" w:space="0" w:color="auto"/>
            <w:right w:val="none" w:sz="0" w:space="0" w:color="auto"/>
          </w:divBdr>
        </w:div>
        <w:div w:id="319504099">
          <w:marLeft w:val="0"/>
          <w:marRight w:val="0"/>
          <w:marTop w:val="0"/>
          <w:marBottom w:val="0"/>
          <w:divBdr>
            <w:top w:val="none" w:sz="0" w:space="0" w:color="auto"/>
            <w:left w:val="none" w:sz="0" w:space="0" w:color="auto"/>
            <w:bottom w:val="none" w:sz="0" w:space="0" w:color="auto"/>
            <w:right w:val="none" w:sz="0" w:space="0" w:color="auto"/>
          </w:divBdr>
        </w:div>
        <w:div w:id="557320036">
          <w:marLeft w:val="0"/>
          <w:marRight w:val="0"/>
          <w:marTop w:val="0"/>
          <w:marBottom w:val="0"/>
          <w:divBdr>
            <w:top w:val="none" w:sz="0" w:space="0" w:color="auto"/>
            <w:left w:val="none" w:sz="0" w:space="0" w:color="auto"/>
            <w:bottom w:val="none" w:sz="0" w:space="0" w:color="auto"/>
            <w:right w:val="none" w:sz="0" w:space="0" w:color="auto"/>
          </w:divBdr>
        </w:div>
        <w:div w:id="70350574">
          <w:marLeft w:val="0"/>
          <w:marRight w:val="0"/>
          <w:marTop w:val="0"/>
          <w:marBottom w:val="0"/>
          <w:divBdr>
            <w:top w:val="none" w:sz="0" w:space="0" w:color="auto"/>
            <w:left w:val="none" w:sz="0" w:space="0" w:color="auto"/>
            <w:bottom w:val="none" w:sz="0" w:space="0" w:color="auto"/>
            <w:right w:val="none" w:sz="0" w:space="0" w:color="auto"/>
          </w:divBdr>
        </w:div>
        <w:div w:id="1002008923">
          <w:marLeft w:val="0"/>
          <w:marRight w:val="0"/>
          <w:marTop w:val="0"/>
          <w:marBottom w:val="0"/>
          <w:divBdr>
            <w:top w:val="none" w:sz="0" w:space="0" w:color="auto"/>
            <w:left w:val="none" w:sz="0" w:space="0" w:color="auto"/>
            <w:bottom w:val="none" w:sz="0" w:space="0" w:color="auto"/>
            <w:right w:val="none" w:sz="0" w:space="0" w:color="auto"/>
          </w:divBdr>
        </w:div>
        <w:div w:id="1787889354">
          <w:marLeft w:val="0"/>
          <w:marRight w:val="0"/>
          <w:marTop w:val="0"/>
          <w:marBottom w:val="0"/>
          <w:divBdr>
            <w:top w:val="none" w:sz="0" w:space="0" w:color="auto"/>
            <w:left w:val="none" w:sz="0" w:space="0" w:color="auto"/>
            <w:bottom w:val="none" w:sz="0" w:space="0" w:color="auto"/>
            <w:right w:val="none" w:sz="0" w:space="0" w:color="auto"/>
          </w:divBdr>
        </w:div>
        <w:div w:id="1862429223">
          <w:marLeft w:val="0"/>
          <w:marRight w:val="0"/>
          <w:marTop w:val="0"/>
          <w:marBottom w:val="0"/>
          <w:divBdr>
            <w:top w:val="none" w:sz="0" w:space="0" w:color="auto"/>
            <w:left w:val="none" w:sz="0" w:space="0" w:color="auto"/>
            <w:bottom w:val="none" w:sz="0" w:space="0" w:color="auto"/>
            <w:right w:val="none" w:sz="0" w:space="0" w:color="auto"/>
          </w:divBdr>
        </w:div>
        <w:div w:id="294524919">
          <w:marLeft w:val="0"/>
          <w:marRight w:val="0"/>
          <w:marTop w:val="0"/>
          <w:marBottom w:val="0"/>
          <w:divBdr>
            <w:top w:val="none" w:sz="0" w:space="0" w:color="auto"/>
            <w:left w:val="none" w:sz="0" w:space="0" w:color="auto"/>
            <w:bottom w:val="none" w:sz="0" w:space="0" w:color="auto"/>
            <w:right w:val="none" w:sz="0" w:space="0" w:color="auto"/>
          </w:divBdr>
        </w:div>
        <w:div w:id="2119135189">
          <w:marLeft w:val="0"/>
          <w:marRight w:val="0"/>
          <w:marTop w:val="0"/>
          <w:marBottom w:val="0"/>
          <w:divBdr>
            <w:top w:val="none" w:sz="0" w:space="0" w:color="auto"/>
            <w:left w:val="none" w:sz="0" w:space="0" w:color="auto"/>
            <w:bottom w:val="none" w:sz="0" w:space="0" w:color="auto"/>
            <w:right w:val="none" w:sz="0" w:space="0" w:color="auto"/>
          </w:divBdr>
        </w:div>
        <w:div w:id="1925794246">
          <w:marLeft w:val="0"/>
          <w:marRight w:val="0"/>
          <w:marTop w:val="0"/>
          <w:marBottom w:val="0"/>
          <w:divBdr>
            <w:top w:val="none" w:sz="0" w:space="0" w:color="auto"/>
            <w:left w:val="none" w:sz="0" w:space="0" w:color="auto"/>
            <w:bottom w:val="none" w:sz="0" w:space="0" w:color="auto"/>
            <w:right w:val="none" w:sz="0" w:space="0" w:color="auto"/>
          </w:divBdr>
        </w:div>
        <w:div w:id="1262645602">
          <w:marLeft w:val="0"/>
          <w:marRight w:val="0"/>
          <w:marTop w:val="0"/>
          <w:marBottom w:val="0"/>
          <w:divBdr>
            <w:top w:val="none" w:sz="0" w:space="0" w:color="auto"/>
            <w:left w:val="none" w:sz="0" w:space="0" w:color="auto"/>
            <w:bottom w:val="none" w:sz="0" w:space="0" w:color="auto"/>
            <w:right w:val="none" w:sz="0" w:space="0" w:color="auto"/>
          </w:divBdr>
        </w:div>
        <w:div w:id="1542279194">
          <w:marLeft w:val="0"/>
          <w:marRight w:val="0"/>
          <w:marTop w:val="0"/>
          <w:marBottom w:val="0"/>
          <w:divBdr>
            <w:top w:val="none" w:sz="0" w:space="0" w:color="auto"/>
            <w:left w:val="none" w:sz="0" w:space="0" w:color="auto"/>
            <w:bottom w:val="none" w:sz="0" w:space="0" w:color="auto"/>
            <w:right w:val="none" w:sz="0" w:space="0" w:color="auto"/>
          </w:divBdr>
        </w:div>
        <w:div w:id="338971224">
          <w:marLeft w:val="0"/>
          <w:marRight w:val="0"/>
          <w:marTop w:val="0"/>
          <w:marBottom w:val="0"/>
          <w:divBdr>
            <w:top w:val="none" w:sz="0" w:space="0" w:color="auto"/>
            <w:left w:val="none" w:sz="0" w:space="0" w:color="auto"/>
            <w:bottom w:val="none" w:sz="0" w:space="0" w:color="auto"/>
            <w:right w:val="none" w:sz="0" w:space="0" w:color="auto"/>
          </w:divBdr>
        </w:div>
        <w:div w:id="1115948012">
          <w:marLeft w:val="0"/>
          <w:marRight w:val="0"/>
          <w:marTop w:val="0"/>
          <w:marBottom w:val="0"/>
          <w:divBdr>
            <w:top w:val="none" w:sz="0" w:space="0" w:color="auto"/>
            <w:left w:val="none" w:sz="0" w:space="0" w:color="auto"/>
            <w:bottom w:val="none" w:sz="0" w:space="0" w:color="auto"/>
            <w:right w:val="none" w:sz="0" w:space="0" w:color="auto"/>
          </w:divBdr>
        </w:div>
        <w:div w:id="15843114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886523691">
          <w:marLeft w:val="0"/>
          <w:marRight w:val="0"/>
          <w:marTop w:val="0"/>
          <w:marBottom w:val="0"/>
          <w:divBdr>
            <w:top w:val="none" w:sz="0" w:space="0" w:color="auto"/>
            <w:left w:val="none" w:sz="0" w:space="0" w:color="auto"/>
            <w:bottom w:val="none" w:sz="0" w:space="0" w:color="auto"/>
            <w:right w:val="none" w:sz="0" w:space="0" w:color="auto"/>
          </w:divBdr>
        </w:div>
        <w:div w:id="971178085">
          <w:marLeft w:val="0"/>
          <w:marRight w:val="0"/>
          <w:marTop w:val="0"/>
          <w:marBottom w:val="0"/>
          <w:divBdr>
            <w:top w:val="none" w:sz="0" w:space="0" w:color="auto"/>
            <w:left w:val="none" w:sz="0" w:space="0" w:color="auto"/>
            <w:bottom w:val="none" w:sz="0" w:space="0" w:color="auto"/>
            <w:right w:val="none" w:sz="0" w:space="0" w:color="auto"/>
          </w:divBdr>
        </w:div>
        <w:div w:id="687680581">
          <w:marLeft w:val="0"/>
          <w:marRight w:val="0"/>
          <w:marTop w:val="0"/>
          <w:marBottom w:val="0"/>
          <w:divBdr>
            <w:top w:val="none" w:sz="0" w:space="0" w:color="auto"/>
            <w:left w:val="none" w:sz="0" w:space="0" w:color="auto"/>
            <w:bottom w:val="none" w:sz="0" w:space="0" w:color="auto"/>
            <w:right w:val="none" w:sz="0" w:space="0" w:color="auto"/>
          </w:divBdr>
        </w:div>
        <w:div w:id="1794247311">
          <w:marLeft w:val="0"/>
          <w:marRight w:val="0"/>
          <w:marTop w:val="0"/>
          <w:marBottom w:val="0"/>
          <w:divBdr>
            <w:top w:val="none" w:sz="0" w:space="0" w:color="auto"/>
            <w:left w:val="none" w:sz="0" w:space="0" w:color="auto"/>
            <w:bottom w:val="none" w:sz="0" w:space="0" w:color="auto"/>
            <w:right w:val="none" w:sz="0" w:space="0" w:color="auto"/>
          </w:divBdr>
        </w:div>
        <w:div w:id="399450064">
          <w:marLeft w:val="0"/>
          <w:marRight w:val="0"/>
          <w:marTop w:val="0"/>
          <w:marBottom w:val="0"/>
          <w:divBdr>
            <w:top w:val="none" w:sz="0" w:space="0" w:color="auto"/>
            <w:left w:val="none" w:sz="0" w:space="0" w:color="auto"/>
            <w:bottom w:val="none" w:sz="0" w:space="0" w:color="auto"/>
            <w:right w:val="none" w:sz="0" w:space="0" w:color="auto"/>
          </w:divBdr>
        </w:div>
        <w:div w:id="21591024">
          <w:marLeft w:val="0"/>
          <w:marRight w:val="0"/>
          <w:marTop w:val="0"/>
          <w:marBottom w:val="0"/>
          <w:divBdr>
            <w:top w:val="none" w:sz="0" w:space="0" w:color="auto"/>
            <w:left w:val="none" w:sz="0" w:space="0" w:color="auto"/>
            <w:bottom w:val="none" w:sz="0" w:space="0" w:color="auto"/>
            <w:right w:val="none" w:sz="0" w:space="0" w:color="auto"/>
          </w:divBdr>
        </w:div>
        <w:div w:id="1930500984">
          <w:marLeft w:val="0"/>
          <w:marRight w:val="0"/>
          <w:marTop w:val="0"/>
          <w:marBottom w:val="0"/>
          <w:divBdr>
            <w:top w:val="none" w:sz="0" w:space="0" w:color="auto"/>
            <w:left w:val="none" w:sz="0" w:space="0" w:color="auto"/>
            <w:bottom w:val="none" w:sz="0" w:space="0" w:color="auto"/>
            <w:right w:val="none" w:sz="0" w:space="0" w:color="auto"/>
          </w:divBdr>
        </w:div>
        <w:div w:id="1603414921">
          <w:marLeft w:val="0"/>
          <w:marRight w:val="0"/>
          <w:marTop w:val="0"/>
          <w:marBottom w:val="0"/>
          <w:divBdr>
            <w:top w:val="none" w:sz="0" w:space="0" w:color="auto"/>
            <w:left w:val="none" w:sz="0" w:space="0" w:color="auto"/>
            <w:bottom w:val="none" w:sz="0" w:space="0" w:color="auto"/>
            <w:right w:val="none" w:sz="0" w:space="0" w:color="auto"/>
          </w:divBdr>
        </w:div>
        <w:div w:id="966542140">
          <w:marLeft w:val="0"/>
          <w:marRight w:val="0"/>
          <w:marTop w:val="0"/>
          <w:marBottom w:val="0"/>
          <w:divBdr>
            <w:top w:val="none" w:sz="0" w:space="0" w:color="auto"/>
            <w:left w:val="none" w:sz="0" w:space="0" w:color="auto"/>
            <w:bottom w:val="none" w:sz="0" w:space="0" w:color="auto"/>
            <w:right w:val="none" w:sz="0" w:space="0" w:color="auto"/>
          </w:divBdr>
        </w:div>
        <w:div w:id="1762021024">
          <w:marLeft w:val="0"/>
          <w:marRight w:val="0"/>
          <w:marTop w:val="0"/>
          <w:marBottom w:val="0"/>
          <w:divBdr>
            <w:top w:val="none" w:sz="0" w:space="0" w:color="auto"/>
            <w:left w:val="none" w:sz="0" w:space="0" w:color="auto"/>
            <w:bottom w:val="none" w:sz="0" w:space="0" w:color="auto"/>
            <w:right w:val="none" w:sz="0" w:space="0" w:color="auto"/>
          </w:divBdr>
        </w:div>
        <w:div w:id="1707489715">
          <w:marLeft w:val="0"/>
          <w:marRight w:val="0"/>
          <w:marTop w:val="0"/>
          <w:marBottom w:val="0"/>
          <w:divBdr>
            <w:top w:val="none" w:sz="0" w:space="0" w:color="auto"/>
            <w:left w:val="none" w:sz="0" w:space="0" w:color="auto"/>
            <w:bottom w:val="none" w:sz="0" w:space="0" w:color="auto"/>
            <w:right w:val="none" w:sz="0" w:space="0" w:color="auto"/>
          </w:divBdr>
        </w:div>
        <w:div w:id="722102537">
          <w:marLeft w:val="0"/>
          <w:marRight w:val="0"/>
          <w:marTop w:val="0"/>
          <w:marBottom w:val="0"/>
          <w:divBdr>
            <w:top w:val="none" w:sz="0" w:space="0" w:color="auto"/>
            <w:left w:val="none" w:sz="0" w:space="0" w:color="auto"/>
            <w:bottom w:val="none" w:sz="0" w:space="0" w:color="auto"/>
            <w:right w:val="none" w:sz="0" w:space="0" w:color="auto"/>
          </w:divBdr>
        </w:div>
        <w:div w:id="523905597">
          <w:marLeft w:val="0"/>
          <w:marRight w:val="0"/>
          <w:marTop w:val="0"/>
          <w:marBottom w:val="0"/>
          <w:divBdr>
            <w:top w:val="none" w:sz="0" w:space="0" w:color="auto"/>
            <w:left w:val="none" w:sz="0" w:space="0" w:color="auto"/>
            <w:bottom w:val="none" w:sz="0" w:space="0" w:color="auto"/>
            <w:right w:val="none" w:sz="0" w:space="0" w:color="auto"/>
          </w:divBdr>
        </w:div>
        <w:div w:id="1966957411">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672875930">
          <w:marLeft w:val="0"/>
          <w:marRight w:val="0"/>
          <w:marTop w:val="0"/>
          <w:marBottom w:val="0"/>
          <w:divBdr>
            <w:top w:val="none" w:sz="0" w:space="0" w:color="auto"/>
            <w:left w:val="none" w:sz="0" w:space="0" w:color="auto"/>
            <w:bottom w:val="none" w:sz="0" w:space="0" w:color="auto"/>
            <w:right w:val="none" w:sz="0" w:space="0" w:color="auto"/>
          </w:divBdr>
        </w:div>
        <w:div w:id="1163358027">
          <w:marLeft w:val="0"/>
          <w:marRight w:val="0"/>
          <w:marTop w:val="0"/>
          <w:marBottom w:val="0"/>
          <w:divBdr>
            <w:top w:val="none" w:sz="0" w:space="0" w:color="auto"/>
            <w:left w:val="none" w:sz="0" w:space="0" w:color="auto"/>
            <w:bottom w:val="none" w:sz="0" w:space="0" w:color="auto"/>
            <w:right w:val="none" w:sz="0" w:space="0" w:color="auto"/>
          </w:divBdr>
        </w:div>
        <w:div w:id="1278634335">
          <w:marLeft w:val="0"/>
          <w:marRight w:val="0"/>
          <w:marTop w:val="0"/>
          <w:marBottom w:val="0"/>
          <w:divBdr>
            <w:top w:val="none" w:sz="0" w:space="0" w:color="auto"/>
            <w:left w:val="none" w:sz="0" w:space="0" w:color="auto"/>
            <w:bottom w:val="none" w:sz="0" w:space="0" w:color="auto"/>
            <w:right w:val="none" w:sz="0" w:space="0" w:color="auto"/>
          </w:divBdr>
        </w:div>
        <w:div w:id="2041659414">
          <w:marLeft w:val="0"/>
          <w:marRight w:val="0"/>
          <w:marTop w:val="0"/>
          <w:marBottom w:val="0"/>
          <w:divBdr>
            <w:top w:val="none" w:sz="0" w:space="0" w:color="auto"/>
            <w:left w:val="none" w:sz="0" w:space="0" w:color="auto"/>
            <w:bottom w:val="none" w:sz="0" w:space="0" w:color="auto"/>
            <w:right w:val="none" w:sz="0" w:space="0" w:color="auto"/>
          </w:divBdr>
        </w:div>
        <w:div w:id="794520617">
          <w:marLeft w:val="0"/>
          <w:marRight w:val="0"/>
          <w:marTop w:val="0"/>
          <w:marBottom w:val="0"/>
          <w:divBdr>
            <w:top w:val="none" w:sz="0" w:space="0" w:color="auto"/>
            <w:left w:val="none" w:sz="0" w:space="0" w:color="auto"/>
            <w:bottom w:val="none" w:sz="0" w:space="0" w:color="auto"/>
            <w:right w:val="none" w:sz="0" w:space="0" w:color="auto"/>
          </w:divBdr>
        </w:div>
        <w:div w:id="2065132720">
          <w:marLeft w:val="0"/>
          <w:marRight w:val="0"/>
          <w:marTop w:val="0"/>
          <w:marBottom w:val="0"/>
          <w:divBdr>
            <w:top w:val="none" w:sz="0" w:space="0" w:color="auto"/>
            <w:left w:val="none" w:sz="0" w:space="0" w:color="auto"/>
            <w:bottom w:val="none" w:sz="0" w:space="0" w:color="auto"/>
            <w:right w:val="none" w:sz="0" w:space="0" w:color="auto"/>
          </w:divBdr>
        </w:div>
        <w:div w:id="1362628144">
          <w:marLeft w:val="0"/>
          <w:marRight w:val="0"/>
          <w:marTop w:val="0"/>
          <w:marBottom w:val="0"/>
          <w:divBdr>
            <w:top w:val="none" w:sz="0" w:space="0" w:color="auto"/>
            <w:left w:val="none" w:sz="0" w:space="0" w:color="auto"/>
            <w:bottom w:val="none" w:sz="0" w:space="0" w:color="auto"/>
            <w:right w:val="none" w:sz="0" w:space="0" w:color="auto"/>
          </w:divBdr>
        </w:div>
        <w:div w:id="1191722957">
          <w:marLeft w:val="0"/>
          <w:marRight w:val="0"/>
          <w:marTop w:val="0"/>
          <w:marBottom w:val="0"/>
          <w:divBdr>
            <w:top w:val="none" w:sz="0" w:space="0" w:color="auto"/>
            <w:left w:val="none" w:sz="0" w:space="0" w:color="auto"/>
            <w:bottom w:val="none" w:sz="0" w:space="0" w:color="auto"/>
            <w:right w:val="none" w:sz="0" w:space="0" w:color="auto"/>
          </w:divBdr>
        </w:div>
        <w:div w:id="1082876900">
          <w:marLeft w:val="0"/>
          <w:marRight w:val="0"/>
          <w:marTop w:val="0"/>
          <w:marBottom w:val="0"/>
          <w:divBdr>
            <w:top w:val="none" w:sz="0" w:space="0" w:color="auto"/>
            <w:left w:val="none" w:sz="0" w:space="0" w:color="auto"/>
            <w:bottom w:val="none" w:sz="0" w:space="0" w:color="auto"/>
            <w:right w:val="none" w:sz="0" w:space="0" w:color="auto"/>
          </w:divBdr>
        </w:div>
        <w:div w:id="1153181776">
          <w:marLeft w:val="0"/>
          <w:marRight w:val="0"/>
          <w:marTop w:val="0"/>
          <w:marBottom w:val="0"/>
          <w:divBdr>
            <w:top w:val="none" w:sz="0" w:space="0" w:color="auto"/>
            <w:left w:val="none" w:sz="0" w:space="0" w:color="auto"/>
            <w:bottom w:val="none" w:sz="0" w:space="0" w:color="auto"/>
            <w:right w:val="none" w:sz="0" w:space="0" w:color="auto"/>
          </w:divBdr>
        </w:div>
        <w:div w:id="209461691">
          <w:marLeft w:val="0"/>
          <w:marRight w:val="0"/>
          <w:marTop w:val="0"/>
          <w:marBottom w:val="0"/>
          <w:divBdr>
            <w:top w:val="none" w:sz="0" w:space="0" w:color="auto"/>
            <w:left w:val="none" w:sz="0" w:space="0" w:color="auto"/>
            <w:bottom w:val="none" w:sz="0" w:space="0" w:color="auto"/>
            <w:right w:val="none" w:sz="0" w:space="0" w:color="auto"/>
          </w:divBdr>
        </w:div>
        <w:div w:id="111174617">
          <w:marLeft w:val="0"/>
          <w:marRight w:val="0"/>
          <w:marTop w:val="0"/>
          <w:marBottom w:val="0"/>
          <w:divBdr>
            <w:top w:val="none" w:sz="0" w:space="0" w:color="auto"/>
            <w:left w:val="none" w:sz="0" w:space="0" w:color="auto"/>
            <w:bottom w:val="none" w:sz="0" w:space="0" w:color="auto"/>
            <w:right w:val="none" w:sz="0" w:space="0" w:color="auto"/>
          </w:divBdr>
        </w:div>
        <w:div w:id="364527534">
          <w:marLeft w:val="0"/>
          <w:marRight w:val="0"/>
          <w:marTop w:val="0"/>
          <w:marBottom w:val="0"/>
          <w:divBdr>
            <w:top w:val="none" w:sz="0" w:space="0" w:color="auto"/>
            <w:left w:val="none" w:sz="0" w:space="0" w:color="auto"/>
            <w:bottom w:val="none" w:sz="0" w:space="0" w:color="auto"/>
            <w:right w:val="none" w:sz="0" w:space="0" w:color="auto"/>
          </w:divBdr>
        </w:div>
        <w:div w:id="296179128">
          <w:marLeft w:val="0"/>
          <w:marRight w:val="0"/>
          <w:marTop w:val="0"/>
          <w:marBottom w:val="0"/>
          <w:divBdr>
            <w:top w:val="none" w:sz="0" w:space="0" w:color="auto"/>
            <w:left w:val="none" w:sz="0" w:space="0" w:color="auto"/>
            <w:bottom w:val="none" w:sz="0" w:space="0" w:color="auto"/>
            <w:right w:val="none" w:sz="0" w:space="0" w:color="auto"/>
          </w:divBdr>
        </w:div>
        <w:div w:id="618875919">
          <w:marLeft w:val="0"/>
          <w:marRight w:val="0"/>
          <w:marTop w:val="0"/>
          <w:marBottom w:val="0"/>
          <w:divBdr>
            <w:top w:val="none" w:sz="0" w:space="0" w:color="auto"/>
            <w:left w:val="none" w:sz="0" w:space="0" w:color="auto"/>
            <w:bottom w:val="none" w:sz="0" w:space="0" w:color="auto"/>
            <w:right w:val="none" w:sz="0" w:space="0" w:color="auto"/>
          </w:divBdr>
        </w:div>
        <w:div w:id="1846477544">
          <w:marLeft w:val="0"/>
          <w:marRight w:val="0"/>
          <w:marTop w:val="0"/>
          <w:marBottom w:val="0"/>
          <w:divBdr>
            <w:top w:val="none" w:sz="0" w:space="0" w:color="auto"/>
            <w:left w:val="none" w:sz="0" w:space="0" w:color="auto"/>
            <w:bottom w:val="none" w:sz="0" w:space="0" w:color="auto"/>
            <w:right w:val="none" w:sz="0" w:space="0" w:color="auto"/>
          </w:divBdr>
        </w:div>
        <w:div w:id="164978989">
          <w:marLeft w:val="0"/>
          <w:marRight w:val="0"/>
          <w:marTop w:val="0"/>
          <w:marBottom w:val="0"/>
          <w:divBdr>
            <w:top w:val="none" w:sz="0" w:space="0" w:color="auto"/>
            <w:left w:val="none" w:sz="0" w:space="0" w:color="auto"/>
            <w:bottom w:val="none" w:sz="0" w:space="0" w:color="auto"/>
            <w:right w:val="none" w:sz="0" w:space="0" w:color="auto"/>
          </w:divBdr>
        </w:div>
        <w:div w:id="622811536">
          <w:marLeft w:val="0"/>
          <w:marRight w:val="0"/>
          <w:marTop w:val="0"/>
          <w:marBottom w:val="0"/>
          <w:divBdr>
            <w:top w:val="none" w:sz="0" w:space="0" w:color="auto"/>
            <w:left w:val="none" w:sz="0" w:space="0" w:color="auto"/>
            <w:bottom w:val="none" w:sz="0" w:space="0" w:color="auto"/>
            <w:right w:val="none" w:sz="0" w:space="0" w:color="auto"/>
          </w:divBdr>
        </w:div>
        <w:div w:id="421418548">
          <w:marLeft w:val="0"/>
          <w:marRight w:val="0"/>
          <w:marTop w:val="0"/>
          <w:marBottom w:val="0"/>
          <w:divBdr>
            <w:top w:val="none" w:sz="0" w:space="0" w:color="auto"/>
            <w:left w:val="none" w:sz="0" w:space="0" w:color="auto"/>
            <w:bottom w:val="none" w:sz="0" w:space="0" w:color="auto"/>
            <w:right w:val="none" w:sz="0" w:space="0" w:color="auto"/>
          </w:divBdr>
        </w:div>
        <w:div w:id="769466696">
          <w:marLeft w:val="0"/>
          <w:marRight w:val="0"/>
          <w:marTop w:val="0"/>
          <w:marBottom w:val="0"/>
          <w:divBdr>
            <w:top w:val="none" w:sz="0" w:space="0" w:color="auto"/>
            <w:left w:val="none" w:sz="0" w:space="0" w:color="auto"/>
            <w:bottom w:val="none" w:sz="0" w:space="0" w:color="auto"/>
            <w:right w:val="none" w:sz="0" w:space="0" w:color="auto"/>
          </w:divBdr>
        </w:div>
        <w:div w:id="1189023315">
          <w:marLeft w:val="0"/>
          <w:marRight w:val="0"/>
          <w:marTop w:val="0"/>
          <w:marBottom w:val="0"/>
          <w:divBdr>
            <w:top w:val="none" w:sz="0" w:space="0" w:color="auto"/>
            <w:left w:val="none" w:sz="0" w:space="0" w:color="auto"/>
            <w:bottom w:val="none" w:sz="0" w:space="0" w:color="auto"/>
            <w:right w:val="none" w:sz="0" w:space="0" w:color="auto"/>
          </w:divBdr>
        </w:div>
        <w:div w:id="603076467">
          <w:marLeft w:val="0"/>
          <w:marRight w:val="0"/>
          <w:marTop w:val="0"/>
          <w:marBottom w:val="0"/>
          <w:divBdr>
            <w:top w:val="none" w:sz="0" w:space="0" w:color="auto"/>
            <w:left w:val="none" w:sz="0" w:space="0" w:color="auto"/>
            <w:bottom w:val="none" w:sz="0" w:space="0" w:color="auto"/>
            <w:right w:val="none" w:sz="0" w:space="0" w:color="auto"/>
          </w:divBdr>
        </w:div>
        <w:div w:id="1586911872">
          <w:marLeft w:val="0"/>
          <w:marRight w:val="0"/>
          <w:marTop w:val="0"/>
          <w:marBottom w:val="0"/>
          <w:divBdr>
            <w:top w:val="none" w:sz="0" w:space="0" w:color="auto"/>
            <w:left w:val="none" w:sz="0" w:space="0" w:color="auto"/>
            <w:bottom w:val="none" w:sz="0" w:space="0" w:color="auto"/>
            <w:right w:val="none" w:sz="0" w:space="0" w:color="auto"/>
          </w:divBdr>
        </w:div>
        <w:div w:id="1908298395">
          <w:marLeft w:val="0"/>
          <w:marRight w:val="0"/>
          <w:marTop w:val="0"/>
          <w:marBottom w:val="0"/>
          <w:divBdr>
            <w:top w:val="none" w:sz="0" w:space="0" w:color="auto"/>
            <w:left w:val="none" w:sz="0" w:space="0" w:color="auto"/>
            <w:bottom w:val="none" w:sz="0" w:space="0" w:color="auto"/>
            <w:right w:val="none" w:sz="0" w:space="0" w:color="auto"/>
          </w:divBdr>
        </w:div>
        <w:div w:id="354698664">
          <w:marLeft w:val="0"/>
          <w:marRight w:val="0"/>
          <w:marTop w:val="0"/>
          <w:marBottom w:val="0"/>
          <w:divBdr>
            <w:top w:val="none" w:sz="0" w:space="0" w:color="auto"/>
            <w:left w:val="none" w:sz="0" w:space="0" w:color="auto"/>
            <w:bottom w:val="none" w:sz="0" w:space="0" w:color="auto"/>
            <w:right w:val="none" w:sz="0" w:space="0" w:color="auto"/>
          </w:divBdr>
        </w:div>
        <w:div w:id="1605960611">
          <w:marLeft w:val="0"/>
          <w:marRight w:val="0"/>
          <w:marTop w:val="0"/>
          <w:marBottom w:val="0"/>
          <w:divBdr>
            <w:top w:val="none" w:sz="0" w:space="0" w:color="auto"/>
            <w:left w:val="none" w:sz="0" w:space="0" w:color="auto"/>
            <w:bottom w:val="none" w:sz="0" w:space="0" w:color="auto"/>
            <w:right w:val="none" w:sz="0" w:space="0" w:color="auto"/>
          </w:divBdr>
        </w:div>
        <w:div w:id="2140564861">
          <w:marLeft w:val="0"/>
          <w:marRight w:val="0"/>
          <w:marTop w:val="0"/>
          <w:marBottom w:val="0"/>
          <w:divBdr>
            <w:top w:val="none" w:sz="0" w:space="0" w:color="auto"/>
            <w:left w:val="none" w:sz="0" w:space="0" w:color="auto"/>
            <w:bottom w:val="none" w:sz="0" w:space="0" w:color="auto"/>
            <w:right w:val="none" w:sz="0" w:space="0" w:color="auto"/>
          </w:divBdr>
        </w:div>
        <w:div w:id="78258563">
          <w:marLeft w:val="0"/>
          <w:marRight w:val="0"/>
          <w:marTop w:val="0"/>
          <w:marBottom w:val="0"/>
          <w:divBdr>
            <w:top w:val="none" w:sz="0" w:space="0" w:color="auto"/>
            <w:left w:val="none" w:sz="0" w:space="0" w:color="auto"/>
            <w:bottom w:val="none" w:sz="0" w:space="0" w:color="auto"/>
            <w:right w:val="none" w:sz="0" w:space="0" w:color="auto"/>
          </w:divBdr>
        </w:div>
        <w:div w:id="837773672">
          <w:marLeft w:val="0"/>
          <w:marRight w:val="0"/>
          <w:marTop w:val="0"/>
          <w:marBottom w:val="0"/>
          <w:divBdr>
            <w:top w:val="none" w:sz="0" w:space="0" w:color="auto"/>
            <w:left w:val="none" w:sz="0" w:space="0" w:color="auto"/>
            <w:bottom w:val="none" w:sz="0" w:space="0" w:color="auto"/>
            <w:right w:val="none" w:sz="0" w:space="0" w:color="auto"/>
          </w:divBdr>
        </w:div>
        <w:div w:id="1403408436">
          <w:marLeft w:val="0"/>
          <w:marRight w:val="0"/>
          <w:marTop w:val="0"/>
          <w:marBottom w:val="0"/>
          <w:divBdr>
            <w:top w:val="none" w:sz="0" w:space="0" w:color="auto"/>
            <w:left w:val="none" w:sz="0" w:space="0" w:color="auto"/>
            <w:bottom w:val="none" w:sz="0" w:space="0" w:color="auto"/>
            <w:right w:val="none" w:sz="0" w:space="0" w:color="auto"/>
          </w:divBdr>
        </w:div>
        <w:div w:id="2143763703">
          <w:marLeft w:val="0"/>
          <w:marRight w:val="0"/>
          <w:marTop w:val="0"/>
          <w:marBottom w:val="0"/>
          <w:divBdr>
            <w:top w:val="none" w:sz="0" w:space="0" w:color="auto"/>
            <w:left w:val="none" w:sz="0" w:space="0" w:color="auto"/>
            <w:bottom w:val="none" w:sz="0" w:space="0" w:color="auto"/>
            <w:right w:val="none" w:sz="0" w:space="0" w:color="auto"/>
          </w:divBdr>
        </w:div>
        <w:div w:id="1903515549">
          <w:marLeft w:val="0"/>
          <w:marRight w:val="0"/>
          <w:marTop w:val="0"/>
          <w:marBottom w:val="0"/>
          <w:divBdr>
            <w:top w:val="none" w:sz="0" w:space="0" w:color="auto"/>
            <w:left w:val="none" w:sz="0" w:space="0" w:color="auto"/>
            <w:bottom w:val="none" w:sz="0" w:space="0" w:color="auto"/>
            <w:right w:val="none" w:sz="0" w:space="0" w:color="auto"/>
          </w:divBdr>
        </w:div>
        <w:div w:id="1269115706">
          <w:marLeft w:val="0"/>
          <w:marRight w:val="0"/>
          <w:marTop w:val="0"/>
          <w:marBottom w:val="0"/>
          <w:divBdr>
            <w:top w:val="none" w:sz="0" w:space="0" w:color="auto"/>
            <w:left w:val="none" w:sz="0" w:space="0" w:color="auto"/>
            <w:bottom w:val="none" w:sz="0" w:space="0" w:color="auto"/>
            <w:right w:val="none" w:sz="0" w:space="0" w:color="auto"/>
          </w:divBdr>
        </w:div>
        <w:div w:id="1657493045">
          <w:marLeft w:val="0"/>
          <w:marRight w:val="0"/>
          <w:marTop w:val="0"/>
          <w:marBottom w:val="0"/>
          <w:divBdr>
            <w:top w:val="none" w:sz="0" w:space="0" w:color="auto"/>
            <w:left w:val="none" w:sz="0" w:space="0" w:color="auto"/>
            <w:bottom w:val="none" w:sz="0" w:space="0" w:color="auto"/>
            <w:right w:val="none" w:sz="0" w:space="0" w:color="auto"/>
          </w:divBdr>
        </w:div>
        <w:div w:id="1106267927">
          <w:marLeft w:val="0"/>
          <w:marRight w:val="0"/>
          <w:marTop w:val="0"/>
          <w:marBottom w:val="0"/>
          <w:divBdr>
            <w:top w:val="none" w:sz="0" w:space="0" w:color="auto"/>
            <w:left w:val="none" w:sz="0" w:space="0" w:color="auto"/>
            <w:bottom w:val="none" w:sz="0" w:space="0" w:color="auto"/>
            <w:right w:val="none" w:sz="0" w:space="0" w:color="auto"/>
          </w:divBdr>
        </w:div>
        <w:div w:id="927235024">
          <w:marLeft w:val="0"/>
          <w:marRight w:val="0"/>
          <w:marTop w:val="0"/>
          <w:marBottom w:val="0"/>
          <w:divBdr>
            <w:top w:val="none" w:sz="0" w:space="0" w:color="auto"/>
            <w:left w:val="none" w:sz="0" w:space="0" w:color="auto"/>
            <w:bottom w:val="none" w:sz="0" w:space="0" w:color="auto"/>
            <w:right w:val="none" w:sz="0" w:space="0" w:color="auto"/>
          </w:divBdr>
        </w:div>
        <w:div w:id="21831544">
          <w:marLeft w:val="0"/>
          <w:marRight w:val="0"/>
          <w:marTop w:val="0"/>
          <w:marBottom w:val="0"/>
          <w:divBdr>
            <w:top w:val="none" w:sz="0" w:space="0" w:color="auto"/>
            <w:left w:val="none" w:sz="0" w:space="0" w:color="auto"/>
            <w:bottom w:val="none" w:sz="0" w:space="0" w:color="auto"/>
            <w:right w:val="none" w:sz="0" w:space="0" w:color="auto"/>
          </w:divBdr>
        </w:div>
        <w:div w:id="1574971896">
          <w:marLeft w:val="0"/>
          <w:marRight w:val="0"/>
          <w:marTop w:val="0"/>
          <w:marBottom w:val="0"/>
          <w:divBdr>
            <w:top w:val="none" w:sz="0" w:space="0" w:color="auto"/>
            <w:left w:val="none" w:sz="0" w:space="0" w:color="auto"/>
            <w:bottom w:val="none" w:sz="0" w:space="0" w:color="auto"/>
            <w:right w:val="none" w:sz="0" w:space="0" w:color="auto"/>
          </w:divBdr>
        </w:div>
        <w:div w:id="813832823">
          <w:marLeft w:val="0"/>
          <w:marRight w:val="0"/>
          <w:marTop w:val="0"/>
          <w:marBottom w:val="0"/>
          <w:divBdr>
            <w:top w:val="none" w:sz="0" w:space="0" w:color="auto"/>
            <w:left w:val="none" w:sz="0" w:space="0" w:color="auto"/>
            <w:bottom w:val="none" w:sz="0" w:space="0" w:color="auto"/>
            <w:right w:val="none" w:sz="0" w:space="0" w:color="auto"/>
          </w:divBdr>
        </w:div>
        <w:div w:id="1284116785">
          <w:marLeft w:val="0"/>
          <w:marRight w:val="0"/>
          <w:marTop w:val="0"/>
          <w:marBottom w:val="0"/>
          <w:divBdr>
            <w:top w:val="none" w:sz="0" w:space="0" w:color="auto"/>
            <w:left w:val="none" w:sz="0" w:space="0" w:color="auto"/>
            <w:bottom w:val="none" w:sz="0" w:space="0" w:color="auto"/>
            <w:right w:val="none" w:sz="0" w:space="0" w:color="auto"/>
          </w:divBdr>
        </w:div>
        <w:div w:id="307782821">
          <w:marLeft w:val="0"/>
          <w:marRight w:val="0"/>
          <w:marTop w:val="0"/>
          <w:marBottom w:val="0"/>
          <w:divBdr>
            <w:top w:val="none" w:sz="0" w:space="0" w:color="auto"/>
            <w:left w:val="none" w:sz="0" w:space="0" w:color="auto"/>
            <w:bottom w:val="none" w:sz="0" w:space="0" w:color="auto"/>
            <w:right w:val="none" w:sz="0" w:space="0" w:color="auto"/>
          </w:divBdr>
        </w:div>
        <w:div w:id="865755717">
          <w:marLeft w:val="0"/>
          <w:marRight w:val="0"/>
          <w:marTop w:val="0"/>
          <w:marBottom w:val="0"/>
          <w:divBdr>
            <w:top w:val="none" w:sz="0" w:space="0" w:color="auto"/>
            <w:left w:val="none" w:sz="0" w:space="0" w:color="auto"/>
            <w:bottom w:val="none" w:sz="0" w:space="0" w:color="auto"/>
            <w:right w:val="none" w:sz="0" w:space="0" w:color="auto"/>
          </w:divBdr>
        </w:div>
        <w:div w:id="488139155">
          <w:marLeft w:val="0"/>
          <w:marRight w:val="0"/>
          <w:marTop w:val="0"/>
          <w:marBottom w:val="0"/>
          <w:divBdr>
            <w:top w:val="none" w:sz="0" w:space="0" w:color="auto"/>
            <w:left w:val="none" w:sz="0" w:space="0" w:color="auto"/>
            <w:bottom w:val="none" w:sz="0" w:space="0" w:color="auto"/>
            <w:right w:val="none" w:sz="0" w:space="0" w:color="auto"/>
          </w:divBdr>
        </w:div>
        <w:div w:id="1711226624">
          <w:marLeft w:val="0"/>
          <w:marRight w:val="0"/>
          <w:marTop w:val="0"/>
          <w:marBottom w:val="0"/>
          <w:divBdr>
            <w:top w:val="none" w:sz="0" w:space="0" w:color="auto"/>
            <w:left w:val="none" w:sz="0" w:space="0" w:color="auto"/>
            <w:bottom w:val="none" w:sz="0" w:space="0" w:color="auto"/>
            <w:right w:val="none" w:sz="0" w:space="0" w:color="auto"/>
          </w:divBdr>
        </w:div>
        <w:div w:id="267781597">
          <w:marLeft w:val="0"/>
          <w:marRight w:val="0"/>
          <w:marTop w:val="0"/>
          <w:marBottom w:val="0"/>
          <w:divBdr>
            <w:top w:val="none" w:sz="0" w:space="0" w:color="auto"/>
            <w:left w:val="none" w:sz="0" w:space="0" w:color="auto"/>
            <w:bottom w:val="none" w:sz="0" w:space="0" w:color="auto"/>
            <w:right w:val="none" w:sz="0" w:space="0" w:color="auto"/>
          </w:divBdr>
        </w:div>
        <w:div w:id="2069569259">
          <w:marLeft w:val="0"/>
          <w:marRight w:val="0"/>
          <w:marTop w:val="0"/>
          <w:marBottom w:val="0"/>
          <w:divBdr>
            <w:top w:val="none" w:sz="0" w:space="0" w:color="auto"/>
            <w:left w:val="none" w:sz="0" w:space="0" w:color="auto"/>
            <w:bottom w:val="none" w:sz="0" w:space="0" w:color="auto"/>
            <w:right w:val="none" w:sz="0" w:space="0" w:color="auto"/>
          </w:divBdr>
        </w:div>
        <w:div w:id="1068187540">
          <w:marLeft w:val="0"/>
          <w:marRight w:val="0"/>
          <w:marTop w:val="0"/>
          <w:marBottom w:val="0"/>
          <w:divBdr>
            <w:top w:val="none" w:sz="0" w:space="0" w:color="auto"/>
            <w:left w:val="none" w:sz="0" w:space="0" w:color="auto"/>
            <w:bottom w:val="none" w:sz="0" w:space="0" w:color="auto"/>
            <w:right w:val="none" w:sz="0" w:space="0" w:color="auto"/>
          </w:divBdr>
        </w:div>
        <w:div w:id="502547461">
          <w:marLeft w:val="0"/>
          <w:marRight w:val="0"/>
          <w:marTop w:val="0"/>
          <w:marBottom w:val="0"/>
          <w:divBdr>
            <w:top w:val="none" w:sz="0" w:space="0" w:color="auto"/>
            <w:left w:val="none" w:sz="0" w:space="0" w:color="auto"/>
            <w:bottom w:val="none" w:sz="0" w:space="0" w:color="auto"/>
            <w:right w:val="none" w:sz="0" w:space="0" w:color="auto"/>
          </w:divBdr>
        </w:div>
        <w:div w:id="558709030">
          <w:marLeft w:val="0"/>
          <w:marRight w:val="0"/>
          <w:marTop w:val="0"/>
          <w:marBottom w:val="0"/>
          <w:divBdr>
            <w:top w:val="none" w:sz="0" w:space="0" w:color="auto"/>
            <w:left w:val="none" w:sz="0" w:space="0" w:color="auto"/>
            <w:bottom w:val="none" w:sz="0" w:space="0" w:color="auto"/>
            <w:right w:val="none" w:sz="0" w:space="0" w:color="auto"/>
          </w:divBdr>
        </w:div>
        <w:div w:id="256715481">
          <w:marLeft w:val="0"/>
          <w:marRight w:val="0"/>
          <w:marTop w:val="0"/>
          <w:marBottom w:val="0"/>
          <w:divBdr>
            <w:top w:val="none" w:sz="0" w:space="0" w:color="auto"/>
            <w:left w:val="none" w:sz="0" w:space="0" w:color="auto"/>
            <w:bottom w:val="none" w:sz="0" w:space="0" w:color="auto"/>
            <w:right w:val="none" w:sz="0" w:space="0" w:color="auto"/>
          </w:divBdr>
        </w:div>
        <w:div w:id="1249657052">
          <w:marLeft w:val="0"/>
          <w:marRight w:val="0"/>
          <w:marTop w:val="0"/>
          <w:marBottom w:val="0"/>
          <w:divBdr>
            <w:top w:val="none" w:sz="0" w:space="0" w:color="auto"/>
            <w:left w:val="none" w:sz="0" w:space="0" w:color="auto"/>
            <w:bottom w:val="none" w:sz="0" w:space="0" w:color="auto"/>
            <w:right w:val="none" w:sz="0" w:space="0" w:color="auto"/>
          </w:divBdr>
        </w:div>
      </w:divsChild>
    </w:div>
    <w:div w:id="1705668797">
      <w:bodyDiv w:val="1"/>
      <w:marLeft w:val="0"/>
      <w:marRight w:val="0"/>
      <w:marTop w:val="0"/>
      <w:marBottom w:val="0"/>
      <w:divBdr>
        <w:top w:val="none" w:sz="0" w:space="0" w:color="auto"/>
        <w:left w:val="none" w:sz="0" w:space="0" w:color="auto"/>
        <w:bottom w:val="none" w:sz="0" w:space="0" w:color="auto"/>
        <w:right w:val="none" w:sz="0" w:space="0" w:color="auto"/>
      </w:divBdr>
      <w:divsChild>
        <w:div w:id="1626421218">
          <w:marLeft w:val="0"/>
          <w:marRight w:val="0"/>
          <w:marTop w:val="0"/>
          <w:marBottom w:val="0"/>
          <w:divBdr>
            <w:top w:val="none" w:sz="0" w:space="0" w:color="auto"/>
            <w:left w:val="none" w:sz="0" w:space="0" w:color="auto"/>
            <w:bottom w:val="none" w:sz="0" w:space="0" w:color="auto"/>
            <w:right w:val="none" w:sz="0" w:space="0" w:color="auto"/>
          </w:divBdr>
        </w:div>
      </w:divsChild>
    </w:div>
    <w:div w:id="1711565826">
      <w:bodyDiv w:val="1"/>
      <w:marLeft w:val="0"/>
      <w:marRight w:val="0"/>
      <w:marTop w:val="0"/>
      <w:marBottom w:val="0"/>
      <w:divBdr>
        <w:top w:val="none" w:sz="0" w:space="0" w:color="auto"/>
        <w:left w:val="none" w:sz="0" w:space="0" w:color="auto"/>
        <w:bottom w:val="none" w:sz="0" w:space="0" w:color="auto"/>
        <w:right w:val="none" w:sz="0" w:space="0" w:color="auto"/>
      </w:divBdr>
    </w:div>
    <w:div w:id="1727685538">
      <w:bodyDiv w:val="1"/>
      <w:marLeft w:val="0"/>
      <w:marRight w:val="0"/>
      <w:marTop w:val="0"/>
      <w:marBottom w:val="0"/>
      <w:divBdr>
        <w:top w:val="none" w:sz="0" w:space="0" w:color="auto"/>
        <w:left w:val="none" w:sz="0" w:space="0" w:color="auto"/>
        <w:bottom w:val="none" w:sz="0" w:space="0" w:color="auto"/>
        <w:right w:val="none" w:sz="0" w:space="0" w:color="auto"/>
      </w:divBdr>
    </w:div>
    <w:div w:id="1792363672">
      <w:bodyDiv w:val="1"/>
      <w:marLeft w:val="0"/>
      <w:marRight w:val="0"/>
      <w:marTop w:val="0"/>
      <w:marBottom w:val="0"/>
      <w:divBdr>
        <w:top w:val="none" w:sz="0" w:space="0" w:color="auto"/>
        <w:left w:val="none" w:sz="0" w:space="0" w:color="auto"/>
        <w:bottom w:val="none" w:sz="0" w:space="0" w:color="auto"/>
        <w:right w:val="none" w:sz="0" w:space="0" w:color="auto"/>
      </w:divBdr>
    </w:div>
    <w:div w:id="1808161848">
      <w:bodyDiv w:val="1"/>
      <w:marLeft w:val="0"/>
      <w:marRight w:val="0"/>
      <w:marTop w:val="0"/>
      <w:marBottom w:val="0"/>
      <w:divBdr>
        <w:top w:val="none" w:sz="0" w:space="0" w:color="auto"/>
        <w:left w:val="none" w:sz="0" w:space="0" w:color="auto"/>
        <w:bottom w:val="none" w:sz="0" w:space="0" w:color="auto"/>
        <w:right w:val="none" w:sz="0" w:space="0" w:color="auto"/>
      </w:divBdr>
      <w:divsChild>
        <w:div w:id="112408429">
          <w:marLeft w:val="0"/>
          <w:marRight w:val="0"/>
          <w:marTop w:val="0"/>
          <w:marBottom w:val="0"/>
          <w:divBdr>
            <w:top w:val="none" w:sz="0" w:space="0" w:color="auto"/>
            <w:left w:val="none" w:sz="0" w:space="0" w:color="auto"/>
            <w:bottom w:val="none" w:sz="0" w:space="0" w:color="auto"/>
            <w:right w:val="none" w:sz="0" w:space="0" w:color="auto"/>
          </w:divBdr>
        </w:div>
      </w:divsChild>
    </w:div>
    <w:div w:id="1810706272">
      <w:bodyDiv w:val="1"/>
      <w:marLeft w:val="0"/>
      <w:marRight w:val="0"/>
      <w:marTop w:val="0"/>
      <w:marBottom w:val="0"/>
      <w:divBdr>
        <w:top w:val="none" w:sz="0" w:space="0" w:color="auto"/>
        <w:left w:val="none" w:sz="0" w:space="0" w:color="auto"/>
        <w:bottom w:val="none" w:sz="0" w:space="0" w:color="auto"/>
        <w:right w:val="none" w:sz="0" w:space="0" w:color="auto"/>
      </w:divBdr>
    </w:div>
    <w:div w:id="1828738895">
      <w:bodyDiv w:val="1"/>
      <w:marLeft w:val="0"/>
      <w:marRight w:val="0"/>
      <w:marTop w:val="0"/>
      <w:marBottom w:val="0"/>
      <w:divBdr>
        <w:top w:val="none" w:sz="0" w:space="0" w:color="auto"/>
        <w:left w:val="none" w:sz="0" w:space="0" w:color="auto"/>
        <w:bottom w:val="none" w:sz="0" w:space="0" w:color="auto"/>
        <w:right w:val="none" w:sz="0" w:space="0" w:color="auto"/>
      </w:divBdr>
    </w:div>
    <w:div w:id="1845431431">
      <w:bodyDiv w:val="1"/>
      <w:marLeft w:val="0"/>
      <w:marRight w:val="0"/>
      <w:marTop w:val="0"/>
      <w:marBottom w:val="0"/>
      <w:divBdr>
        <w:top w:val="none" w:sz="0" w:space="0" w:color="auto"/>
        <w:left w:val="none" w:sz="0" w:space="0" w:color="auto"/>
        <w:bottom w:val="none" w:sz="0" w:space="0" w:color="auto"/>
        <w:right w:val="none" w:sz="0" w:space="0" w:color="auto"/>
      </w:divBdr>
    </w:div>
    <w:div w:id="1876458409">
      <w:bodyDiv w:val="1"/>
      <w:marLeft w:val="0"/>
      <w:marRight w:val="0"/>
      <w:marTop w:val="0"/>
      <w:marBottom w:val="0"/>
      <w:divBdr>
        <w:top w:val="none" w:sz="0" w:space="0" w:color="auto"/>
        <w:left w:val="none" w:sz="0" w:space="0" w:color="auto"/>
        <w:bottom w:val="none" w:sz="0" w:space="0" w:color="auto"/>
        <w:right w:val="none" w:sz="0" w:space="0" w:color="auto"/>
      </w:divBdr>
    </w:div>
    <w:div w:id="1880315708">
      <w:bodyDiv w:val="1"/>
      <w:marLeft w:val="0"/>
      <w:marRight w:val="0"/>
      <w:marTop w:val="0"/>
      <w:marBottom w:val="0"/>
      <w:divBdr>
        <w:top w:val="none" w:sz="0" w:space="0" w:color="auto"/>
        <w:left w:val="none" w:sz="0" w:space="0" w:color="auto"/>
        <w:bottom w:val="none" w:sz="0" w:space="0" w:color="auto"/>
        <w:right w:val="none" w:sz="0" w:space="0" w:color="auto"/>
      </w:divBdr>
      <w:divsChild>
        <w:div w:id="45644865">
          <w:marLeft w:val="0"/>
          <w:marRight w:val="0"/>
          <w:marTop w:val="0"/>
          <w:marBottom w:val="0"/>
          <w:divBdr>
            <w:top w:val="none" w:sz="0" w:space="0" w:color="auto"/>
            <w:left w:val="none" w:sz="0" w:space="0" w:color="auto"/>
            <w:bottom w:val="none" w:sz="0" w:space="0" w:color="auto"/>
            <w:right w:val="none" w:sz="0" w:space="0" w:color="auto"/>
          </w:divBdr>
          <w:divsChild>
            <w:div w:id="8599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919">
      <w:bodyDiv w:val="1"/>
      <w:marLeft w:val="0"/>
      <w:marRight w:val="0"/>
      <w:marTop w:val="0"/>
      <w:marBottom w:val="0"/>
      <w:divBdr>
        <w:top w:val="none" w:sz="0" w:space="0" w:color="auto"/>
        <w:left w:val="none" w:sz="0" w:space="0" w:color="auto"/>
        <w:bottom w:val="none" w:sz="0" w:space="0" w:color="auto"/>
        <w:right w:val="none" w:sz="0" w:space="0" w:color="auto"/>
      </w:divBdr>
    </w:div>
    <w:div w:id="1918321943">
      <w:bodyDiv w:val="1"/>
      <w:marLeft w:val="0"/>
      <w:marRight w:val="0"/>
      <w:marTop w:val="0"/>
      <w:marBottom w:val="0"/>
      <w:divBdr>
        <w:top w:val="none" w:sz="0" w:space="0" w:color="auto"/>
        <w:left w:val="none" w:sz="0" w:space="0" w:color="auto"/>
        <w:bottom w:val="none" w:sz="0" w:space="0" w:color="auto"/>
        <w:right w:val="none" w:sz="0" w:space="0" w:color="auto"/>
      </w:divBdr>
    </w:div>
    <w:div w:id="1957561619">
      <w:bodyDiv w:val="1"/>
      <w:marLeft w:val="0"/>
      <w:marRight w:val="0"/>
      <w:marTop w:val="0"/>
      <w:marBottom w:val="0"/>
      <w:divBdr>
        <w:top w:val="none" w:sz="0" w:space="0" w:color="auto"/>
        <w:left w:val="none" w:sz="0" w:space="0" w:color="auto"/>
        <w:bottom w:val="none" w:sz="0" w:space="0" w:color="auto"/>
        <w:right w:val="none" w:sz="0" w:space="0" w:color="auto"/>
      </w:divBdr>
    </w:div>
    <w:div w:id="1967421860">
      <w:bodyDiv w:val="1"/>
      <w:marLeft w:val="0"/>
      <w:marRight w:val="0"/>
      <w:marTop w:val="0"/>
      <w:marBottom w:val="0"/>
      <w:divBdr>
        <w:top w:val="none" w:sz="0" w:space="0" w:color="auto"/>
        <w:left w:val="none" w:sz="0" w:space="0" w:color="auto"/>
        <w:bottom w:val="none" w:sz="0" w:space="0" w:color="auto"/>
        <w:right w:val="none" w:sz="0" w:space="0" w:color="auto"/>
      </w:divBdr>
    </w:div>
    <w:div w:id="1986742531">
      <w:bodyDiv w:val="1"/>
      <w:marLeft w:val="0"/>
      <w:marRight w:val="0"/>
      <w:marTop w:val="0"/>
      <w:marBottom w:val="0"/>
      <w:divBdr>
        <w:top w:val="none" w:sz="0" w:space="0" w:color="auto"/>
        <w:left w:val="none" w:sz="0" w:space="0" w:color="auto"/>
        <w:bottom w:val="none" w:sz="0" w:space="0" w:color="auto"/>
        <w:right w:val="none" w:sz="0" w:space="0" w:color="auto"/>
      </w:divBdr>
    </w:div>
    <w:div w:id="2089182455">
      <w:bodyDiv w:val="1"/>
      <w:marLeft w:val="0"/>
      <w:marRight w:val="0"/>
      <w:marTop w:val="0"/>
      <w:marBottom w:val="0"/>
      <w:divBdr>
        <w:top w:val="none" w:sz="0" w:space="0" w:color="auto"/>
        <w:left w:val="none" w:sz="0" w:space="0" w:color="auto"/>
        <w:bottom w:val="none" w:sz="0" w:space="0" w:color="auto"/>
        <w:right w:val="none" w:sz="0" w:space="0" w:color="auto"/>
      </w:divBdr>
    </w:div>
    <w:div w:id="2094623051">
      <w:bodyDiv w:val="1"/>
      <w:marLeft w:val="0"/>
      <w:marRight w:val="0"/>
      <w:marTop w:val="0"/>
      <w:marBottom w:val="0"/>
      <w:divBdr>
        <w:top w:val="none" w:sz="0" w:space="0" w:color="auto"/>
        <w:left w:val="none" w:sz="0" w:space="0" w:color="auto"/>
        <w:bottom w:val="none" w:sz="0" w:space="0" w:color="auto"/>
        <w:right w:val="none" w:sz="0" w:space="0" w:color="auto"/>
      </w:divBdr>
    </w:div>
    <w:div w:id="2095393372">
      <w:bodyDiv w:val="1"/>
      <w:marLeft w:val="0"/>
      <w:marRight w:val="0"/>
      <w:marTop w:val="0"/>
      <w:marBottom w:val="0"/>
      <w:divBdr>
        <w:top w:val="none" w:sz="0" w:space="0" w:color="auto"/>
        <w:left w:val="none" w:sz="0" w:space="0" w:color="auto"/>
        <w:bottom w:val="none" w:sz="0" w:space="0" w:color="auto"/>
        <w:right w:val="none" w:sz="0" w:space="0" w:color="auto"/>
      </w:divBdr>
      <w:divsChild>
        <w:div w:id="68383061">
          <w:marLeft w:val="0"/>
          <w:marRight w:val="0"/>
          <w:marTop w:val="0"/>
          <w:marBottom w:val="0"/>
          <w:divBdr>
            <w:top w:val="none" w:sz="0" w:space="0" w:color="auto"/>
            <w:left w:val="none" w:sz="0" w:space="0" w:color="auto"/>
            <w:bottom w:val="none" w:sz="0" w:space="0" w:color="auto"/>
            <w:right w:val="none" w:sz="0" w:space="0" w:color="auto"/>
          </w:divBdr>
        </w:div>
        <w:div w:id="1694259402">
          <w:marLeft w:val="0"/>
          <w:marRight w:val="0"/>
          <w:marTop w:val="0"/>
          <w:marBottom w:val="0"/>
          <w:divBdr>
            <w:top w:val="none" w:sz="0" w:space="0" w:color="auto"/>
            <w:left w:val="none" w:sz="0" w:space="0" w:color="auto"/>
            <w:bottom w:val="none" w:sz="0" w:space="0" w:color="auto"/>
            <w:right w:val="none" w:sz="0" w:space="0" w:color="auto"/>
          </w:divBdr>
        </w:div>
        <w:div w:id="1391147851">
          <w:marLeft w:val="0"/>
          <w:marRight w:val="0"/>
          <w:marTop w:val="0"/>
          <w:marBottom w:val="0"/>
          <w:divBdr>
            <w:top w:val="none" w:sz="0" w:space="0" w:color="auto"/>
            <w:left w:val="none" w:sz="0" w:space="0" w:color="auto"/>
            <w:bottom w:val="none" w:sz="0" w:space="0" w:color="auto"/>
            <w:right w:val="none" w:sz="0" w:space="0" w:color="auto"/>
          </w:divBdr>
        </w:div>
        <w:div w:id="1166746394">
          <w:marLeft w:val="0"/>
          <w:marRight w:val="0"/>
          <w:marTop w:val="0"/>
          <w:marBottom w:val="0"/>
          <w:divBdr>
            <w:top w:val="none" w:sz="0" w:space="0" w:color="auto"/>
            <w:left w:val="none" w:sz="0" w:space="0" w:color="auto"/>
            <w:bottom w:val="none" w:sz="0" w:space="0" w:color="auto"/>
            <w:right w:val="none" w:sz="0" w:space="0" w:color="auto"/>
          </w:divBdr>
        </w:div>
        <w:div w:id="548228526">
          <w:marLeft w:val="0"/>
          <w:marRight w:val="0"/>
          <w:marTop w:val="0"/>
          <w:marBottom w:val="0"/>
          <w:divBdr>
            <w:top w:val="none" w:sz="0" w:space="0" w:color="auto"/>
            <w:left w:val="none" w:sz="0" w:space="0" w:color="auto"/>
            <w:bottom w:val="none" w:sz="0" w:space="0" w:color="auto"/>
            <w:right w:val="none" w:sz="0" w:space="0" w:color="auto"/>
          </w:divBdr>
        </w:div>
        <w:div w:id="853492678">
          <w:marLeft w:val="0"/>
          <w:marRight w:val="0"/>
          <w:marTop w:val="0"/>
          <w:marBottom w:val="0"/>
          <w:divBdr>
            <w:top w:val="none" w:sz="0" w:space="0" w:color="auto"/>
            <w:left w:val="none" w:sz="0" w:space="0" w:color="auto"/>
            <w:bottom w:val="none" w:sz="0" w:space="0" w:color="auto"/>
            <w:right w:val="none" w:sz="0" w:space="0" w:color="auto"/>
          </w:divBdr>
        </w:div>
        <w:div w:id="466313932">
          <w:marLeft w:val="0"/>
          <w:marRight w:val="0"/>
          <w:marTop w:val="0"/>
          <w:marBottom w:val="0"/>
          <w:divBdr>
            <w:top w:val="none" w:sz="0" w:space="0" w:color="auto"/>
            <w:left w:val="none" w:sz="0" w:space="0" w:color="auto"/>
            <w:bottom w:val="none" w:sz="0" w:space="0" w:color="auto"/>
            <w:right w:val="none" w:sz="0" w:space="0" w:color="auto"/>
          </w:divBdr>
        </w:div>
        <w:div w:id="1329209643">
          <w:marLeft w:val="0"/>
          <w:marRight w:val="0"/>
          <w:marTop w:val="0"/>
          <w:marBottom w:val="0"/>
          <w:divBdr>
            <w:top w:val="none" w:sz="0" w:space="0" w:color="auto"/>
            <w:left w:val="none" w:sz="0" w:space="0" w:color="auto"/>
            <w:bottom w:val="none" w:sz="0" w:space="0" w:color="auto"/>
            <w:right w:val="none" w:sz="0" w:space="0" w:color="auto"/>
          </w:divBdr>
        </w:div>
        <w:div w:id="1843623275">
          <w:marLeft w:val="0"/>
          <w:marRight w:val="0"/>
          <w:marTop w:val="0"/>
          <w:marBottom w:val="0"/>
          <w:divBdr>
            <w:top w:val="none" w:sz="0" w:space="0" w:color="auto"/>
            <w:left w:val="none" w:sz="0" w:space="0" w:color="auto"/>
            <w:bottom w:val="none" w:sz="0" w:space="0" w:color="auto"/>
            <w:right w:val="none" w:sz="0" w:space="0" w:color="auto"/>
          </w:divBdr>
        </w:div>
        <w:div w:id="621037240">
          <w:marLeft w:val="0"/>
          <w:marRight w:val="0"/>
          <w:marTop w:val="0"/>
          <w:marBottom w:val="0"/>
          <w:divBdr>
            <w:top w:val="none" w:sz="0" w:space="0" w:color="auto"/>
            <w:left w:val="none" w:sz="0" w:space="0" w:color="auto"/>
            <w:bottom w:val="none" w:sz="0" w:space="0" w:color="auto"/>
            <w:right w:val="none" w:sz="0" w:space="0" w:color="auto"/>
          </w:divBdr>
        </w:div>
        <w:div w:id="754283203">
          <w:marLeft w:val="0"/>
          <w:marRight w:val="0"/>
          <w:marTop w:val="0"/>
          <w:marBottom w:val="0"/>
          <w:divBdr>
            <w:top w:val="none" w:sz="0" w:space="0" w:color="auto"/>
            <w:left w:val="none" w:sz="0" w:space="0" w:color="auto"/>
            <w:bottom w:val="none" w:sz="0" w:space="0" w:color="auto"/>
            <w:right w:val="none" w:sz="0" w:space="0" w:color="auto"/>
          </w:divBdr>
        </w:div>
        <w:div w:id="1481578894">
          <w:marLeft w:val="0"/>
          <w:marRight w:val="0"/>
          <w:marTop w:val="0"/>
          <w:marBottom w:val="0"/>
          <w:divBdr>
            <w:top w:val="none" w:sz="0" w:space="0" w:color="auto"/>
            <w:left w:val="none" w:sz="0" w:space="0" w:color="auto"/>
            <w:bottom w:val="none" w:sz="0" w:space="0" w:color="auto"/>
            <w:right w:val="none" w:sz="0" w:space="0" w:color="auto"/>
          </w:divBdr>
        </w:div>
        <w:div w:id="2123836141">
          <w:marLeft w:val="0"/>
          <w:marRight w:val="0"/>
          <w:marTop w:val="0"/>
          <w:marBottom w:val="0"/>
          <w:divBdr>
            <w:top w:val="none" w:sz="0" w:space="0" w:color="auto"/>
            <w:left w:val="none" w:sz="0" w:space="0" w:color="auto"/>
            <w:bottom w:val="none" w:sz="0" w:space="0" w:color="auto"/>
            <w:right w:val="none" w:sz="0" w:space="0" w:color="auto"/>
          </w:divBdr>
        </w:div>
        <w:div w:id="1385788132">
          <w:marLeft w:val="0"/>
          <w:marRight w:val="0"/>
          <w:marTop w:val="0"/>
          <w:marBottom w:val="0"/>
          <w:divBdr>
            <w:top w:val="none" w:sz="0" w:space="0" w:color="auto"/>
            <w:left w:val="none" w:sz="0" w:space="0" w:color="auto"/>
            <w:bottom w:val="none" w:sz="0" w:space="0" w:color="auto"/>
            <w:right w:val="none" w:sz="0" w:space="0" w:color="auto"/>
          </w:divBdr>
        </w:div>
        <w:div w:id="960308731">
          <w:marLeft w:val="0"/>
          <w:marRight w:val="0"/>
          <w:marTop w:val="0"/>
          <w:marBottom w:val="0"/>
          <w:divBdr>
            <w:top w:val="none" w:sz="0" w:space="0" w:color="auto"/>
            <w:left w:val="none" w:sz="0" w:space="0" w:color="auto"/>
            <w:bottom w:val="none" w:sz="0" w:space="0" w:color="auto"/>
            <w:right w:val="none" w:sz="0" w:space="0" w:color="auto"/>
          </w:divBdr>
        </w:div>
        <w:div w:id="298730512">
          <w:marLeft w:val="0"/>
          <w:marRight w:val="0"/>
          <w:marTop w:val="0"/>
          <w:marBottom w:val="0"/>
          <w:divBdr>
            <w:top w:val="none" w:sz="0" w:space="0" w:color="auto"/>
            <w:left w:val="none" w:sz="0" w:space="0" w:color="auto"/>
            <w:bottom w:val="none" w:sz="0" w:space="0" w:color="auto"/>
            <w:right w:val="none" w:sz="0" w:space="0" w:color="auto"/>
          </w:divBdr>
        </w:div>
        <w:div w:id="1173301362">
          <w:marLeft w:val="0"/>
          <w:marRight w:val="0"/>
          <w:marTop w:val="0"/>
          <w:marBottom w:val="0"/>
          <w:divBdr>
            <w:top w:val="none" w:sz="0" w:space="0" w:color="auto"/>
            <w:left w:val="none" w:sz="0" w:space="0" w:color="auto"/>
            <w:bottom w:val="none" w:sz="0" w:space="0" w:color="auto"/>
            <w:right w:val="none" w:sz="0" w:space="0" w:color="auto"/>
          </w:divBdr>
        </w:div>
        <w:div w:id="579288434">
          <w:marLeft w:val="0"/>
          <w:marRight w:val="0"/>
          <w:marTop w:val="0"/>
          <w:marBottom w:val="0"/>
          <w:divBdr>
            <w:top w:val="none" w:sz="0" w:space="0" w:color="auto"/>
            <w:left w:val="none" w:sz="0" w:space="0" w:color="auto"/>
            <w:bottom w:val="none" w:sz="0" w:space="0" w:color="auto"/>
            <w:right w:val="none" w:sz="0" w:space="0" w:color="auto"/>
          </w:divBdr>
        </w:div>
        <w:div w:id="1711294857">
          <w:marLeft w:val="0"/>
          <w:marRight w:val="0"/>
          <w:marTop w:val="0"/>
          <w:marBottom w:val="0"/>
          <w:divBdr>
            <w:top w:val="none" w:sz="0" w:space="0" w:color="auto"/>
            <w:left w:val="none" w:sz="0" w:space="0" w:color="auto"/>
            <w:bottom w:val="none" w:sz="0" w:space="0" w:color="auto"/>
            <w:right w:val="none" w:sz="0" w:space="0" w:color="auto"/>
          </w:divBdr>
        </w:div>
        <w:div w:id="865869256">
          <w:marLeft w:val="0"/>
          <w:marRight w:val="0"/>
          <w:marTop w:val="0"/>
          <w:marBottom w:val="0"/>
          <w:divBdr>
            <w:top w:val="none" w:sz="0" w:space="0" w:color="auto"/>
            <w:left w:val="none" w:sz="0" w:space="0" w:color="auto"/>
            <w:bottom w:val="none" w:sz="0" w:space="0" w:color="auto"/>
            <w:right w:val="none" w:sz="0" w:space="0" w:color="auto"/>
          </w:divBdr>
        </w:div>
        <w:div w:id="460148978">
          <w:marLeft w:val="0"/>
          <w:marRight w:val="0"/>
          <w:marTop w:val="0"/>
          <w:marBottom w:val="0"/>
          <w:divBdr>
            <w:top w:val="none" w:sz="0" w:space="0" w:color="auto"/>
            <w:left w:val="none" w:sz="0" w:space="0" w:color="auto"/>
            <w:bottom w:val="none" w:sz="0" w:space="0" w:color="auto"/>
            <w:right w:val="none" w:sz="0" w:space="0" w:color="auto"/>
          </w:divBdr>
        </w:div>
        <w:div w:id="2077899592">
          <w:marLeft w:val="0"/>
          <w:marRight w:val="0"/>
          <w:marTop w:val="0"/>
          <w:marBottom w:val="0"/>
          <w:divBdr>
            <w:top w:val="none" w:sz="0" w:space="0" w:color="auto"/>
            <w:left w:val="none" w:sz="0" w:space="0" w:color="auto"/>
            <w:bottom w:val="none" w:sz="0" w:space="0" w:color="auto"/>
            <w:right w:val="none" w:sz="0" w:space="0" w:color="auto"/>
          </w:divBdr>
        </w:div>
        <w:div w:id="1109204922">
          <w:marLeft w:val="0"/>
          <w:marRight w:val="0"/>
          <w:marTop w:val="0"/>
          <w:marBottom w:val="0"/>
          <w:divBdr>
            <w:top w:val="none" w:sz="0" w:space="0" w:color="auto"/>
            <w:left w:val="none" w:sz="0" w:space="0" w:color="auto"/>
            <w:bottom w:val="none" w:sz="0" w:space="0" w:color="auto"/>
            <w:right w:val="none" w:sz="0" w:space="0" w:color="auto"/>
          </w:divBdr>
        </w:div>
        <w:div w:id="980578969">
          <w:marLeft w:val="0"/>
          <w:marRight w:val="0"/>
          <w:marTop w:val="0"/>
          <w:marBottom w:val="0"/>
          <w:divBdr>
            <w:top w:val="none" w:sz="0" w:space="0" w:color="auto"/>
            <w:left w:val="none" w:sz="0" w:space="0" w:color="auto"/>
            <w:bottom w:val="none" w:sz="0" w:space="0" w:color="auto"/>
            <w:right w:val="none" w:sz="0" w:space="0" w:color="auto"/>
          </w:divBdr>
        </w:div>
        <w:div w:id="2039968389">
          <w:marLeft w:val="0"/>
          <w:marRight w:val="0"/>
          <w:marTop w:val="0"/>
          <w:marBottom w:val="0"/>
          <w:divBdr>
            <w:top w:val="none" w:sz="0" w:space="0" w:color="auto"/>
            <w:left w:val="none" w:sz="0" w:space="0" w:color="auto"/>
            <w:bottom w:val="none" w:sz="0" w:space="0" w:color="auto"/>
            <w:right w:val="none" w:sz="0" w:space="0" w:color="auto"/>
          </w:divBdr>
        </w:div>
        <w:div w:id="1879850134">
          <w:marLeft w:val="0"/>
          <w:marRight w:val="0"/>
          <w:marTop w:val="0"/>
          <w:marBottom w:val="0"/>
          <w:divBdr>
            <w:top w:val="none" w:sz="0" w:space="0" w:color="auto"/>
            <w:left w:val="none" w:sz="0" w:space="0" w:color="auto"/>
            <w:bottom w:val="none" w:sz="0" w:space="0" w:color="auto"/>
            <w:right w:val="none" w:sz="0" w:space="0" w:color="auto"/>
          </w:divBdr>
        </w:div>
        <w:div w:id="1820882107">
          <w:marLeft w:val="0"/>
          <w:marRight w:val="0"/>
          <w:marTop w:val="0"/>
          <w:marBottom w:val="0"/>
          <w:divBdr>
            <w:top w:val="none" w:sz="0" w:space="0" w:color="auto"/>
            <w:left w:val="none" w:sz="0" w:space="0" w:color="auto"/>
            <w:bottom w:val="none" w:sz="0" w:space="0" w:color="auto"/>
            <w:right w:val="none" w:sz="0" w:space="0" w:color="auto"/>
          </w:divBdr>
        </w:div>
        <w:div w:id="1109862156">
          <w:marLeft w:val="0"/>
          <w:marRight w:val="0"/>
          <w:marTop w:val="0"/>
          <w:marBottom w:val="0"/>
          <w:divBdr>
            <w:top w:val="none" w:sz="0" w:space="0" w:color="auto"/>
            <w:left w:val="none" w:sz="0" w:space="0" w:color="auto"/>
            <w:bottom w:val="none" w:sz="0" w:space="0" w:color="auto"/>
            <w:right w:val="none" w:sz="0" w:space="0" w:color="auto"/>
          </w:divBdr>
        </w:div>
        <w:div w:id="2043168141">
          <w:marLeft w:val="0"/>
          <w:marRight w:val="0"/>
          <w:marTop w:val="0"/>
          <w:marBottom w:val="0"/>
          <w:divBdr>
            <w:top w:val="none" w:sz="0" w:space="0" w:color="auto"/>
            <w:left w:val="none" w:sz="0" w:space="0" w:color="auto"/>
            <w:bottom w:val="none" w:sz="0" w:space="0" w:color="auto"/>
            <w:right w:val="none" w:sz="0" w:space="0" w:color="auto"/>
          </w:divBdr>
        </w:div>
        <w:div w:id="1554387030">
          <w:marLeft w:val="0"/>
          <w:marRight w:val="0"/>
          <w:marTop w:val="0"/>
          <w:marBottom w:val="0"/>
          <w:divBdr>
            <w:top w:val="none" w:sz="0" w:space="0" w:color="auto"/>
            <w:left w:val="none" w:sz="0" w:space="0" w:color="auto"/>
            <w:bottom w:val="none" w:sz="0" w:space="0" w:color="auto"/>
            <w:right w:val="none" w:sz="0" w:space="0" w:color="auto"/>
          </w:divBdr>
        </w:div>
        <w:div w:id="1314456461">
          <w:marLeft w:val="0"/>
          <w:marRight w:val="0"/>
          <w:marTop w:val="0"/>
          <w:marBottom w:val="0"/>
          <w:divBdr>
            <w:top w:val="none" w:sz="0" w:space="0" w:color="auto"/>
            <w:left w:val="none" w:sz="0" w:space="0" w:color="auto"/>
            <w:bottom w:val="none" w:sz="0" w:space="0" w:color="auto"/>
            <w:right w:val="none" w:sz="0" w:space="0" w:color="auto"/>
          </w:divBdr>
        </w:div>
        <w:div w:id="909265904">
          <w:marLeft w:val="0"/>
          <w:marRight w:val="0"/>
          <w:marTop w:val="0"/>
          <w:marBottom w:val="0"/>
          <w:divBdr>
            <w:top w:val="none" w:sz="0" w:space="0" w:color="auto"/>
            <w:left w:val="none" w:sz="0" w:space="0" w:color="auto"/>
            <w:bottom w:val="none" w:sz="0" w:space="0" w:color="auto"/>
            <w:right w:val="none" w:sz="0" w:space="0" w:color="auto"/>
          </w:divBdr>
        </w:div>
        <w:div w:id="1517118126">
          <w:marLeft w:val="0"/>
          <w:marRight w:val="0"/>
          <w:marTop w:val="0"/>
          <w:marBottom w:val="0"/>
          <w:divBdr>
            <w:top w:val="none" w:sz="0" w:space="0" w:color="auto"/>
            <w:left w:val="none" w:sz="0" w:space="0" w:color="auto"/>
            <w:bottom w:val="none" w:sz="0" w:space="0" w:color="auto"/>
            <w:right w:val="none" w:sz="0" w:space="0" w:color="auto"/>
          </w:divBdr>
        </w:div>
        <w:div w:id="1335262714">
          <w:marLeft w:val="0"/>
          <w:marRight w:val="0"/>
          <w:marTop w:val="0"/>
          <w:marBottom w:val="0"/>
          <w:divBdr>
            <w:top w:val="none" w:sz="0" w:space="0" w:color="auto"/>
            <w:left w:val="none" w:sz="0" w:space="0" w:color="auto"/>
            <w:bottom w:val="none" w:sz="0" w:space="0" w:color="auto"/>
            <w:right w:val="none" w:sz="0" w:space="0" w:color="auto"/>
          </w:divBdr>
        </w:div>
        <w:div w:id="375741623">
          <w:marLeft w:val="0"/>
          <w:marRight w:val="0"/>
          <w:marTop w:val="0"/>
          <w:marBottom w:val="0"/>
          <w:divBdr>
            <w:top w:val="none" w:sz="0" w:space="0" w:color="auto"/>
            <w:left w:val="none" w:sz="0" w:space="0" w:color="auto"/>
            <w:bottom w:val="none" w:sz="0" w:space="0" w:color="auto"/>
            <w:right w:val="none" w:sz="0" w:space="0" w:color="auto"/>
          </w:divBdr>
        </w:div>
        <w:div w:id="2109881829">
          <w:marLeft w:val="0"/>
          <w:marRight w:val="0"/>
          <w:marTop w:val="0"/>
          <w:marBottom w:val="0"/>
          <w:divBdr>
            <w:top w:val="none" w:sz="0" w:space="0" w:color="auto"/>
            <w:left w:val="none" w:sz="0" w:space="0" w:color="auto"/>
            <w:bottom w:val="none" w:sz="0" w:space="0" w:color="auto"/>
            <w:right w:val="none" w:sz="0" w:space="0" w:color="auto"/>
          </w:divBdr>
        </w:div>
        <w:div w:id="234711165">
          <w:marLeft w:val="0"/>
          <w:marRight w:val="0"/>
          <w:marTop w:val="0"/>
          <w:marBottom w:val="0"/>
          <w:divBdr>
            <w:top w:val="none" w:sz="0" w:space="0" w:color="auto"/>
            <w:left w:val="none" w:sz="0" w:space="0" w:color="auto"/>
            <w:bottom w:val="none" w:sz="0" w:space="0" w:color="auto"/>
            <w:right w:val="none" w:sz="0" w:space="0" w:color="auto"/>
          </w:divBdr>
        </w:div>
        <w:div w:id="590116872">
          <w:marLeft w:val="0"/>
          <w:marRight w:val="0"/>
          <w:marTop w:val="0"/>
          <w:marBottom w:val="0"/>
          <w:divBdr>
            <w:top w:val="none" w:sz="0" w:space="0" w:color="auto"/>
            <w:left w:val="none" w:sz="0" w:space="0" w:color="auto"/>
            <w:bottom w:val="none" w:sz="0" w:space="0" w:color="auto"/>
            <w:right w:val="none" w:sz="0" w:space="0" w:color="auto"/>
          </w:divBdr>
        </w:div>
        <w:div w:id="1989046420">
          <w:marLeft w:val="0"/>
          <w:marRight w:val="0"/>
          <w:marTop w:val="0"/>
          <w:marBottom w:val="0"/>
          <w:divBdr>
            <w:top w:val="none" w:sz="0" w:space="0" w:color="auto"/>
            <w:left w:val="none" w:sz="0" w:space="0" w:color="auto"/>
            <w:bottom w:val="none" w:sz="0" w:space="0" w:color="auto"/>
            <w:right w:val="none" w:sz="0" w:space="0" w:color="auto"/>
          </w:divBdr>
        </w:div>
        <w:div w:id="170418108">
          <w:marLeft w:val="0"/>
          <w:marRight w:val="0"/>
          <w:marTop w:val="0"/>
          <w:marBottom w:val="0"/>
          <w:divBdr>
            <w:top w:val="none" w:sz="0" w:space="0" w:color="auto"/>
            <w:left w:val="none" w:sz="0" w:space="0" w:color="auto"/>
            <w:bottom w:val="none" w:sz="0" w:space="0" w:color="auto"/>
            <w:right w:val="none" w:sz="0" w:space="0" w:color="auto"/>
          </w:divBdr>
        </w:div>
        <w:div w:id="1275282699">
          <w:marLeft w:val="0"/>
          <w:marRight w:val="0"/>
          <w:marTop w:val="0"/>
          <w:marBottom w:val="0"/>
          <w:divBdr>
            <w:top w:val="none" w:sz="0" w:space="0" w:color="auto"/>
            <w:left w:val="none" w:sz="0" w:space="0" w:color="auto"/>
            <w:bottom w:val="none" w:sz="0" w:space="0" w:color="auto"/>
            <w:right w:val="none" w:sz="0" w:space="0" w:color="auto"/>
          </w:divBdr>
        </w:div>
        <w:div w:id="1378771900">
          <w:marLeft w:val="0"/>
          <w:marRight w:val="0"/>
          <w:marTop w:val="0"/>
          <w:marBottom w:val="0"/>
          <w:divBdr>
            <w:top w:val="none" w:sz="0" w:space="0" w:color="auto"/>
            <w:left w:val="none" w:sz="0" w:space="0" w:color="auto"/>
            <w:bottom w:val="none" w:sz="0" w:space="0" w:color="auto"/>
            <w:right w:val="none" w:sz="0" w:space="0" w:color="auto"/>
          </w:divBdr>
        </w:div>
        <w:div w:id="1294025135">
          <w:marLeft w:val="0"/>
          <w:marRight w:val="0"/>
          <w:marTop w:val="0"/>
          <w:marBottom w:val="0"/>
          <w:divBdr>
            <w:top w:val="none" w:sz="0" w:space="0" w:color="auto"/>
            <w:left w:val="none" w:sz="0" w:space="0" w:color="auto"/>
            <w:bottom w:val="none" w:sz="0" w:space="0" w:color="auto"/>
            <w:right w:val="none" w:sz="0" w:space="0" w:color="auto"/>
          </w:divBdr>
        </w:div>
        <w:div w:id="1995141068">
          <w:marLeft w:val="0"/>
          <w:marRight w:val="0"/>
          <w:marTop w:val="0"/>
          <w:marBottom w:val="0"/>
          <w:divBdr>
            <w:top w:val="none" w:sz="0" w:space="0" w:color="auto"/>
            <w:left w:val="none" w:sz="0" w:space="0" w:color="auto"/>
            <w:bottom w:val="none" w:sz="0" w:space="0" w:color="auto"/>
            <w:right w:val="none" w:sz="0" w:space="0" w:color="auto"/>
          </w:divBdr>
        </w:div>
        <w:div w:id="107480704">
          <w:marLeft w:val="0"/>
          <w:marRight w:val="0"/>
          <w:marTop w:val="0"/>
          <w:marBottom w:val="0"/>
          <w:divBdr>
            <w:top w:val="none" w:sz="0" w:space="0" w:color="auto"/>
            <w:left w:val="none" w:sz="0" w:space="0" w:color="auto"/>
            <w:bottom w:val="none" w:sz="0" w:space="0" w:color="auto"/>
            <w:right w:val="none" w:sz="0" w:space="0" w:color="auto"/>
          </w:divBdr>
        </w:div>
        <w:div w:id="1820337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E4AD-29FE-43E0-A6D5-28C99EC09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52</Pages>
  <Words>17027</Words>
  <Characters>91947</Characters>
  <Application>Microsoft Office Word</Application>
  <DocSecurity>0</DocSecurity>
  <Lines>766</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Milene França</dc:creator>
  <cp:keywords/>
  <dc:description/>
  <cp:lastModifiedBy>Milene França</cp:lastModifiedBy>
  <cp:revision>72</cp:revision>
  <dcterms:created xsi:type="dcterms:W3CDTF">2020-10-28T11:28:00Z</dcterms:created>
  <dcterms:modified xsi:type="dcterms:W3CDTF">2020-11-10T13:40:00Z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e61996e-cafd-4c9a-8a94-2dc1b82131ae_Enabled">
    <vt:lpwstr>true</vt:lpwstr>
  </property>
  <property fmtid="{D5CDD505-2E9C-101B-9397-08002B2CF9AE}" pid="3" name="MSIP_Label_8e61996e-cafd-4c9a-8a94-2dc1b82131ae_SetDate">
    <vt:lpwstr>2020-09-04T16:43:15Z</vt:lpwstr>
  </property>
  <property fmtid="{D5CDD505-2E9C-101B-9397-08002B2CF9AE}" pid="4" name="MSIP_Label_8e61996e-cafd-4c9a-8a94-2dc1b82131ae_Method">
    <vt:lpwstr>Standard</vt:lpwstr>
  </property>
  <property fmtid="{D5CDD505-2E9C-101B-9397-08002B2CF9AE}" pid="5" name="MSIP_Label_8e61996e-cafd-4c9a-8a94-2dc1b82131ae_Name">
    <vt:lpwstr>NP-1</vt:lpwstr>
  </property>
  <property fmtid="{D5CDD505-2E9C-101B-9397-08002B2CF9AE}" pid="6" name="MSIP_Label_8e61996e-cafd-4c9a-8a94-2dc1b82131ae_SiteId">
    <vt:lpwstr>5b6f6241-9a57-4be4-8e50-1dfa72e79a57</vt:lpwstr>
  </property>
  <property fmtid="{D5CDD505-2E9C-101B-9397-08002B2CF9AE}" pid="7" name="MSIP_Label_8e61996e-cafd-4c9a-8a94-2dc1b82131ae_ActionId">
    <vt:lpwstr>7c800f41-dee7-4019-91bb-e6ff37b080fd</vt:lpwstr>
  </property>
  <property fmtid="{D5CDD505-2E9C-101B-9397-08002B2CF9AE}" pid="8" name="MSIP_Label_8e61996e-cafd-4c9a-8a94-2dc1b82131ae_ContentBits">
    <vt:lpwstr>0</vt:lpwstr>
  </property>
</Properties>
</file>